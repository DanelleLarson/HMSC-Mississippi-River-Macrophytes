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9D2F" w14:textId="13F477B7" w:rsidR="00E174C0" w:rsidRPr="00C507F7" w:rsidRDefault="00E174C0" w:rsidP="00E174C0">
      <w:pPr>
        <w:pStyle w:val="Title"/>
      </w:pPr>
      <w:r w:rsidRPr="00A01CD1">
        <w:rPr>
          <w:rFonts w:ascii="Calibri" w:hAnsi="Calibri" w:cs="Calibri"/>
          <w:b/>
          <w:bCs/>
          <w:sz w:val="36"/>
          <w:szCs w:val="36"/>
        </w:rPr>
        <w:t>Re-Oligotrophication</w:t>
      </w:r>
      <w:r w:rsidRPr="00C507F7">
        <w:rPr>
          <w:rFonts w:ascii="Calibri" w:hAnsi="Calibri"/>
          <w:b/>
          <w:sz w:val="36"/>
        </w:rPr>
        <w:t xml:space="preserve"> </w:t>
      </w:r>
      <w:r>
        <w:rPr>
          <w:rFonts w:ascii="Calibri" w:hAnsi="Calibri" w:cs="Calibri"/>
          <w:b/>
          <w:bCs/>
          <w:sz w:val="36"/>
          <w:szCs w:val="36"/>
        </w:rPr>
        <w:t>O</w:t>
      </w:r>
      <w:r w:rsidRPr="00A01CD1">
        <w:rPr>
          <w:rFonts w:ascii="Calibri" w:hAnsi="Calibri" w:cs="Calibri"/>
          <w:b/>
          <w:bCs/>
          <w:sz w:val="36"/>
          <w:szCs w:val="36"/>
        </w:rPr>
        <w:t>ver</w:t>
      </w:r>
      <w:r w:rsidRPr="00C507F7">
        <w:rPr>
          <w:rFonts w:ascii="Calibri" w:hAnsi="Calibri"/>
          <w:b/>
          <w:sz w:val="36"/>
        </w:rPr>
        <w:t xml:space="preserve"> 20 years </w:t>
      </w:r>
      <w:r>
        <w:rPr>
          <w:rFonts w:ascii="Calibri" w:hAnsi="Calibri" w:cs="Calibri"/>
          <w:b/>
          <w:bCs/>
          <w:sz w:val="36"/>
          <w:szCs w:val="36"/>
        </w:rPr>
        <w:t>Contributed</w:t>
      </w:r>
      <w:r w:rsidRPr="00C507F7">
        <w:rPr>
          <w:rFonts w:ascii="Calibri" w:hAnsi="Calibri"/>
          <w:b/>
          <w:sz w:val="36"/>
        </w:rPr>
        <w:t xml:space="preserve"> to </w:t>
      </w:r>
      <w:r w:rsidRPr="00A01CD1">
        <w:rPr>
          <w:rFonts w:ascii="Calibri" w:hAnsi="Calibri" w:cs="Calibri"/>
          <w:b/>
          <w:bCs/>
          <w:sz w:val="36"/>
          <w:szCs w:val="36"/>
        </w:rPr>
        <w:t>Macrophyte Community Shifts and Recovery</w:t>
      </w:r>
      <w:r>
        <w:rPr>
          <w:rFonts w:ascii="Calibri" w:hAnsi="Calibri" w:cs="Calibri"/>
          <w:b/>
          <w:bCs/>
          <w:sz w:val="36"/>
          <w:szCs w:val="36"/>
        </w:rPr>
        <w:t xml:space="preserve"> in the Upper Mississippi River</w:t>
      </w:r>
      <w:r w:rsidRPr="00BF37C8">
        <w:t xml:space="preserve"> </w:t>
      </w:r>
    </w:p>
    <w:p w14:paraId="1D531494" w14:textId="77777777" w:rsidR="00E174C0" w:rsidRPr="00981CDA" w:rsidRDefault="00E174C0" w:rsidP="00E174C0">
      <w:pPr>
        <w:rPr>
          <w:rFonts w:ascii="Times New Roman" w:hAnsi="Times New Roman" w:cs="Times New Roman"/>
          <w:b/>
          <w:bCs/>
        </w:rPr>
      </w:pPr>
    </w:p>
    <w:p w14:paraId="17493906" w14:textId="77777777" w:rsidR="00E174C0" w:rsidRPr="00981CDA" w:rsidRDefault="00E174C0" w:rsidP="00E174C0">
      <w:pPr>
        <w:rPr>
          <w:rFonts w:ascii="Times New Roman" w:hAnsi="Times New Roman" w:cs="Times New Roman"/>
        </w:rPr>
      </w:pPr>
      <w:r w:rsidRPr="00981CDA">
        <w:rPr>
          <w:rFonts w:ascii="Times New Roman" w:hAnsi="Times New Roman" w:cs="Times New Roman"/>
          <w:b/>
          <w:bCs/>
        </w:rPr>
        <w:t xml:space="preserve">Running </w:t>
      </w:r>
      <w:r>
        <w:rPr>
          <w:rFonts w:ascii="Times New Roman" w:hAnsi="Times New Roman" w:cs="Times New Roman"/>
          <w:b/>
          <w:bCs/>
        </w:rPr>
        <w:t>T</w:t>
      </w:r>
      <w:r w:rsidRPr="00981CDA">
        <w:rPr>
          <w:rFonts w:ascii="Times New Roman" w:hAnsi="Times New Roman" w:cs="Times New Roman"/>
          <w:b/>
          <w:bCs/>
        </w:rPr>
        <w:t>itle:</w:t>
      </w:r>
      <w:r w:rsidRPr="00981CDA">
        <w:rPr>
          <w:rFonts w:ascii="Times New Roman" w:hAnsi="Times New Roman" w:cs="Times New Roman"/>
        </w:rPr>
        <w:t xml:space="preserve"> </w:t>
      </w:r>
      <w:r>
        <w:rPr>
          <w:rFonts w:ascii="Times New Roman" w:hAnsi="Times New Roman" w:cs="Times New Roman"/>
        </w:rPr>
        <w:t>R</w:t>
      </w:r>
      <w:r w:rsidRPr="00981CDA">
        <w:rPr>
          <w:rFonts w:ascii="Times New Roman" w:hAnsi="Times New Roman" w:cs="Times New Roman"/>
        </w:rPr>
        <w:t>e-</w:t>
      </w:r>
      <w:r>
        <w:rPr>
          <w:rFonts w:ascii="Times New Roman" w:hAnsi="Times New Roman" w:cs="Times New Roman"/>
        </w:rPr>
        <w:t>O</w:t>
      </w:r>
      <w:r w:rsidRPr="00981CDA">
        <w:rPr>
          <w:rFonts w:ascii="Times New Roman" w:hAnsi="Times New Roman" w:cs="Times New Roman"/>
        </w:rPr>
        <w:t xml:space="preserve">ligotrophy </w:t>
      </w:r>
      <w:r>
        <w:rPr>
          <w:rFonts w:ascii="Times New Roman" w:hAnsi="Times New Roman" w:cs="Times New Roman"/>
        </w:rPr>
        <w:t>S</w:t>
      </w:r>
      <w:r w:rsidRPr="00981CDA">
        <w:rPr>
          <w:rFonts w:ascii="Times New Roman" w:hAnsi="Times New Roman" w:cs="Times New Roman"/>
        </w:rPr>
        <w:t xml:space="preserve">purs </w:t>
      </w:r>
      <w:r>
        <w:rPr>
          <w:rFonts w:ascii="Times New Roman" w:hAnsi="Times New Roman" w:cs="Times New Roman"/>
        </w:rPr>
        <w:t>M</w:t>
      </w:r>
      <w:r w:rsidRPr="00981CDA">
        <w:rPr>
          <w:rFonts w:ascii="Times New Roman" w:hAnsi="Times New Roman" w:cs="Times New Roman"/>
        </w:rPr>
        <w:t xml:space="preserve">acrophyte </w:t>
      </w:r>
      <w:r>
        <w:rPr>
          <w:rFonts w:ascii="Times New Roman" w:hAnsi="Times New Roman" w:cs="Times New Roman"/>
        </w:rPr>
        <w:t>R</w:t>
      </w:r>
      <w:r w:rsidRPr="00981CDA">
        <w:rPr>
          <w:rFonts w:ascii="Times New Roman" w:hAnsi="Times New Roman" w:cs="Times New Roman"/>
        </w:rPr>
        <w:t>ecovery</w:t>
      </w:r>
    </w:p>
    <w:p w14:paraId="6F1D6B0D" w14:textId="77777777" w:rsidR="00E174C0" w:rsidRPr="00484A05" w:rsidRDefault="00E174C0" w:rsidP="00E174C0"/>
    <w:p w14:paraId="56A0C3B0" w14:textId="77777777" w:rsidR="00E174C0" w:rsidRDefault="00E174C0" w:rsidP="00E174C0"/>
    <w:p w14:paraId="70801B6A" w14:textId="77777777" w:rsidR="00E174C0" w:rsidRPr="00336082" w:rsidRDefault="00E174C0" w:rsidP="00E174C0">
      <w:pPr>
        <w:rPr>
          <w:rFonts w:ascii="Times New Roman" w:hAnsi="Times New Roman" w:cs="Times New Roman"/>
        </w:rPr>
      </w:pPr>
      <w:r w:rsidRPr="00336082">
        <w:rPr>
          <w:rFonts w:ascii="Times New Roman" w:hAnsi="Times New Roman" w:cs="Times New Roman"/>
        </w:rPr>
        <w:t>**</w:t>
      </w:r>
      <w:r w:rsidRPr="00336082">
        <w:rPr>
          <w:rFonts w:ascii="Times New Roman" w:hAnsi="Times New Roman" w:cs="Times New Roman"/>
          <w:b/>
          <w:bCs/>
        </w:rPr>
        <w:t>DRAFT</w:t>
      </w:r>
      <w:r w:rsidRPr="00336082">
        <w:rPr>
          <w:rFonts w:ascii="Times New Roman" w:hAnsi="Times New Roman" w:cs="Times New Roman"/>
        </w:rPr>
        <w:t>: Please do not cite or distribute without permission from authors, thanks**</w:t>
      </w:r>
    </w:p>
    <w:p w14:paraId="32C33806" w14:textId="77777777" w:rsidR="009A122C" w:rsidRPr="009A122C" w:rsidRDefault="009A122C" w:rsidP="009A122C">
      <w:pPr>
        <w:spacing w:after="0" w:line="240" w:lineRule="auto"/>
        <w:rPr>
          <w:rFonts w:ascii="Cambria" w:eastAsia="MS Mincho" w:hAnsi="Cambria" w:cs="Arial"/>
          <w:sz w:val="24"/>
          <w:szCs w:val="24"/>
        </w:rPr>
      </w:pPr>
    </w:p>
    <w:p w14:paraId="064915A0" w14:textId="77777777" w:rsidR="009A122C" w:rsidRPr="009A122C" w:rsidRDefault="009A122C" w:rsidP="009A122C">
      <w:pPr>
        <w:spacing w:after="0" w:line="240" w:lineRule="auto"/>
        <w:rPr>
          <w:rFonts w:ascii="Times New Roman" w:eastAsia="MS Mincho" w:hAnsi="Times New Roman" w:cs="Times New Roman"/>
          <w:b/>
          <w:sz w:val="24"/>
          <w:szCs w:val="24"/>
        </w:rPr>
      </w:pPr>
    </w:p>
    <w:p w14:paraId="3CCF4DA1"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 xml:space="preserve">Danelle M. Larson, </w:t>
      </w:r>
    </w:p>
    <w:p w14:paraId="77E1DD4C"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iCs/>
          <w:sz w:val="24"/>
          <w:szCs w:val="24"/>
          <w:lang w:val="en-GB"/>
        </w:rPr>
        <w:t>-</w:t>
      </w:r>
      <w:r w:rsidRPr="009A122C">
        <w:rPr>
          <w:rFonts w:ascii="Times New Roman" w:eastAsia="Calibri" w:hAnsi="Times New Roman" w:cs="Times New Roman"/>
          <w:sz w:val="24"/>
          <w:szCs w:val="24"/>
        </w:rPr>
        <w:t xml:space="preserve">U.S. Geological Survey, 2630 Fanta Reed Road, La Crosse, WI </w:t>
      </w:r>
      <w:proofErr w:type="gramStart"/>
      <w:r w:rsidRPr="009A122C">
        <w:rPr>
          <w:rFonts w:ascii="Times New Roman" w:eastAsia="Calibri" w:hAnsi="Times New Roman" w:cs="Times New Roman"/>
          <w:sz w:val="24"/>
          <w:szCs w:val="24"/>
        </w:rPr>
        <w:t>54603;</w:t>
      </w:r>
      <w:proofErr w:type="gramEnd"/>
      <w:r w:rsidRPr="009A122C">
        <w:rPr>
          <w:rFonts w:ascii="Times New Roman" w:eastAsia="Calibri" w:hAnsi="Times New Roman" w:cs="Times New Roman"/>
          <w:sz w:val="24"/>
          <w:szCs w:val="24"/>
        </w:rPr>
        <w:t xml:space="preserve"> </w:t>
      </w:r>
    </w:p>
    <w:p w14:paraId="2EF39536" w14:textId="77777777" w:rsidR="009A122C" w:rsidRPr="009A122C" w:rsidRDefault="009A122C" w:rsidP="009A122C">
      <w:pPr>
        <w:spacing w:after="0" w:line="240" w:lineRule="auto"/>
        <w:rPr>
          <w:rFonts w:ascii="Times New Roman" w:eastAsia="Calibri" w:hAnsi="Times New Roman" w:cs="Times New Roman"/>
          <w:sz w:val="24"/>
          <w:szCs w:val="24"/>
          <w:lang w:val="fr-FR"/>
        </w:rPr>
      </w:pPr>
      <w:r w:rsidRPr="009A122C">
        <w:rPr>
          <w:rFonts w:ascii="Times New Roman" w:eastAsia="Calibri" w:hAnsi="Times New Roman" w:cs="Times New Roman"/>
          <w:sz w:val="24"/>
          <w:szCs w:val="24"/>
          <w:lang w:val="fr-FR"/>
        </w:rPr>
        <w:t xml:space="preserve">e-mail: </w:t>
      </w:r>
      <w:hyperlink r:id="rId11" w:history="1">
        <w:r w:rsidRPr="009A122C">
          <w:rPr>
            <w:rFonts w:ascii="Times New Roman" w:eastAsia="Calibri" w:hAnsi="Times New Roman" w:cs="Times New Roman"/>
            <w:color w:val="0000FF"/>
            <w:sz w:val="24"/>
            <w:szCs w:val="24"/>
            <w:u w:val="single"/>
            <w:lang w:val="fr-FR"/>
          </w:rPr>
          <w:t>dmlarson@usgs.gov</w:t>
        </w:r>
      </w:hyperlink>
      <w:r w:rsidRPr="009A122C">
        <w:rPr>
          <w:rFonts w:ascii="Times New Roman" w:eastAsia="Calibri" w:hAnsi="Times New Roman" w:cs="Times New Roman"/>
          <w:sz w:val="24"/>
          <w:szCs w:val="24"/>
          <w:lang w:val="fr-FR"/>
        </w:rPr>
        <w:t>; 608-781-6350</w:t>
      </w:r>
    </w:p>
    <w:p w14:paraId="51B001F9"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ORCID: 0000-0001-6349-6267</w:t>
      </w:r>
    </w:p>
    <w:p w14:paraId="684880A0"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w:t>
      </w:r>
      <w:proofErr w:type="gramStart"/>
      <w:r w:rsidRPr="009A122C">
        <w:rPr>
          <w:rFonts w:ascii="Times New Roman" w:eastAsia="Calibri" w:hAnsi="Times New Roman" w:cs="Times New Roman"/>
          <w:sz w:val="24"/>
          <w:szCs w:val="24"/>
        </w:rPr>
        <w:t>corresponding</w:t>
      </w:r>
      <w:proofErr w:type="gramEnd"/>
      <w:r w:rsidRPr="009A122C">
        <w:rPr>
          <w:rFonts w:ascii="Times New Roman" w:eastAsia="Calibri" w:hAnsi="Times New Roman" w:cs="Times New Roman"/>
          <w:sz w:val="24"/>
          <w:szCs w:val="24"/>
        </w:rPr>
        <w:t xml:space="preserve"> author</w:t>
      </w:r>
    </w:p>
    <w:p w14:paraId="407B6BCB" w14:textId="77777777" w:rsidR="009A122C" w:rsidRPr="009A122C" w:rsidRDefault="009A122C" w:rsidP="009A122C">
      <w:pPr>
        <w:spacing w:after="0" w:line="240" w:lineRule="auto"/>
        <w:rPr>
          <w:rFonts w:ascii="Times New Roman" w:eastAsia="Calibri" w:hAnsi="Times New Roman" w:cs="Times New Roman"/>
          <w:sz w:val="24"/>
          <w:szCs w:val="24"/>
        </w:rPr>
      </w:pPr>
    </w:p>
    <w:p w14:paraId="59E31347" w14:textId="58F82084"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 xml:space="preserve">Mirkka </w:t>
      </w:r>
      <w:r w:rsidR="0046504B">
        <w:rPr>
          <w:rFonts w:ascii="Times New Roman" w:eastAsia="Calibri" w:hAnsi="Times New Roman" w:cs="Times New Roman"/>
          <w:sz w:val="24"/>
          <w:szCs w:val="24"/>
        </w:rPr>
        <w:t xml:space="preserve">M. </w:t>
      </w:r>
      <w:r w:rsidRPr="009A122C">
        <w:rPr>
          <w:rFonts w:ascii="Times New Roman" w:eastAsia="Calibri" w:hAnsi="Times New Roman" w:cs="Times New Roman"/>
          <w:sz w:val="24"/>
          <w:szCs w:val="24"/>
        </w:rPr>
        <w:t xml:space="preserve">Jones, </w:t>
      </w:r>
    </w:p>
    <w:p w14:paraId="77675E09" w14:textId="77777777" w:rsidR="009A122C" w:rsidRPr="009A122C" w:rsidRDefault="009A122C" w:rsidP="009A122C">
      <w:pPr>
        <w:spacing w:after="0" w:line="240" w:lineRule="auto"/>
        <w:rPr>
          <w:rFonts w:ascii="Times New Roman" w:eastAsia="Calibri" w:hAnsi="Times New Roman" w:cs="Times New Roman"/>
          <w:iCs/>
          <w:sz w:val="24"/>
          <w:szCs w:val="24"/>
          <w:lang w:val="en-GB"/>
        </w:rPr>
      </w:pPr>
      <w:r w:rsidRPr="009A122C">
        <w:rPr>
          <w:rFonts w:ascii="Times New Roman" w:eastAsia="Calibri" w:hAnsi="Times New Roman" w:cs="Times New Roman"/>
          <w:iCs/>
          <w:sz w:val="24"/>
          <w:szCs w:val="24"/>
        </w:rPr>
        <w:t>-</w:t>
      </w:r>
      <w:r w:rsidRPr="009A122C">
        <w:rPr>
          <w:rFonts w:ascii="Times New Roman" w:eastAsia="Calibri" w:hAnsi="Times New Roman" w:cs="Times New Roman"/>
          <w:iCs/>
          <w:sz w:val="24"/>
          <w:szCs w:val="24"/>
          <w:lang w:val="en-GB"/>
        </w:rPr>
        <w:t xml:space="preserve">Research Centre for Ecological Change, Organismal and Evolutionary Biology Research Programme, University of Helsinki, Helsinki, Finland </w:t>
      </w:r>
    </w:p>
    <w:p w14:paraId="538F77E7"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lang w:val="en-GB"/>
        </w:rPr>
        <w:t>-</w:t>
      </w:r>
      <w:r w:rsidRPr="009A122C">
        <w:rPr>
          <w:rFonts w:ascii="Times New Roman" w:eastAsia="Calibri" w:hAnsi="Times New Roman" w:cs="Times New Roman"/>
          <w:sz w:val="24"/>
          <w:szCs w:val="24"/>
        </w:rPr>
        <w:t xml:space="preserve">Institute of Biotechnology, HILIFE Helsinki Institute of Life Science, University of Helsinki, Helsinki, Finland </w:t>
      </w:r>
    </w:p>
    <w:p w14:paraId="41F7C3D7" w14:textId="4881DB2F" w:rsidR="009A122C" w:rsidRPr="009A122C" w:rsidRDefault="009A122C" w:rsidP="009A122C">
      <w:pPr>
        <w:spacing w:after="0" w:line="240" w:lineRule="auto"/>
        <w:rPr>
          <w:rFonts w:ascii="Times New Roman" w:eastAsia="Calibri" w:hAnsi="Times New Roman" w:cs="Times New Roman"/>
          <w:sz w:val="24"/>
          <w:szCs w:val="24"/>
          <w:lang w:val="fr-FR"/>
        </w:rPr>
      </w:pPr>
      <w:r w:rsidRPr="009A122C">
        <w:rPr>
          <w:rFonts w:ascii="Times New Roman" w:eastAsia="Calibri" w:hAnsi="Times New Roman" w:cs="Times New Roman"/>
          <w:sz w:val="24"/>
          <w:szCs w:val="24"/>
          <w:lang w:val="fr-FR"/>
        </w:rPr>
        <w:t xml:space="preserve">e-mail: </w:t>
      </w:r>
      <w:r w:rsidR="00B96B2E">
        <w:rPr>
          <w:rFonts w:ascii="Times New Roman" w:hAnsi="Times New Roman"/>
          <w:sz w:val="24"/>
          <w:szCs w:val="24"/>
          <w:lang w:val="fr-FR"/>
        </w:rPr>
        <w:t>mirkka.jones@gmail.com</w:t>
      </w:r>
    </w:p>
    <w:p w14:paraId="5920F0A9"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ORCID: 0000-0002-8157-8730</w:t>
      </w:r>
    </w:p>
    <w:p w14:paraId="5FBD7044" w14:textId="77777777" w:rsidR="009A122C" w:rsidRPr="009A122C" w:rsidRDefault="009A122C" w:rsidP="009A122C">
      <w:pPr>
        <w:spacing w:after="0" w:line="240" w:lineRule="auto"/>
        <w:rPr>
          <w:rFonts w:ascii="Times New Roman" w:eastAsia="Calibri" w:hAnsi="Times New Roman" w:cs="Times New Roman"/>
          <w:sz w:val="24"/>
          <w:szCs w:val="24"/>
        </w:rPr>
      </w:pPr>
    </w:p>
    <w:p w14:paraId="0188B7A0"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 xml:space="preserve">Benjamin Weigel, </w:t>
      </w:r>
    </w:p>
    <w:p w14:paraId="74F91D35" w14:textId="77777777" w:rsidR="009A122C" w:rsidRPr="009A122C" w:rsidRDefault="009A122C" w:rsidP="009A122C">
      <w:pPr>
        <w:spacing w:after="160" w:line="240" w:lineRule="auto"/>
        <w:rPr>
          <w:rFonts w:ascii="Times New Roman" w:eastAsia="Times New Roman" w:hAnsi="Times New Roman" w:cs="Times New Roman"/>
          <w:color w:val="000000"/>
          <w:sz w:val="24"/>
          <w:szCs w:val="24"/>
          <w:lang w:eastAsia="en-GB"/>
        </w:rPr>
      </w:pPr>
      <w:r w:rsidRPr="009A122C">
        <w:rPr>
          <w:rFonts w:ascii="Times New Roman" w:eastAsia="Times New Roman" w:hAnsi="Times New Roman" w:cs="Times New Roman"/>
          <w:color w:val="000000"/>
          <w:sz w:val="24"/>
          <w:szCs w:val="24"/>
          <w:lang w:eastAsia="en-GB"/>
        </w:rPr>
        <w:t>- INRAE, EABX, 33612 Cestas, France</w:t>
      </w:r>
    </w:p>
    <w:p w14:paraId="13E28147" w14:textId="77777777" w:rsidR="009A122C" w:rsidRPr="009A122C" w:rsidRDefault="009A122C" w:rsidP="009A122C">
      <w:pPr>
        <w:spacing w:after="0" w:line="240" w:lineRule="auto"/>
        <w:rPr>
          <w:rFonts w:ascii="Times New Roman" w:eastAsia="Calibri" w:hAnsi="Times New Roman" w:cs="Times New Roman"/>
          <w:iCs/>
          <w:sz w:val="24"/>
          <w:szCs w:val="24"/>
          <w:lang w:val="en-GB"/>
        </w:rPr>
      </w:pPr>
      <w:r w:rsidRPr="009A122C">
        <w:rPr>
          <w:rFonts w:ascii="Times New Roman" w:eastAsia="Calibri" w:hAnsi="Times New Roman" w:cs="Times New Roman"/>
          <w:iCs/>
          <w:sz w:val="24"/>
          <w:szCs w:val="24"/>
          <w:lang w:val="en-GB"/>
        </w:rPr>
        <w:t xml:space="preserve">- Research Centre for Ecological Change, Organismal and Evolutionary Biology Research Programme, University of Helsinki, Helsinki, Finland </w:t>
      </w:r>
    </w:p>
    <w:p w14:paraId="73864BF1" w14:textId="77777777" w:rsidR="009A122C" w:rsidRPr="009A122C" w:rsidRDefault="009A122C" w:rsidP="009A122C">
      <w:pPr>
        <w:spacing w:after="0" w:line="240" w:lineRule="auto"/>
        <w:rPr>
          <w:rFonts w:ascii="Times New Roman" w:eastAsia="Calibri" w:hAnsi="Times New Roman" w:cs="Times New Roman"/>
          <w:iCs/>
          <w:sz w:val="24"/>
          <w:szCs w:val="24"/>
          <w:lang w:val="fr-FR"/>
        </w:rPr>
      </w:pPr>
      <w:r w:rsidRPr="009A122C">
        <w:rPr>
          <w:rFonts w:ascii="Times New Roman" w:eastAsia="Calibri" w:hAnsi="Times New Roman" w:cs="Times New Roman"/>
          <w:sz w:val="24"/>
          <w:szCs w:val="24"/>
          <w:lang w:val="fr-FR"/>
        </w:rPr>
        <w:t xml:space="preserve">e-mail: </w:t>
      </w:r>
      <w:r w:rsidRPr="009A122C">
        <w:rPr>
          <w:rFonts w:ascii="Times New Roman" w:eastAsia="Calibri" w:hAnsi="Times New Roman" w:cs="Times New Roman"/>
          <w:iCs/>
          <w:sz w:val="24"/>
          <w:szCs w:val="24"/>
          <w:lang w:val="fr-FR"/>
        </w:rPr>
        <w:t>benjamin.weigel@inrae.fr</w:t>
      </w:r>
    </w:p>
    <w:p w14:paraId="021C63E0" w14:textId="77777777" w:rsidR="009A122C" w:rsidRPr="009A122C" w:rsidRDefault="009A122C" w:rsidP="009A122C">
      <w:pPr>
        <w:spacing w:after="0" w:line="240" w:lineRule="auto"/>
        <w:rPr>
          <w:rFonts w:ascii="Times New Roman" w:eastAsia="Calibri" w:hAnsi="Times New Roman" w:cs="Times New Roman"/>
          <w:iCs/>
          <w:sz w:val="24"/>
          <w:szCs w:val="24"/>
          <w:lang w:val="en-GB"/>
        </w:rPr>
      </w:pPr>
      <w:r w:rsidRPr="009A122C">
        <w:rPr>
          <w:rFonts w:ascii="Times New Roman" w:eastAsia="Calibri" w:hAnsi="Times New Roman" w:cs="Times New Roman"/>
          <w:iCs/>
          <w:sz w:val="24"/>
          <w:szCs w:val="24"/>
          <w:lang w:val="en-GB"/>
        </w:rPr>
        <w:t>ORCID: 0000-0003-2302-5529</w:t>
      </w:r>
    </w:p>
    <w:p w14:paraId="16303DA7" w14:textId="77777777" w:rsidR="009A122C" w:rsidRPr="009A122C" w:rsidRDefault="009A122C" w:rsidP="009A122C">
      <w:pPr>
        <w:spacing w:after="0" w:line="240" w:lineRule="auto"/>
        <w:rPr>
          <w:rFonts w:ascii="Times New Roman" w:eastAsia="Calibri" w:hAnsi="Times New Roman" w:cs="Times New Roman"/>
          <w:sz w:val="24"/>
          <w:szCs w:val="24"/>
        </w:rPr>
      </w:pPr>
    </w:p>
    <w:p w14:paraId="53B9E8C4"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 xml:space="preserve">Brian Gray, </w:t>
      </w:r>
    </w:p>
    <w:p w14:paraId="1E23816B"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iCs/>
          <w:sz w:val="24"/>
          <w:szCs w:val="24"/>
          <w:lang w:val="en-GB"/>
        </w:rPr>
        <w:t>-</w:t>
      </w:r>
      <w:r w:rsidRPr="009A122C">
        <w:rPr>
          <w:rFonts w:ascii="Times New Roman" w:eastAsia="Calibri" w:hAnsi="Times New Roman" w:cs="Times New Roman"/>
          <w:sz w:val="24"/>
          <w:szCs w:val="24"/>
        </w:rPr>
        <w:t xml:space="preserve">U.S. Geological Survey, 2630 Fanta Reed Road, La Crosse, WI </w:t>
      </w:r>
      <w:proofErr w:type="gramStart"/>
      <w:r w:rsidRPr="009A122C">
        <w:rPr>
          <w:rFonts w:ascii="Times New Roman" w:eastAsia="Calibri" w:hAnsi="Times New Roman" w:cs="Times New Roman"/>
          <w:sz w:val="24"/>
          <w:szCs w:val="24"/>
        </w:rPr>
        <w:t>54603;</w:t>
      </w:r>
      <w:proofErr w:type="gramEnd"/>
      <w:r w:rsidRPr="009A122C">
        <w:rPr>
          <w:rFonts w:ascii="Times New Roman" w:eastAsia="Calibri" w:hAnsi="Times New Roman" w:cs="Times New Roman"/>
          <w:sz w:val="24"/>
          <w:szCs w:val="24"/>
        </w:rPr>
        <w:t xml:space="preserve"> </w:t>
      </w:r>
    </w:p>
    <w:p w14:paraId="5328B405" w14:textId="77777777" w:rsidR="009A122C" w:rsidRPr="009A122C" w:rsidRDefault="009A122C" w:rsidP="009A122C">
      <w:pPr>
        <w:spacing w:after="0" w:line="240" w:lineRule="auto"/>
        <w:rPr>
          <w:rFonts w:ascii="Times New Roman" w:eastAsia="Calibri" w:hAnsi="Times New Roman" w:cs="Times New Roman"/>
          <w:sz w:val="24"/>
          <w:szCs w:val="24"/>
          <w:lang w:val="fr-FR"/>
        </w:rPr>
      </w:pPr>
      <w:r w:rsidRPr="009A122C">
        <w:rPr>
          <w:rFonts w:ascii="Times New Roman" w:eastAsia="Calibri" w:hAnsi="Times New Roman" w:cs="Times New Roman"/>
          <w:sz w:val="24"/>
          <w:szCs w:val="24"/>
          <w:lang w:val="fr-FR"/>
        </w:rPr>
        <w:t xml:space="preserve">e-mail: </w:t>
      </w:r>
      <w:hyperlink r:id="rId12" w:history="1">
        <w:r w:rsidRPr="009A122C">
          <w:rPr>
            <w:rFonts w:ascii="Times New Roman" w:eastAsia="Calibri" w:hAnsi="Times New Roman" w:cs="Times New Roman"/>
            <w:color w:val="0000FF"/>
            <w:sz w:val="24"/>
            <w:szCs w:val="24"/>
            <w:u w:val="single"/>
            <w:lang w:val="fr-FR"/>
          </w:rPr>
          <w:t>brgray@usgs.gov</w:t>
        </w:r>
      </w:hyperlink>
    </w:p>
    <w:p w14:paraId="5B8F0EF6" w14:textId="77777777" w:rsidR="009A122C" w:rsidRPr="009A122C" w:rsidRDefault="009A122C" w:rsidP="009A122C">
      <w:pPr>
        <w:spacing w:after="0" w:line="240" w:lineRule="auto"/>
        <w:rPr>
          <w:rFonts w:ascii="Times New Roman" w:eastAsia="Calibri" w:hAnsi="Times New Roman" w:cs="Times New Roman"/>
          <w:sz w:val="24"/>
          <w:szCs w:val="24"/>
          <w:lang w:val="fr-FR"/>
        </w:rPr>
      </w:pPr>
      <w:r w:rsidRPr="009A122C">
        <w:rPr>
          <w:rFonts w:ascii="Times New Roman" w:eastAsia="Calibri" w:hAnsi="Times New Roman" w:cs="Times New Roman"/>
          <w:sz w:val="24"/>
          <w:szCs w:val="24"/>
          <w:lang w:val="fr-FR"/>
        </w:rPr>
        <w:t>ORCID: 0000-0001-7682-9550</w:t>
      </w:r>
    </w:p>
    <w:p w14:paraId="1A3DE9D5" w14:textId="77777777" w:rsidR="009A122C" w:rsidRPr="009A122C" w:rsidRDefault="009A122C" w:rsidP="009A122C">
      <w:pPr>
        <w:spacing w:after="0" w:line="240" w:lineRule="auto"/>
        <w:rPr>
          <w:rFonts w:ascii="Times New Roman" w:eastAsia="Calibri" w:hAnsi="Times New Roman" w:cs="Times New Roman"/>
          <w:iCs/>
          <w:sz w:val="24"/>
          <w:szCs w:val="24"/>
          <w:lang w:val="fr-FR"/>
        </w:rPr>
      </w:pPr>
    </w:p>
    <w:p w14:paraId="54404A86"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 xml:space="preserve">Otso Ovaskainen, </w:t>
      </w:r>
    </w:p>
    <w:p w14:paraId="4177CEB8" w14:textId="77777777" w:rsidR="009A122C" w:rsidRPr="009A122C" w:rsidRDefault="009A122C" w:rsidP="009A122C">
      <w:pPr>
        <w:autoSpaceDE w:val="0"/>
        <w:autoSpaceDN w:val="0"/>
        <w:adjustRightInd w:val="0"/>
        <w:spacing w:after="120" w:line="240" w:lineRule="auto"/>
        <w:rPr>
          <w:rFonts w:ascii="Times New Roman" w:eastAsiaTheme="minorHAnsi" w:hAnsi="Times New Roman" w:cs="Times New Roman"/>
          <w:color w:val="000000"/>
          <w:sz w:val="24"/>
          <w:szCs w:val="24"/>
          <w:lang w:val="en-GB"/>
        </w:rPr>
      </w:pPr>
      <w:r w:rsidRPr="009A122C">
        <w:rPr>
          <w:rFonts w:ascii="Times New Roman" w:eastAsiaTheme="minorHAnsi" w:hAnsi="Times New Roman" w:cs="Times New Roman"/>
          <w:color w:val="000000"/>
          <w:sz w:val="24"/>
          <w:szCs w:val="24"/>
          <w:lang w:val="en-GB"/>
        </w:rPr>
        <w:t>-Department of Biological and Environmental Science, University of Jyväskylä, Jyväskylä, Finland</w:t>
      </w:r>
    </w:p>
    <w:p w14:paraId="02E3B156" w14:textId="77777777" w:rsidR="009A122C" w:rsidRPr="009A122C" w:rsidRDefault="009A122C" w:rsidP="009A122C">
      <w:pPr>
        <w:spacing w:after="0" w:line="240" w:lineRule="auto"/>
        <w:rPr>
          <w:rFonts w:ascii="Times New Roman" w:eastAsia="Calibri" w:hAnsi="Times New Roman" w:cs="Times New Roman"/>
          <w:sz w:val="24"/>
          <w:szCs w:val="24"/>
          <w:lang w:val="fr-FR"/>
        </w:rPr>
      </w:pPr>
      <w:r w:rsidRPr="009A122C">
        <w:rPr>
          <w:rFonts w:ascii="Times New Roman" w:eastAsia="Calibri" w:hAnsi="Times New Roman" w:cs="Times New Roman"/>
          <w:sz w:val="24"/>
          <w:szCs w:val="24"/>
          <w:lang w:val="fr-FR"/>
        </w:rPr>
        <w:t xml:space="preserve">e-mail: </w:t>
      </w:r>
      <w:hyperlink r:id="rId13" w:history="1">
        <w:r w:rsidRPr="009A122C">
          <w:rPr>
            <w:rFonts w:ascii="Times New Roman" w:eastAsia="Calibri" w:hAnsi="Times New Roman" w:cs="Times New Roman"/>
            <w:color w:val="0000FF"/>
            <w:sz w:val="24"/>
            <w:szCs w:val="24"/>
            <w:u w:val="single"/>
            <w:lang w:val="fr-FR"/>
          </w:rPr>
          <w:t>otso.t.ovaskainen@jyu.fi</w:t>
        </w:r>
      </w:hyperlink>
    </w:p>
    <w:p w14:paraId="7416DD6C" w14:textId="77777777" w:rsidR="009A122C" w:rsidRPr="009A122C" w:rsidRDefault="009A122C" w:rsidP="009A122C">
      <w:pPr>
        <w:spacing w:after="0" w:line="240" w:lineRule="auto"/>
        <w:rPr>
          <w:rFonts w:ascii="Times New Roman" w:eastAsia="Calibri" w:hAnsi="Times New Roman" w:cs="Times New Roman"/>
          <w:sz w:val="24"/>
          <w:szCs w:val="24"/>
          <w:shd w:val="clear" w:color="auto" w:fill="FFFFFF"/>
        </w:rPr>
      </w:pPr>
      <w:r w:rsidRPr="009A122C">
        <w:rPr>
          <w:rFonts w:ascii="Times New Roman" w:eastAsia="Calibri" w:hAnsi="Times New Roman" w:cs="Times New Roman"/>
          <w:iCs/>
          <w:sz w:val="24"/>
          <w:szCs w:val="24"/>
          <w:lang w:val="en-GB"/>
        </w:rPr>
        <w:t xml:space="preserve">ORCID: </w:t>
      </w:r>
      <w:r w:rsidRPr="009A122C">
        <w:rPr>
          <w:rFonts w:ascii="Times New Roman" w:eastAsia="Calibri" w:hAnsi="Times New Roman" w:cs="Times New Roman"/>
          <w:sz w:val="24"/>
          <w:szCs w:val="24"/>
          <w:shd w:val="clear" w:color="auto" w:fill="FFFFFF"/>
        </w:rPr>
        <w:t>0000-0001-9750-4421</w:t>
      </w:r>
    </w:p>
    <w:p w14:paraId="2C396662" w14:textId="77777777" w:rsidR="009A122C" w:rsidRPr="009A122C" w:rsidRDefault="009A122C" w:rsidP="009A122C">
      <w:pPr>
        <w:spacing w:after="0" w:line="480" w:lineRule="auto"/>
        <w:rPr>
          <w:rFonts w:ascii="Times New Roman" w:eastAsia="Calibri" w:hAnsi="Times New Roman" w:cs="Times New Roman"/>
          <w:sz w:val="20"/>
          <w:szCs w:val="20"/>
          <w:shd w:val="clear" w:color="auto" w:fill="FFFFFF"/>
        </w:rPr>
      </w:pPr>
    </w:p>
    <w:p w14:paraId="3119889B" w14:textId="77777777" w:rsidR="009A122C" w:rsidRPr="009A122C" w:rsidRDefault="009A122C" w:rsidP="009A122C">
      <w:pPr>
        <w:spacing w:after="0" w:line="480" w:lineRule="auto"/>
        <w:rPr>
          <w:rFonts w:ascii="Times New Roman" w:eastAsia="Calibri" w:hAnsi="Times New Roman" w:cs="Times New Roman"/>
          <w:sz w:val="24"/>
          <w:szCs w:val="24"/>
        </w:rPr>
      </w:pPr>
      <w:r w:rsidRPr="009A122C">
        <w:rPr>
          <w:rFonts w:ascii="Times New Roman" w:eastAsia="Calibri" w:hAnsi="Times New Roman" w:cs="Times New Roman"/>
          <w:b/>
          <w:bCs/>
          <w:sz w:val="24"/>
          <w:szCs w:val="24"/>
        </w:rPr>
        <w:t>Target journal:</w:t>
      </w:r>
      <w:r w:rsidRPr="009A122C">
        <w:rPr>
          <w:rFonts w:ascii="Times New Roman" w:eastAsia="Calibri" w:hAnsi="Times New Roman" w:cs="Times New Roman"/>
          <w:sz w:val="24"/>
          <w:szCs w:val="24"/>
        </w:rPr>
        <w:t xml:space="preserve"> Global Change Biology</w:t>
      </w:r>
    </w:p>
    <w:p w14:paraId="11211C87" w14:textId="79985D16" w:rsidR="000D7683" w:rsidRPr="007D6E20" w:rsidRDefault="000D7683" w:rsidP="000D7683">
      <w:pPr>
        <w:rPr>
          <w:rFonts w:ascii="Times New Roman" w:hAnsi="Times New Roman" w:cs="Times New Roman"/>
          <w:sz w:val="24"/>
          <w:szCs w:val="24"/>
        </w:rPr>
      </w:pPr>
      <w:r w:rsidRPr="007D6E20">
        <w:rPr>
          <w:rFonts w:ascii="Times New Roman" w:hAnsi="Times New Roman" w:cs="Times New Roman"/>
          <w:b/>
          <w:bCs/>
          <w:sz w:val="24"/>
          <w:szCs w:val="24"/>
        </w:rPr>
        <w:t>Review Disclaimer:</w:t>
      </w:r>
      <w:r w:rsidRPr="007D6E20">
        <w:rPr>
          <w:rFonts w:ascii="Times New Roman" w:hAnsi="Times New Roman" w:cs="Times New Roman"/>
          <w:sz w:val="24"/>
          <w:szCs w:val="24"/>
        </w:rPr>
        <w:t xml:space="preserve"> </w:t>
      </w:r>
      <w:r w:rsidRPr="007D6E20">
        <w:rPr>
          <w:rFonts w:ascii="Times New Roman" w:eastAsia="Times New Roman" w:hAnsi="Times New Roman" w:cs="Times New Roman"/>
          <w:color w:val="171717"/>
          <w:sz w:val="24"/>
          <w:szCs w:val="24"/>
        </w:rPr>
        <w:t xml:space="preserve">This draft manuscript is distributed solely for purposes of scientific peer review. Its content is </w:t>
      </w:r>
      <w:proofErr w:type="gramStart"/>
      <w:r w:rsidRPr="007D6E20">
        <w:rPr>
          <w:rFonts w:ascii="Times New Roman" w:eastAsia="Times New Roman" w:hAnsi="Times New Roman" w:cs="Times New Roman"/>
          <w:color w:val="171717"/>
          <w:sz w:val="24"/>
          <w:szCs w:val="24"/>
        </w:rPr>
        <w:t>deliberative</w:t>
      </w:r>
      <w:proofErr w:type="gramEnd"/>
      <w:r w:rsidRPr="007D6E20">
        <w:rPr>
          <w:rFonts w:ascii="Times New Roman" w:eastAsia="Times New Roman" w:hAnsi="Times New Roman" w:cs="Times New Roman"/>
          <w:color w:val="171717"/>
          <w:sz w:val="24"/>
          <w:szCs w:val="24"/>
        </w:rPr>
        <w:t xml:space="preserve"> and pre-decisional, so it must not be disclosed or released by reviewers. Because the manuscript has not yet been approved for publication by the U.S. Geological Survey (USGS), it does not represent any official USGS finding or policy.</w:t>
      </w:r>
    </w:p>
    <w:p w14:paraId="33064A05" w14:textId="3E50315F" w:rsidR="00A47F17" w:rsidRDefault="00A47F17">
      <w:pPr>
        <w:rPr>
          <w:rFonts w:cstheme="minorHAnsi"/>
          <w:b/>
          <w:bCs/>
        </w:rPr>
      </w:pPr>
    </w:p>
    <w:p w14:paraId="31B4C661" w14:textId="77777777" w:rsidR="000D7683" w:rsidRDefault="000D7683">
      <w:pPr>
        <w:rPr>
          <w:rFonts w:cstheme="minorHAnsi"/>
          <w:b/>
          <w:bCs/>
        </w:rPr>
      </w:pPr>
      <w:r>
        <w:rPr>
          <w:rFonts w:cstheme="minorHAnsi"/>
          <w:b/>
          <w:bCs/>
        </w:rPr>
        <w:br w:type="page"/>
      </w:r>
    </w:p>
    <w:p w14:paraId="0F122C52" w14:textId="51E76666" w:rsidR="005C07B8" w:rsidRPr="007D6E20" w:rsidRDefault="00D25E59" w:rsidP="007D6E20">
      <w:pPr>
        <w:spacing w:line="240" w:lineRule="auto"/>
        <w:rPr>
          <w:rFonts w:ascii="Times New Roman" w:hAnsi="Times New Roman" w:cs="Times New Roman"/>
          <w:color w:val="000000"/>
          <w:sz w:val="24"/>
          <w:szCs w:val="24"/>
        </w:rPr>
      </w:pPr>
      <w:r>
        <w:rPr>
          <w:rFonts w:ascii="Times New Roman" w:hAnsi="Times New Roman" w:cs="Times New Roman"/>
          <w:b/>
          <w:bCs/>
          <w:sz w:val="24"/>
          <w:szCs w:val="24"/>
        </w:rPr>
        <w:lastRenderedPageBreak/>
        <w:t>TABLE</w:t>
      </w:r>
      <w:r w:rsidR="005C07B8" w:rsidRPr="007D6E20">
        <w:rPr>
          <w:rFonts w:ascii="Times New Roman" w:hAnsi="Times New Roman" w:cs="Times New Roman"/>
          <w:b/>
          <w:bCs/>
          <w:sz w:val="24"/>
          <w:szCs w:val="24"/>
        </w:rPr>
        <w:t xml:space="preserve"> 1</w:t>
      </w:r>
      <w:r w:rsidR="005C07B8" w:rsidRPr="007D6E20">
        <w:rPr>
          <w:rFonts w:ascii="Times New Roman" w:hAnsi="Times New Roman" w:cs="Times New Roman"/>
          <w:sz w:val="24"/>
          <w:szCs w:val="24"/>
        </w:rPr>
        <w:t xml:space="preserve"> </w:t>
      </w:r>
      <w:r w:rsidR="00FB5A2D">
        <w:rPr>
          <w:rFonts w:ascii="Times New Roman" w:hAnsi="Times New Roman" w:cs="Times New Roman"/>
          <w:sz w:val="24"/>
          <w:szCs w:val="24"/>
        </w:rPr>
        <w:t xml:space="preserve">The relevance of nine </w:t>
      </w:r>
      <w:del w:id="0" w:author="Larson, Danelle M" w:date="2026-01-30T10:32:00Z" w16du:dateUtc="2026-01-30T16:32:00Z">
        <w:r w:rsidR="00FB5A2D" w:rsidDel="00BE3E24">
          <w:rPr>
            <w:rFonts w:ascii="Times New Roman" w:hAnsi="Times New Roman" w:cs="Times New Roman"/>
            <w:sz w:val="24"/>
            <w:szCs w:val="24"/>
          </w:rPr>
          <w:delText>hypothesized</w:delText>
        </w:r>
        <w:r w:rsidR="005C07B8" w:rsidRPr="007D6E20" w:rsidDel="00BE3E24">
          <w:rPr>
            <w:rFonts w:ascii="Times New Roman" w:hAnsi="Times New Roman" w:cs="Times New Roman"/>
            <w:sz w:val="24"/>
            <w:szCs w:val="24"/>
          </w:rPr>
          <w:delText xml:space="preserve"> </w:delText>
        </w:r>
      </w:del>
      <w:r w:rsidR="00715E55">
        <w:rPr>
          <w:rFonts w:ascii="Times New Roman" w:hAnsi="Times New Roman" w:cs="Times New Roman"/>
          <w:sz w:val="24"/>
          <w:szCs w:val="24"/>
        </w:rPr>
        <w:t xml:space="preserve">covariates as </w:t>
      </w:r>
      <w:r w:rsidR="007A3D37" w:rsidRPr="007D6E20">
        <w:rPr>
          <w:rFonts w:ascii="Times New Roman" w:hAnsi="Times New Roman" w:cs="Times New Roman"/>
          <w:sz w:val="24"/>
          <w:szCs w:val="24"/>
        </w:rPr>
        <w:t xml:space="preserve">environmental </w:t>
      </w:r>
      <w:r w:rsidR="005C07B8" w:rsidRPr="007D6E20">
        <w:rPr>
          <w:rFonts w:ascii="Times New Roman" w:hAnsi="Times New Roman" w:cs="Times New Roman"/>
          <w:sz w:val="24"/>
          <w:szCs w:val="24"/>
        </w:rPr>
        <w:t xml:space="preserve">drivers </w:t>
      </w:r>
      <w:r w:rsidR="008C7F86">
        <w:rPr>
          <w:rFonts w:ascii="Times New Roman" w:hAnsi="Times New Roman" w:cs="Times New Roman"/>
          <w:sz w:val="24"/>
          <w:szCs w:val="24"/>
        </w:rPr>
        <w:t>of the aquatic</w:t>
      </w:r>
      <w:r w:rsidR="005C07B8" w:rsidRPr="007D6E20">
        <w:rPr>
          <w:rFonts w:ascii="Times New Roman" w:hAnsi="Times New Roman" w:cs="Times New Roman"/>
          <w:sz w:val="24"/>
          <w:szCs w:val="24"/>
        </w:rPr>
        <w:t xml:space="preserve"> macrophyte community on the </w:t>
      </w:r>
      <w:r w:rsidR="002E558C">
        <w:rPr>
          <w:rFonts w:ascii="Times New Roman" w:hAnsi="Times New Roman" w:cs="Times New Roman"/>
          <w:sz w:val="24"/>
          <w:szCs w:val="24"/>
        </w:rPr>
        <w:t>UMR</w:t>
      </w:r>
      <w:r w:rsidR="00C03994">
        <w:rPr>
          <w:rFonts w:ascii="Times New Roman" w:hAnsi="Times New Roman" w:cs="Times New Roman"/>
          <w:sz w:val="24"/>
          <w:szCs w:val="24"/>
        </w:rPr>
        <w:t>.</w:t>
      </w:r>
      <w:r w:rsidR="008C7F86">
        <w:rPr>
          <w:rFonts w:ascii="Times New Roman" w:hAnsi="Times New Roman" w:cs="Times New Roman"/>
          <w:sz w:val="24"/>
          <w:szCs w:val="24"/>
        </w:rPr>
        <w:t xml:space="preserve"> </w:t>
      </w:r>
      <w:r w:rsidR="00EF329D">
        <w:rPr>
          <w:rFonts w:ascii="Times New Roman" w:hAnsi="Times New Roman" w:cs="Times New Roman"/>
          <w:sz w:val="24"/>
          <w:szCs w:val="24"/>
        </w:rPr>
        <w:t>Hypotheses are that of the author</w:t>
      </w:r>
      <w:r w:rsidR="001C0240">
        <w:rPr>
          <w:rFonts w:ascii="Times New Roman" w:hAnsi="Times New Roman" w:cs="Times New Roman"/>
          <w:sz w:val="24"/>
          <w:szCs w:val="24"/>
        </w:rPr>
        <w:t>s</w:t>
      </w:r>
      <w:r w:rsidR="00EF329D">
        <w:rPr>
          <w:rFonts w:ascii="Times New Roman" w:hAnsi="Times New Roman" w:cs="Times New Roman"/>
          <w:sz w:val="24"/>
          <w:szCs w:val="24"/>
        </w:rPr>
        <w:t xml:space="preserve"> with important input from many Mississippi River stakeholders and regional macrophyte experts at a</w:t>
      </w:r>
      <w:r w:rsidR="003409D0">
        <w:rPr>
          <w:rFonts w:ascii="Times New Roman" w:hAnsi="Times New Roman" w:cs="Times New Roman"/>
          <w:sz w:val="24"/>
          <w:szCs w:val="24"/>
        </w:rPr>
        <w:t xml:space="preserve"> </w:t>
      </w:r>
      <w:r w:rsidR="00477F23">
        <w:rPr>
          <w:rFonts w:ascii="Times New Roman" w:hAnsi="Times New Roman" w:cs="Times New Roman"/>
          <w:sz w:val="24"/>
          <w:szCs w:val="24"/>
        </w:rPr>
        <w:t>“</w:t>
      </w:r>
      <w:r w:rsidR="00EF329D" w:rsidRPr="00EF329D">
        <w:rPr>
          <w:rFonts w:ascii="Times New Roman" w:hAnsi="Times New Roman" w:cs="Times New Roman"/>
          <w:sz w:val="24"/>
          <w:szCs w:val="24"/>
        </w:rPr>
        <w:t>2021 macrophyte restoration workshop</w:t>
      </w:r>
      <w:r w:rsidR="00EF329D" w:rsidRPr="00EF329D">
        <w:rPr>
          <w:rFonts w:ascii="Times New Roman" w:hAnsi="Times New Roman" w:cs="Times New Roman"/>
          <w:color w:val="000000"/>
          <w:sz w:val="24"/>
          <w:szCs w:val="24"/>
        </w:rPr>
        <w:t>.</w:t>
      </w:r>
      <w:r w:rsidR="003409D0">
        <w:rPr>
          <w:rFonts w:ascii="Times New Roman" w:hAnsi="Times New Roman" w:cs="Times New Roman"/>
          <w:color w:val="000000"/>
          <w:sz w:val="24"/>
          <w:szCs w:val="24"/>
        </w:rPr>
        <w:t>”</w:t>
      </w:r>
      <w:r w:rsidR="00EF329D" w:rsidRPr="00EF329D">
        <w:rPr>
          <w:rFonts w:ascii="Times New Roman" w:hAnsi="Times New Roman" w:cs="Times New Roman"/>
          <w:color w:val="000000"/>
          <w:sz w:val="24"/>
          <w:szCs w:val="24"/>
        </w:rPr>
        <w:t xml:space="preserve"> </w:t>
      </w:r>
      <w:r w:rsidR="008C1024" w:rsidRPr="007D6E20">
        <w:rPr>
          <w:rFonts w:ascii="Times New Roman" w:hAnsi="Times New Roman" w:cs="Times New Roman"/>
          <w:color w:val="000000"/>
          <w:sz w:val="24"/>
          <w:szCs w:val="24"/>
        </w:rPr>
        <w:t xml:space="preserve">The </w:t>
      </w:r>
      <w:r w:rsidR="00783D51">
        <w:rPr>
          <w:rFonts w:ascii="Times New Roman" w:hAnsi="Times New Roman" w:cs="Times New Roman"/>
          <w:color w:val="000000"/>
          <w:sz w:val="24"/>
          <w:szCs w:val="24"/>
        </w:rPr>
        <w:t xml:space="preserve">public </w:t>
      </w:r>
      <w:r w:rsidR="008C1024" w:rsidRPr="007D6E20">
        <w:rPr>
          <w:rFonts w:ascii="Times New Roman" w:hAnsi="Times New Roman" w:cs="Times New Roman"/>
          <w:color w:val="000000"/>
          <w:sz w:val="24"/>
          <w:szCs w:val="24"/>
        </w:rPr>
        <w:t xml:space="preserve">data sources are provided in </w:t>
      </w:r>
      <w:r w:rsidR="00B60A54">
        <w:rPr>
          <w:rFonts w:ascii="Times New Roman" w:hAnsi="Times New Roman" w:cs="Times New Roman"/>
          <w:color w:val="000000"/>
          <w:sz w:val="24"/>
          <w:szCs w:val="24"/>
        </w:rPr>
        <w:t xml:space="preserve">table </w:t>
      </w:r>
      <w:r w:rsidR="008C1024" w:rsidRPr="007D6E20">
        <w:rPr>
          <w:rFonts w:ascii="Times New Roman" w:hAnsi="Times New Roman" w:cs="Times New Roman"/>
          <w:color w:val="000000"/>
          <w:sz w:val="24"/>
          <w:szCs w:val="24"/>
        </w:rPr>
        <w:t xml:space="preserve">footnotes. </w:t>
      </w:r>
    </w:p>
    <w:tbl>
      <w:tblPr>
        <w:tblStyle w:val="TableGridLight"/>
        <w:tblpPr w:leftFromText="180" w:rightFromText="180" w:vertAnchor="page" w:horzAnchor="margin" w:tblpY="2431"/>
        <w:tblW w:w="9355" w:type="dxa"/>
        <w:tblLayout w:type="fixed"/>
        <w:tblLook w:val="04A0" w:firstRow="1" w:lastRow="0" w:firstColumn="1" w:lastColumn="0" w:noHBand="0" w:noVBand="1"/>
      </w:tblPr>
      <w:tblGrid>
        <w:gridCol w:w="1525"/>
        <w:gridCol w:w="1170"/>
        <w:gridCol w:w="2160"/>
        <w:gridCol w:w="4500"/>
      </w:tblGrid>
      <w:tr w:rsidR="00184DB6" w:rsidRPr="007F1D33" w14:paraId="224ECCA8" w14:textId="77777777" w:rsidTr="00053742">
        <w:tc>
          <w:tcPr>
            <w:tcW w:w="1525" w:type="dxa"/>
          </w:tcPr>
          <w:p w14:paraId="473AEFE6" w14:textId="77777777" w:rsidR="00184DB6" w:rsidRPr="007F1D33" w:rsidRDefault="00184DB6" w:rsidP="00EC021B">
            <w:pPr>
              <w:spacing w:before="100" w:beforeAutospacing="1" w:after="100" w:afterAutospacing="1"/>
              <w:rPr>
                <w:rFonts w:ascii="Times New Roman" w:hAnsi="Times New Roman" w:cs="Times New Roman"/>
                <w:b/>
                <w:bCs/>
                <w:color w:val="000000"/>
                <w:sz w:val="20"/>
                <w:szCs w:val="20"/>
              </w:rPr>
            </w:pPr>
            <w:r w:rsidRPr="007F1D33">
              <w:rPr>
                <w:rFonts w:ascii="Times New Roman" w:hAnsi="Times New Roman" w:cs="Times New Roman"/>
                <w:b/>
                <w:bCs/>
                <w:color w:val="000000"/>
                <w:sz w:val="20"/>
                <w:szCs w:val="20"/>
              </w:rPr>
              <w:lastRenderedPageBreak/>
              <w:t>Covariate grouping</w:t>
            </w:r>
          </w:p>
        </w:tc>
        <w:tc>
          <w:tcPr>
            <w:tcW w:w="1170" w:type="dxa"/>
          </w:tcPr>
          <w:p w14:paraId="3B12278B" w14:textId="77777777" w:rsidR="00184DB6" w:rsidRPr="007F1D33" w:rsidRDefault="00184DB6" w:rsidP="00EC021B">
            <w:pPr>
              <w:spacing w:before="100" w:beforeAutospacing="1" w:after="100" w:afterAutospacing="1"/>
              <w:rPr>
                <w:rFonts w:ascii="Times New Roman" w:hAnsi="Times New Roman" w:cs="Times New Roman"/>
                <w:b/>
                <w:bCs/>
                <w:color w:val="000000"/>
                <w:sz w:val="20"/>
                <w:szCs w:val="20"/>
              </w:rPr>
            </w:pPr>
            <w:r w:rsidRPr="007F1D33">
              <w:rPr>
                <w:rFonts w:ascii="Times New Roman" w:hAnsi="Times New Roman" w:cs="Times New Roman"/>
                <w:b/>
                <w:bCs/>
                <w:color w:val="000000"/>
                <w:sz w:val="20"/>
                <w:szCs w:val="20"/>
              </w:rPr>
              <w:t xml:space="preserve">Covariate acronym </w:t>
            </w:r>
          </w:p>
        </w:tc>
        <w:tc>
          <w:tcPr>
            <w:tcW w:w="2160" w:type="dxa"/>
          </w:tcPr>
          <w:p w14:paraId="4283C2EF" w14:textId="77777777" w:rsidR="00184DB6" w:rsidRPr="007F1D33" w:rsidRDefault="00184DB6" w:rsidP="00EC021B">
            <w:pPr>
              <w:spacing w:before="100" w:beforeAutospacing="1" w:after="100" w:afterAutospacing="1"/>
              <w:rPr>
                <w:rFonts w:ascii="Times New Roman" w:hAnsi="Times New Roman" w:cs="Times New Roman"/>
                <w:b/>
                <w:bCs/>
                <w:color w:val="000000"/>
                <w:sz w:val="20"/>
                <w:szCs w:val="20"/>
              </w:rPr>
            </w:pPr>
            <w:r w:rsidRPr="007F1D33">
              <w:rPr>
                <w:rFonts w:ascii="Times New Roman" w:hAnsi="Times New Roman" w:cs="Times New Roman"/>
                <w:b/>
                <w:bCs/>
                <w:color w:val="000000"/>
                <w:sz w:val="20"/>
                <w:szCs w:val="20"/>
              </w:rPr>
              <w:t>Covariate (measurement units)</w:t>
            </w:r>
          </w:p>
        </w:tc>
        <w:tc>
          <w:tcPr>
            <w:tcW w:w="4500" w:type="dxa"/>
          </w:tcPr>
          <w:p w14:paraId="53DA1095" w14:textId="1863FB78" w:rsidR="00184DB6" w:rsidRPr="007F1D33" w:rsidRDefault="00184DB6" w:rsidP="00EC021B">
            <w:pPr>
              <w:spacing w:before="100" w:beforeAutospacing="1" w:after="100" w:afterAutospacing="1"/>
              <w:rPr>
                <w:rFonts w:ascii="Times New Roman" w:hAnsi="Times New Roman" w:cs="Times New Roman"/>
                <w:b/>
                <w:bCs/>
                <w:color w:val="000000"/>
                <w:sz w:val="20"/>
                <w:szCs w:val="20"/>
              </w:rPr>
            </w:pPr>
            <w:r w:rsidRPr="007F1D33">
              <w:rPr>
                <w:rFonts w:ascii="Times New Roman" w:hAnsi="Times New Roman" w:cs="Times New Roman"/>
                <w:b/>
                <w:bCs/>
                <w:color w:val="000000"/>
                <w:sz w:val="20"/>
                <w:szCs w:val="20"/>
              </w:rPr>
              <w:t xml:space="preserve">Relevance for macrophytes </w:t>
            </w:r>
          </w:p>
        </w:tc>
      </w:tr>
      <w:tr w:rsidR="00184DB6" w:rsidRPr="007F1D33" w14:paraId="6CBE5AEA" w14:textId="77777777" w:rsidTr="00053742">
        <w:tc>
          <w:tcPr>
            <w:tcW w:w="1525" w:type="dxa"/>
          </w:tcPr>
          <w:p w14:paraId="440E0C8B" w14:textId="0B16D466" w:rsidR="00184DB6" w:rsidRPr="007F1D33" w:rsidRDefault="00F23279" w:rsidP="00EC021B">
            <w:pPr>
              <w:spacing w:before="100" w:beforeAutospacing="1" w:after="100" w:afterAutospacing="1"/>
              <w:rPr>
                <w:rFonts w:ascii="Times New Roman" w:hAnsi="Times New Roman" w:cs="Times New Roman"/>
                <w:b/>
                <w:bCs/>
                <w:sz w:val="20"/>
                <w:szCs w:val="20"/>
              </w:rPr>
            </w:pPr>
            <w:r>
              <w:rPr>
                <w:rFonts w:ascii="Times New Roman" w:hAnsi="Times New Roman" w:cs="Times New Roman"/>
                <w:b/>
                <w:bCs/>
                <w:color w:val="000000"/>
                <w:sz w:val="20"/>
                <w:szCs w:val="20"/>
              </w:rPr>
              <w:t>Hydrogeomorphology</w:t>
            </w:r>
          </w:p>
        </w:tc>
        <w:tc>
          <w:tcPr>
            <w:tcW w:w="1170" w:type="dxa"/>
          </w:tcPr>
          <w:p w14:paraId="6A03FD38" w14:textId="486405CE"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DEPTH</w:t>
            </w:r>
            <w:r w:rsidR="00184DB6" w:rsidRPr="007F1D33">
              <w:rPr>
                <w:rStyle w:val="FootnoteReference"/>
                <w:rFonts w:ascii="Times New Roman" w:hAnsi="Times New Roman" w:cs="Times New Roman"/>
                <w:sz w:val="20"/>
                <w:szCs w:val="20"/>
              </w:rPr>
              <w:footnoteReference w:id="2"/>
            </w:r>
          </w:p>
        </w:tc>
        <w:tc>
          <w:tcPr>
            <w:tcW w:w="2160" w:type="dxa"/>
          </w:tcPr>
          <w:p w14:paraId="36164D8C" w14:textId="2C53E1B7" w:rsidR="00184DB6" w:rsidRPr="007F1D33" w:rsidRDefault="0090659A"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 xml:space="preserve">Average </w:t>
            </w:r>
            <w:r w:rsidR="00184DB6" w:rsidRPr="007F1D33">
              <w:rPr>
                <w:rFonts w:ascii="Times New Roman" w:hAnsi="Times New Roman" w:cs="Times New Roman"/>
                <w:color w:val="000000"/>
                <w:sz w:val="20"/>
                <w:szCs w:val="20"/>
              </w:rPr>
              <w:t>water depth</w:t>
            </w:r>
            <w:r w:rsidR="00C12510">
              <w:rPr>
                <w:rFonts w:ascii="Times New Roman" w:hAnsi="Times New Roman" w:cs="Times New Roman"/>
                <w:color w:val="000000"/>
                <w:sz w:val="20"/>
                <w:szCs w:val="20"/>
              </w:rPr>
              <w:t xml:space="preserve"> </w:t>
            </w:r>
            <w:r w:rsidR="00664CA8" w:rsidRPr="007F1D33">
              <w:rPr>
                <w:rFonts w:ascii="Times New Roman" w:hAnsi="Times New Roman" w:cs="Times New Roman"/>
                <w:color w:val="000000"/>
                <w:sz w:val="20"/>
                <w:szCs w:val="20"/>
              </w:rPr>
              <w:t>(m)</w:t>
            </w:r>
            <w:r w:rsidR="00184DB6" w:rsidRPr="007F1D33">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at plot </w:t>
            </w:r>
            <w:r w:rsidR="00664CA8">
              <w:rPr>
                <w:rFonts w:ascii="Times New Roman" w:hAnsi="Times New Roman" w:cs="Times New Roman"/>
                <w:color w:val="000000"/>
                <w:sz w:val="20"/>
                <w:szCs w:val="20"/>
              </w:rPr>
              <w:t>at time of macrophyte sampling</w:t>
            </w:r>
          </w:p>
        </w:tc>
        <w:tc>
          <w:tcPr>
            <w:tcW w:w="4500" w:type="dxa"/>
          </w:tcPr>
          <w:p w14:paraId="6F28F4DD" w14:textId="70CDD164" w:rsidR="00184DB6" w:rsidRPr="007F1D33" w:rsidRDefault="00D61F1C" w:rsidP="00EC021B">
            <w:pPr>
              <w:pStyle w:val="ListParagraph"/>
              <w:numPr>
                <w:ilvl w:val="0"/>
                <w:numId w:val="14"/>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D</w:t>
            </w:r>
            <w:r w:rsidR="00184DB6" w:rsidRPr="007F1D33">
              <w:rPr>
                <w:rFonts w:ascii="Times New Roman" w:hAnsi="Times New Roman" w:cs="Times New Roman"/>
                <w:sz w:val="20"/>
                <w:szCs w:val="20"/>
              </w:rPr>
              <w:t>etermines the dominant plant life form</w:t>
            </w:r>
          </w:p>
          <w:p w14:paraId="379B94D9" w14:textId="440BFD63" w:rsidR="00184DB6" w:rsidRPr="007F1D33" w:rsidRDefault="00D61F1C" w:rsidP="00EC021B">
            <w:pPr>
              <w:pStyle w:val="ListParagraph"/>
              <w:numPr>
                <w:ilvl w:val="0"/>
                <w:numId w:val="14"/>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M</w:t>
            </w:r>
            <w:r w:rsidR="00184DB6" w:rsidRPr="007F1D33">
              <w:rPr>
                <w:rFonts w:ascii="Times New Roman" w:hAnsi="Times New Roman" w:cs="Times New Roman"/>
                <w:sz w:val="20"/>
                <w:szCs w:val="20"/>
              </w:rPr>
              <w:t>etric of habitat heterogeneity at multiple spatiotemporal scales</w:t>
            </w:r>
          </w:p>
          <w:p w14:paraId="4B961F56" w14:textId="5B500C67" w:rsidR="00184DB6" w:rsidRPr="007F1D33" w:rsidRDefault="00D61F1C" w:rsidP="00EC021B">
            <w:pPr>
              <w:pStyle w:val="ListParagraph"/>
              <w:numPr>
                <w:ilvl w:val="0"/>
                <w:numId w:val="14"/>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L</w:t>
            </w:r>
            <w:r w:rsidR="00184DB6" w:rsidRPr="007F1D33">
              <w:rPr>
                <w:rFonts w:ascii="Times New Roman" w:hAnsi="Times New Roman" w:cs="Times New Roman"/>
                <w:sz w:val="20"/>
                <w:szCs w:val="20"/>
              </w:rPr>
              <w:t xml:space="preserve">imiting for submersed plants due to light interception that affects photosynthesis </w:t>
            </w:r>
          </w:p>
        </w:tc>
      </w:tr>
      <w:tr w:rsidR="00184DB6" w:rsidRPr="007F1D33" w14:paraId="5CD0351B" w14:textId="77777777" w:rsidTr="00053742">
        <w:trPr>
          <w:trHeight w:val="1878"/>
        </w:trPr>
        <w:tc>
          <w:tcPr>
            <w:tcW w:w="1525" w:type="dxa"/>
          </w:tcPr>
          <w:p w14:paraId="5DB2BDE4" w14:textId="2D848965" w:rsidR="00184DB6" w:rsidRPr="007F1D33" w:rsidRDefault="00E953E4" w:rsidP="00EC021B">
            <w:pPr>
              <w:spacing w:before="100" w:beforeAutospacing="1" w:after="100" w:afterAutospacing="1"/>
              <w:rPr>
                <w:rFonts w:ascii="Times New Roman" w:hAnsi="Times New Roman" w:cs="Times New Roman"/>
                <w:b/>
                <w:bCs/>
                <w:color w:val="000000"/>
                <w:sz w:val="20"/>
                <w:szCs w:val="20"/>
              </w:rPr>
            </w:pPr>
            <w:r>
              <w:rPr>
                <w:rFonts w:ascii="Times New Roman" w:hAnsi="Times New Roman" w:cs="Times New Roman"/>
                <w:b/>
                <w:bCs/>
                <w:color w:val="000000"/>
                <w:sz w:val="20"/>
                <w:szCs w:val="20"/>
              </w:rPr>
              <w:t>Hydrogeomorphology</w:t>
            </w:r>
          </w:p>
        </w:tc>
        <w:tc>
          <w:tcPr>
            <w:tcW w:w="1170" w:type="dxa"/>
          </w:tcPr>
          <w:p w14:paraId="2D2BA979" w14:textId="66C0FE95"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CONNECTIVITY</w:t>
            </w:r>
            <w:r w:rsidR="00184DB6" w:rsidRPr="007F1D33">
              <w:rPr>
                <w:rStyle w:val="FootnoteReference"/>
                <w:rFonts w:ascii="Times New Roman" w:hAnsi="Times New Roman" w:cs="Times New Roman"/>
                <w:sz w:val="20"/>
                <w:szCs w:val="20"/>
              </w:rPr>
              <w:footnoteReference w:id="3"/>
            </w:r>
          </w:p>
        </w:tc>
        <w:tc>
          <w:tcPr>
            <w:tcW w:w="2160" w:type="dxa"/>
          </w:tcPr>
          <w:p w14:paraId="7F115208" w14:textId="2ABA5414" w:rsidR="00184DB6" w:rsidRPr="007F1D33" w:rsidRDefault="008C0C09"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I</w:t>
            </w:r>
            <w:r w:rsidR="00184DB6" w:rsidRPr="007F1D33">
              <w:rPr>
                <w:rFonts w:ascii="Times New Roman" w:hAnsi="Times New Roman" w:cs="Times New Roman"/>
                <w:color w:val="000000"/>
                <w:sz w:val="20"/>
                <w:szCs w:val="20"/>
              </w:rPr>
              <w:t>ndex of hydrologic connectivity (%). Calculated as the p</w:t>
            </w:r>
            <w:r w:rsidR="00184DB6" w:rsidRPr="007F1D33">
              <w:rPr>
                <w:rFonts w:ascii="Times New Roman" w:hAnsi="Times New Roman" w:cs="Times New Roman"/>
                <w:sz w:val="20"/>
                <w:szCs w:val="20"/>
              </w:rPr>
              <w:t>ercent of perimeter from a 50-m radius buffer that is aquatic.</w:t>
            </w:r>
          </w:p>
        </w:tc>
        <w:tc>
          <w:tcPr>
            <w:tcW w:w="4500" w:type="dxa"/>
          </w:tcPr>
          <w:p w14:paraId="30CEF6D3" w14:textId="1D90A35B" w:rsidR="00184DB6" w:rsidRPr="007F1D33" w:rsidRDefault="00D61F1C" w:rsidP="00EC021B">
            <w:pPr>
              <w:pStyle w:val="ListParagraph"/>
              <w:numPr>
                <w:ilvl w:val="0"/>
                <w:numId w:val="15"/>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I</w:t>
            </w:r>
            <w:r w:rsidR="00184DB6" w:rsidRPr="007F1D33">
              <w:rPr>
                <w:rFonts w:ascii="Times New Roman" w:hAnsi="Times New Roman" w:cs="Times New Roman"/>
                <w:sz w:val="20"/>
                <w:szCs w:val="20"/>
              </w:rPr>
              <w:t>nfluences local hydrology and flow patterns, wind fetch, water quality, and macrophyte dispersal</w:t>
            </w:r>
          </w:p>
          <w:p w14:paraId="46F4ACA9" w14:textId="5DCE830D" w:rsidR="00184DB6" w:rsidRPr="007F1D33" w:rsidRDefault="00D61F1C" w:rsidP="00EC021B">
            <w:pPr>
              <w:pStyle w:val="ListParagraph"/>
              <w:numPr>
                <w:ilvl w:val="0"/>
                <w:numId w:val="15"/>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M</w:t>
            </w:r>
            <w:r w:rsidR="00184DB6" w:rsidRPr="007F1D33">
              <w:rPr>
                <w:rFonts w:ascii="Times New Roman" w:hAnsi="Times New Roman" w:cs="Times New Roman"/>
                <w:sz w:val="20"/>
                <w:szCs w:val="20"/>
              </w:rPr>
              <w:t xml:space="preserve">etric of habitat heterogeneity, floodplain complexity, and human alterations to geomorphology </w:t>
            </w:r>
          </w:p>
          <w:p w14:paraId="3390A783" w14:textId="77777777" w:rsidR="00184DB6" w:rsidRPr="007F1D33" w:rsidRDefault="00184DB6" w:rsidP="00EC021B">
            <w:pPr>
              <w:spacing w:before="100" w:beforeAutospacing="1" w:after="100" w:afterAutospacing="1"/>
              <w:rPr>
                <w:rFonts w:ascii="Times New Roman" w:hAnsi="Times New Roman" w:cs="Times New Roman"/>
                <w:sz w:val="20"/>
                <w:szCs w:val="20"/>
              </w:rPr>
            </w:pPr>
          </w:p>
        </w:tc>
      </w:tr>
      <w:tr w:rsidR="00184DB6" w:rsidRPr="007F1D33" w14:paraId="1BE61333" w14:textId="77777777" w:rsidTr="00053742">
        <w:trPr>
          <w:trHeight w:val="80"/>
        </w:trPr>
        <w:tc>
          <w:tcPr>
            <w:tcW w:w="1525" w:type="dxa"/>
          </w:tcPr>
          <w:p w14:paraId="3A924332" w14:textId="69962D4D" w:rsidR="00184DB6" w:rsidRPr="007F1D33" w:rsidRDefault="00E953E4" w:rsidP="00EC021B">
            <w:pPr>
              <w:spacing w:before="100" w:beforeAutospacing="1" w:after="100" w:afterAutospacing="1"/>
              <w:rPr>
                <w:rFonts w:ascii="Times New Roman" w:hAnsi="Times New Roman" w:cs="Times New Roman"/>
                <w:b/>
                <w:bCs/>
                <w:color w:val="000000"/>
                <w:sz w:val="20"/>
                <w:szCs w:val="20"/>
              </w:rPr>
            </w:pPr>
            <w:r>
              <w:rPr>
                <w:rFonts w:ascii="Times New Roman" w:hAnsi="Times New Roman" w:cs="Times New Roman"/>
                <w:b/>
                <w:bCs/>
                <w:color w:val="000000"/>
                <w:sz w:val="20"/>
                <w:szCs w:val="20"/>
              </w:rPr>
              <w:t>Hydrogeomorphology</w:t>
            </w:r>
          </w:p>
        </w:tc>
        <w:tc>
          <w:tcPr>
            <w:tcW w:w="1170" w:type="dxa"/>
          </w:tcPr>
          <w:p w14:paraId="1828AEB5" w14:textId="352E3780"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VELOCITY</w:t>
            </w:r>
            <w:r w:rsidR="00184DB6" w:rsidRPr="007F1D33">
              <w:rPr>
                <w:rStyle w:val="FootnoteReference"/>
                <w:rFonts w:ascii="Times New Roman" w:hAnsi="Times New Roman" w:cs="Times New Roman"/>
                <w:sz w:val="20"/>
                <w:szCs w:val="20"/>
              </w:rPr>
              <w:footnoteReference w:id="4"/>
            </w:r>
            <w:r w:rsidR="00184DB6" w:rsidRPr="00192EFE">
              <w:rPr>
                <w:rFonts w:ascii="Times New Roman" w:hAnsi="Times New Roman" w:cs="Times New Roman"/>
                <w:color w:val="000000"/>
                <w:sz w:val="20"/>
                <w:szCs w:val="20"/>
                <w:vertAlign w:val="superscript"/>
              </w:rPr>
              <w:t>,</w:t>
            </w:r>
            <w:r w:rsidR="00192EFE">
              <w:rPr>
                <w:rStyle w:val="FootnoteReference"/>
                <w:rFonts w:ascii="Times New Roman" w:hAnsi="Times New Roman" w:cs="Times New Roman"/>
                <w:sz w:val="20"/>
                <w:szCs w:val="20"/>
              </w:rPr>
              <w:t xml:space="preserve"> </w:t>
            </w:r>
            <w:r w:rsidR="00184DB6" w:rsidRPr="007F1D33">
              <w:rPr>
                <w:rStyle w:val="FootnoteReference"/>
                <w:rFonts w:ascii="Times New Roman" w:hAnsi="Times New Roman" w:cs="Times New Roman"/>
                <w:sz w:val="20"/>
                <w:szCs w:val="20"/>
              </w:rPr>
              <w:footnoteReference w:id="5"/>
            </w:r>
          </w:p>
        </w:tc>
        <w:tc>
          <w:tcPr>
            <w:tcW w:w="2160" w:type="dxa"/>
          </w:tcPr>
          <w:p w14:paraId="6BC30B8D" w14:textId="19BC3053" w:rsidR="00184DB6" w:rsidRPr="007F1D33" w:rsidRDefault="00184DB6" w:rsidP="00EC021B">
            <w:pPr>
              <w:spacing w:before="100" w:beforeAutospacing="1" w:after="100" w:afterAutospacing="1"/>
              <w:rPr>
                <w:rFonts w:ascii="Times New Roman" w:hAnsi="Times New Roman" w:cs="Times New Roman"/>
                <w:color w:val="000000"/>
                <w:sz w:val="20"/>
                <w:szCs w:val="20"/>
              </w:rPr>
            </w:pPr>
            <w:r w:rsidRPr="007F1D33">
              <w:rPr>
                <w:rFonts w:ascii="Times New Roman" w:hAnsi="Times New Roman" w:cs="Times New Roman"/>
                <w:color w:val="000000"/>
                <w:sz w:val="20"/>
                <w:szCs w:val="20"/>
              </w:rPr>
              <w:t>Water velocity (m</w:t>
            </w:r>
            <w:r w:rsidR="001A77D0">
              <w:rPr>
                <w:rFonts w:ascii="Times New Roman" w:hAnsi="Times New Roman" w:cs="Times New Roman"/>
                <w:color w:val="000000"/>
                <w:sz w:val="20"/>
                <w:szCs w:val="20"/>
              </w:rPr>
              <w:t xml:space="preserve">eters per </w:t>
            </w:r>
            <w:r w:rsidRPr="007F1D33">
              <w:rPr>
                <w:rFonts w:ascii="Times New Roman" w:hAnsi="Times New Roman" w:cs="Times New Roman"/>
                <w:color w:val="000000"/>
                <w:sz w:val="20"/>
                <w:szCs w:val="20"/>
              </w:rPr>
              <w:t>s</w:t>
            </w:r>
            <w:r w:rsidR="001A77D0">
              <w:rPr>
                <w:rFonts w:ascii="Times New Roman" w:hAnsi="Times New Roman" w:cs="Times New Roman"/>
                <w:color w:val="000000"/>
                <w:sz w:val="20"/>
                <w:szCs w:val="20"/>
              </w:rPr>
              <w:t>econd</w:t>
            </w:r>
            <w:r w:rsidRPr="007F1D33">
              <w:rPr>
                <w:rFonts w:ascii="Times New Roman" w:hAnsi="Times New Roman" w:cs="Times New Roman"/>
                <w:color w:val="000000"/>
                <w:sz w:val="20"/>
                <w:szCs w:val="20"/>
              </w:rPr>
              <w:t>)</w:t>
            </w:r>
          </w:p>
        </w:tc>
        <w:tc>
          <w:tcPr>
            <w:tcW w:w="4500" w:type="dxa"/>
          </w:tcPr>
          <w:p w14:paraId="761A8C54" w14:textId="11FC716B" w:rsidR="00184DB6" w:rsidRDefault="009F3BCA" w:rsidP="00904F20">
            <w:pPr>
              <w:pStyle w:val="ListParagraph"/>
              <w:numPr>
                <w:ilvl w:val="0"/>
                <w:numId w:val="16"/>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C</w:t>
            </w:r>
            <w:r w:rsidR="00184DB6" w:rsidRPr="007F1D33">
              <w:rPr>
                <w:rFonts w:ascii="Times New Roman" w:hAnsi="Times New Roman" w:cs="Times New Roman"/>
                <w:sz w:val="20"/>
                <w:szCs w:val="20"/>
              </w:rPr>
              <w:t xml:space="preserve">auses mechanical stress </w:t>
            </w:r>
          </w:p>
          <w:p w14:paraId="349F0A19" w14:textId="18923DED" w:rsidR="00184DB6" w:rsidRPr="007F1D33" w:rsidRDefault="009F3BCA" w:rsidP="00904F20">
            <w:pPr>
              <w:pStyle w:val="ListParagraph"/>
              <w:numPr>
                <w:ilvl w:val="0"/>
                <w:numId w:val="16"/>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L</w:t>
            </w:r>
            <w:r w:rsidR="00184DB6" w:rsidRPr="007F1D33">
              <w:rPr>
                <w:rFonts w:ascii="Times New Roman" w:hAnsi="Times New Roman" w:cs="Times New Roman"/>
                <w:sz w:val="20"/>
                <w:szCs w:val="20"/>
              </w:rPr>
              <w:t>imiting factor</w:t>
            </w:r>
            <w:r w:rsidR="00184DB6">
              <w:rPr>
                <w:rFonts w:ascii="Times New Roman" w:hAnsi="Times New Roman" w:cs="Times New Roman"/>
                <w:sz w:val="20"/>
                <w:szCs w:val="20"/>
              </w:rPr>
              <w:t xml:space="preserve"> in river environments</w:t>
            </w:r>
          </w:p>
        </w:tc>
      </w:tr>
      <w:tr w:rsidR="00184DB6" w:rsidRPr="007F1D33" w14:paraId="7B6FFACF" w14:textId="77777777" w:rsidTr="00053742">
        <w:trPr>
          <w:trHeight w:val="1388"/>
        </w:trPr>
        <w:tc>
          <w:tcPr>
            <w:tcW w:w="1525" w:type="dxa"/>
          </w:tcPr>
          <w:p w14:paraId="76A3E3D6" w14:textId="4154C86D" w:rsidR="00184DB6" w:rsidRPr="007F1D33" w:rsidRDefault="00E953E4" w:rsidP="00EC021B">
            <w:pPr>
              <w:spacing w:before="100" w:beforeAutospacing="1" w:after="100" w:afterAutospacing="1"/>
              <w:rPr>
                <w:rFonts w:ascii="Times New Roman" w:hAnsi="Times New Roman" w:cs="Times New Roman"/>
                <w:b/>
                <w:bCs/>
                <w:sz w:val="20"/>
                <w:szCs w:val="20"/>
              </w:rPr>
            </w:pPr>
            <w:r>
              <w:rPr>
                <w:rFonts w:ascii="Times New Roman" w:hAnsi="Times New Roman" w:cs="Times New Roman"/>
                <w:b/>
                <w:bCs/>
                <w:color w:val="000000"/>
                <w:sz w:val="20"/>
                <w:szCs w:val="20"/>
              </w:rPr>
              <w:t>Hydrogeomorphology</w:t>
            </w:r>
          </w:p>
        </w:tc>
        <w:tc>
          <w:tcPr>
            <w:tcW w:w="1170" w:type="dxa"/>
          </w:tcPr>
          <w:p w14:paraId="08687BFC" w14:textId="0F1B5CC0" w:rsidR="00184DB6" w:rsidRPr="007F1D33" w:rsidRDefault="00D41314" w:rsidP="00EC021B">
            <w:pPr>
              <w:rPr>
                <w:rFonts w:ascii="Times New Roman" w:hAnsi="Times New Roman" w:cs="Times New Roman"/>
                <w:color w:val="000000"/>
                <w:sz w:val="20"/>
                <w:szCs w:val="20"/>
              </w:rPr>
            </w:pPr>
            <w:commentRangeStart w:id="1"/>
            <w:commentRangeStart w:id="2"/>
            <w:r>
              <w:rPr>
                <w:rFonts w:ascii="Times New Roman" w:hAnsi="Times New Roman" w:cs="Times New Roman"/>
                <w:color w:val="000000"/>
                <w:sz w:val="20"/>
                <w:szCs w:val="20"/>
              </w:rPr>
              <w:t>EXCEEDANCE</w:t>
            </w:r>
            <w:commentRangeEnd w:id="1"/>
            <w:r w:rsidR="002C2883">
              <w:rPr>
                <w:rStyle w:val="CommentReference"/>
              </w:rPr>
              <w:commentReference w:id="1"/>
            </w:r>
            <w:commentRangeEnd w:id="2"/>
            <w:r w:rsidR="00B61148">
              <w:rPr>
                <w:rStyle w:val="CommentReference"/>
              </w:rPr>
              <w:commentReference w:id="2"/>
            </w:r>
            <w:r w:rsidR="00184DB6" w:rsidRPr="007F1D33">
              <w:rPr>
                <w:rStyle w:val="FootnoteReference"/>
                <w:rFonts w:ascii="Times New Roman" w:hAnsi="Times New Roman" w:cs="Times New Roman"/>
                <w:sz w:val="20"/>
                <w:szCs w:val="20"/>
              </w:rPr>
              <w:footnoteReference w:id="6"/>
            </w:r>
          </w:p>
        </w:tc>
        <w:tc>
          <w:tcPr>
            <w:tcW w:w="2160" w:type="dxa"/>
          </w:tcPr>
          <w:p w14:paraId="7E00ED89" w14:textId="176E773D" w:rsidR="00184DB6" w:rsidRPr="007F1D33" w:rsidRDefault="00643A5D" w:rsidP="00B85CE1">
            <w:pPr>
              <w:rPr>
                <w:rFonts w:ascii="Times New Roman" w:hAnsi="Times New Roman" w:cs="Times New Roman"/>
                <w:sz w:val="20"/>
                <w:szCs w:val="20"/>
              </w:rPr>
            </w:pPr>
            <w:r>
              <w:rPr>
                <w:rFonts w:ascii="Times New Roman" w:hAnsi="Times New Roman" w:cs="Times New Roman"/>
                <w:color w:val="333333"/>
                <w:sz w:val="20"/>
                <w:szCs w:val="20"/>
                <w:shd w:val="clear" w:color="auto" w:fill="FFFFFF"/>
              </w:rPr>
              <w:t xml:space="preserve">Low </w:t>
            </w:r>
            <w:r w:rsidR="00184DB6" w:rsidRPr="007F1D33">
              <w:rPr>
                <w:rFonts w:ascii="Times New Roman" w:hAnsi="Times New Roman" w:cs="Times New Roman"/>
                <w:color w:val="333333"/>
                <w:sz w:val="20"/>
                <w:szCs w:val="20"/>
                <w:shd w:val="clear" w:color="auto" w:fill="FFFFFF"/>
              </w:rPr>
              <w:t xml:space="preserve">water depth </w:t>
            </w:r>
            <w:r>
              <w:rPr>
                <w:rFonts w:ascii="Times New Roman" w:hAnsi="Times New Roman" w:cs="Times New Roman"/>
                <w:color w:val="333333"/>
                <w:sz w:val="20"/>
                <w:szCs w:val="20"/>
                <w:shd w:val="clear" w:color="auto" w:fill="FFFFFF"/>
              </w:rPr>
              <w:t>(</w:t>
            </w:r>
            <w:r w:rsidR="002972C7">
              <w:rPr>
                <w:rFonts w:ascii="Times New Roman" w:hAnsi="Times New Roman" w:cs="Times New Roman"/>
                <w:color w:val="333333"/>
                <w:sz w:val="20"/>
                <w:szCs w:val="20"/>
                <w:shd w:val="clear" w:color="auto" w:fill="FFFFFF"/>
              </w:rPr>
              <w:t>centimeter</w:t>
            </w:r>
            <w:r w:rsidR="00184DB6" w:rsidRPr="007F1D33">
              <w:rPr>
                <w:rFonts w:ascii="Times New Roman" w:hAnsi="Times New Roman" w:cs="Times New Roman"/>
                <w:color w:val="333333"/>
                <w:sz w:val="20"/>
                <w:szCs w:val="20"/>
                <w:shd w:val="clear" w:color="auto" w:fill="FFFFFF"/>
              </w:rPr>
              <w:t>)</w:t>
            </w:r>
            <w:r w:rsidR="00244A72">
              <w:rPr>
                <w:rFonts w:ascii="Times New Roman" w:hAnsi="Times New Roman" w:cs="Times New Roman"/>
                <w:color w:val="333333"/>
                <w:sz w:val="20"/>
                <w:szCs w:val="20"/>
                <w:shd w:val="clear" w:color="auto" w:fill="FFFFFF"/>
              </w:rPr>
              <w:t>; specifically,</w:t>
            </w:r>
            <w:r w:rsidR="00392617">
              <w:rPr>
                <w:rFonts w:ascii="Times New Roman" w:hAnsi="Times New Roman" w:cs="Times New Roman"/>
                <w:color w:val="333333"/>
                <w:sz w:val="20"/>
                <w:szCs w:val="20"/>
                <w:shd w:val="clear" w:color="auto" w:fill="FFFFFF"/>
              </w:rPr>
              <w:t xml:space="preserve"> </w:t>
            </w:r>
            <w:r w:rsidR="00A52AC9">
              <w:rPr>
                <w:rFonts w:ascii="Times New Roman" w:hAnsi="Times New Roman" w:cs="Times New Roman"/>
                <w:color w:val="333333"/>
                <w:sz w:val="20"/>
                <w:szCs w:val="20"/>
                <w:shd w:val="clear" w:color="auto" w:fill="FFFFFF"/>
              </w:rPr>
              <w:t xml:space="preserve">water depth at the </w:t>
            </w:r>
            <w:r w:rsidR="00184DB6" w:rsidRPr="007F1D33">
              <w:rPr>
                <w:rFonts w:ascii="Times New Roman" w:hAnsi="Times New Roman" w:cs="Times New Roman"/>
                <w:color w:val="333333"/>
                <w:sz w:val="20"/>
                <w:szCs w:val="20"/>
                <w:shd w:val="clear" w:color="auto" w:fill="FFFFFF"/>
              </w:rPr>
              <w:t xml:space="preserve">75% </w:t>
            </w:r>
            <w:r w:rsidR="009C66C1">
              <w:rPr>
                <w:rFonts w:ascii="Times New Roman" w:hAnsi="Times New Roman" w:cs="Times New Roman"/>
                <w:color w:val="333333"/>
                <w:sz w:val="20"/>
                <w:szCs w:val="20"/>
                <w:shd w:val="clear" w:color="auto" w:fill="FFFFFF"/>
              </w:rPr>
              <w:t>exceed</w:t>
            </w:r>
            <w:r w:rsidR="002B05C1">
              <w:rPr>
                <w:rFonts w:ascii="Times New Roman" w:hAnsi="Times New Roman" w:cs="Times New Roman"/>
                <w:color w:val="333333"/>
                <w:sz w:val="20"/>
                <w:szCs w:val="20"/>
                <w:shd w:val="clear" w:color="auto" w:fill="FFFFFF"/>
              </w:rPr>
              <w:t>ed</w:t>
            </w:r>
            <w:r w:rsidR="009C66C1">
              <w:rPr>
                <w:rFonts w:ascii="Times New Roman" w:hAnsi="Times New Roman" w:cs="Times New Roman"/>
                <w:color w:val="333333"/>
                <w:sz w:val="20"/>
                <w:szCs w:val="20"/>
                <w:shd w:val="clear" w:color="auto" w:fill="FFFFFF"/>
              </w:rPr>
              <w:t xml:space="preserve"> </w:t>
            </w:r>
            <w:r w:rsidR="00184DB6" w:rsidRPr="007F1D33">
              <w:rPr>
                <w:rFonts w:ascii="Times New Roman" w:hAnsi="Times New Roman" w:cs="Times New Roman"/>
                <w:color w:val="333333"/>
                <w:sz w:val="20"/>
                <w:szCs w:val="20"/>
                <w:shd w:val="clear" w:color="auto" w:fill="FFFFFF"/>
              </w:rPr>
              <w:t xml:space="preserve">discharge </w:t>
            </w:r>
            <w:r w:rsidR="00184DB6" w:rsidRPr="007F1D33">
              <w:rPr>
                <w:rFonts w:ascii="Times New Roman" w:hAnsi="Times New Roman" w:cs="Times New Roman"/>
                <w:sz w:val="20"/>
                <w:szCs w:val="20"/>
              </w:rPr>
              <w:t>over the previous 40-</w:t>
            </w:r>
            <w:r w:rsidR="00897D9A">
              <w:rPr>
                <w:rFonts w:ascii="Times New Roman" w:hAnsi="Times New Roman" w:cs="Times New Roman"/>
                <w:sz w:val="20"/>
                <w:szCs w:val="20"/>
              </w:rPr>
              <w:t>year</w:t>
            </w:r>
            <w:r w:rsidR="00184DB6" w:rsidRPr="007F1D33">
              <w:rPr>
                <w:rFonts w:ascii="Times New Roman" w:hAnsi="Times New Roman" w:cs="Times New Roman"/>
                <w:sz w:val="20"/>
                <w:szCs w:val="20"/>
              </w:rPr>
              <w:t xml:space="preserve"> period</w:t>
            </w:r>
            <w:r w:rsidR="00184DB6" w:rsidRPr="007F1D33">
              <w:rPr>
                <w:rFonts w:ascii="Times New Roman" w:hAnsi="Times New Roman" w:cs="Times New Roman"/>
                <w:color w:val="000000"/>
                <w:sz w:val="20"/>
                <w:szCs w:val="20"/>
              </w:rPr>
              <w:t>.</w:t>
            </w:r>
          </w:p>
        </w:tc>
        <w:tc>
          <w:tcPr>
            <w:tcW w:w="4500" w:type="dxa"/>
          </w:tcPr>
          <w:p w14:paraId="699BF902" w14:textId="3A6EC87D" w:rsidR="00184DB6" w:rsidRPr="0029133B" w:rsidRDefault="001E3C63" w:rsidP="00EC021B">
            <w:pPr>
              <w:pStyle w:val="ListParagraph"/>
              <w:numPr>
                <w:ilvl w:val="0"/>
                <w:numId w:val="17"/>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S</w:t>
            </w:r>
            <w:r w:rsidR="00184DB6" w:rsidRPr="0029133B">
              <w:rPr>
                <w:rFonts w:ascii="Times New Roman" w:hAnsi="Times New Roman" w:cs="Times New Roman"/>
                <w:sz w:val="20"/>
                <w:szCs w:val="20"/>
              </w:rPr>
              <w:t>ignifies low water conditions that can stimulate reproduction and improve water clarity by consolidating suspended sediments</w:t>
            </w:r>
          </w:p>
          <w:p w14:paraId="5FEC8FE9" w14:textId="35CA2FD6" w:rsidR="00184DB6" w:rsidRPr="0029133B" w:rsidRDefault="00FD07B0" w:rsidP="00EC021B">
            <w:pPr>
              <w:pStyle w:val="ListParagraph"/>
              <w:numPr>
                <w:ilvl w:val="0"/>
                <w:numId w:val="17"/>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H</w:t>
            </w:r>
            <w:r w:rsidR="00184DB6" w:rsidRPr="0029133B">
              <w:rPr>
                <w:rFonts w:ascii="Times New Roman" w:hAnsi="Times New Roman" w:cs="Times New Roman"/>
                <w:sz w:val="20"/>
                <w:szCs w:val="20"/>
              </w:rPr>
              <w:t xml:space="preserve">ypothesis: low water </w:t>
            </w:r>
            <w:ins w:id="3" w:author="Larson, Danelle M" w:date="2026-02-02T14:54:00Z" w16du:dateUtc="2026-02-02T20:54:00Z">
              <w:r w:rsidR="00734F62">
                <w:rPr>
                  <w:rFonts w:ascii="Times New Roman" w:hAnsi="Times New Roman" w:cs="Times New Roman"/>
                  <w:sz w:val="20"/>
                  <w:szCs w:val="20"/>
                </w:rPr>
                <w:t xml:space="preserve">summer conditions </w:t>
              </w:r>
            </w:ins>
            <w:r w:rsidR="00184DB6" w:rsidRPr="0029133B">
              <w:rPr>
                <w:rFonts w:ascii="Times New Roman" w:hAnsi="Times New Roman" w:cs="Times New Roman"/>
                <w:sz w:val="20"/>
                <w:szCs w:val="20"/>
              </w:rPr>
              <w:t>can be a catalyst for plant re-colonization and abundance</w:t>
            </w:r>
          </w:p>
        </w:tc>
      </w:tr>
      <w:tr w:rsidR="00184DB6" w:rsidRPr="007F1D33" w14:paraId="28D7AD55" w14:textId="77777777" w:rsidTr="00053742">
        <w:trPr>
          <w:trHeight w:val="2204"/>
        </w:trPr>
        <w:tc>
          <w:tcPr>
            <w:tcW w:w="1525" w:type="dxa"/>
          </w:tcPr>
          <w:p w14:paraId="11F5C319" w14:textId="2EB627D1" w:rsidR="00184DB6" w:rsidRPr="007F1D33" w:rsidRDefault="00184DB6" w:rsidP="00EC021B">
            <w:pPr>
              <w:spacing w:before="100" w:beforeAutospacing="1" w:after="100" w:afterAutospacing="1"/>
              <w:rPr>
                <w:rFonts w:ascii="Times New Roman" w:hAnsi="Times New Roman" w:cs="Times New Roman"/>
                <w:b/>
                <w:bCs/>
                <w:sz w:val="20"/>
                <w:szCs w:val="20"/>
              </w:rPr>
            </w:pPr>
            <w:r w:rsidRPr="007F1D33">
              <w:rPr>
                <w:rFonts w:ascii="Times New Roman" w:hAnsi="Times New Roman" w:cs="Times New Roman"/>
                <w:b/>
                <w:bCs/>
                <w:sz w:val="20"/>
                <w:szCs w:val="20"/>
              </w:rPr>
              <w:t xml:space="preserve">Water </w:t>
            </w:r>
            <w:r w:rsidR="00B202F3">
              <w:rPr>
                <w:rFonts w:ascii="Times New Roman" w:hAnsi="Times New Roman" w:cs="Times New Roman"/>
                <w:b/>
                <w:bCs/>
                <w:sz w:val="20"/>
                <w:szCs w:val="20"/>
              </w:rPr>
              <w:t>q</w:t>
            </w:r>
            <w:r w:rsidRPr="007F1D33">
              <w:rPr>
                <w:rFonts w:ascii="Times New Roman" w:hAnsi="Times New Roman" w:cs="Times New Roman"/>
                <w:b/>
                <w:bCs/>
                <w:sz w:val="20"/>
                <w:szCs w:val="20"/>
              </w:rPr>
              <w:t>uality</w:t>
            </w:r>
          </w:p>
        </w:tc>
        <w:tc>
          <w:tcPr>
            <w:tcW w:w="1170" w:type="dxa"/>
          </w:tcPr>
          <w:p w14:paraId="1C4A5F24" w14:textId="1D23359D"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logN</w:t>
            </w:r>
            <w:r w:rsidR="00184DB6" w:rsidRPr="007F1D33">
              <w:rPr>
                <w:rFonts w:ascii="Times New Roman" w:hAnsi="Times New Roman" w:cs="Times New Roman"/>
                <w:color w:val="000000"/>
                <w:sz w:val="20"/>
                <w:szCs w:val="20"/>
                <w:vertAlign w:val="superscript"/>
              </w:rPr>
              <w:t xml:space="preserve">,4 </w:t>
            </w:r>
            <w:r w:rsidR="00021383">
              <w:rPr>
                <w:rFonts w:ascii="Times New Roman" w:hAnsi="Times New Roman" w:cs="Times New Roman"/>
                <w:color w:val="000000"/>
                <w:sz w:val="20"/>
                <w:szCs w:val="20"/>
              </w:rPr>
              <w:t xml:space="preserve"> and</w:t>
            </w:r>
            <w:r w:rsidR="00184DB6" w:rsidRPr="007F1D33">
              <w:rPr>
                <w:rFonts w:ascii="Times New Roman" w:hAnsi="Times New Roman" w:cs="Times New Roman"/>
                <w:color w:val="000000"/>
                <w:sz w:val="20"/>
                <w:szCs w:val="20"/>
              </w:rPr>
              <w:t xml:space="preserve"> </w:t>
            </w:r>
            <w:r>
              <w:rPr>
                <w:rFonts w:ascii="Times New Roman" w:hAnsi="Times New Roman" w:cs="Times New Roman"/>
                <w:color w:val="000000"/>
                <w:sz w:val="20"/>
                <w:szCs w:val="20"/>
              </w:rPr>
              <w:t>logP</w:t>
            </w:r>
            <w:r w:rsidR="00184DB6" w:rsidRPr="007F1D33">
              <w:rPr>
                <w:rFonts w:ascii="Times New Roman" w:hAnsi="Times New Roman" w:cs="Times New Roman"/>
                <w:color w:val="000000"/>
                <w:sz w:val="20"/>
                <w:szCs w:val="20"/>
                <w:vertAlign w:val="superscript"/>
              </w:rPr>
              <w:t>3, 4</w:t>
            </w:r>
            <w:r w:rsidR="00184DB6" w:rsidRPr="007F1D33">
              <w:rPr>
                <w:rFonts w:ascii="Times New Roman" w:hAnsi="Times New Roman" w:cs="Times New Roman"/>
                <w:color w:val="000000"/>
                <w:sz w:val="20"/>
                <w:szCs w:val="20"/>
              </w:rPr>
              <w:t xml:space="preserve"> </w:t>
            </w:r>
          </w:p>
        </w:tc>
        <w:tc>
          <w:tcPr>
            <w:tcW w:w="2160" w:type="dxa"/>
          </w:tcPr>
          <w:p w14:paraId="6C309F5F" w14:textId="1E124466" w:rsidR="00184DB6" w:rsidRPr="007F1D33" w:rsidRDefault="0078041D"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Concentrations of</w:t>
            </w:r>
            <w:r w:rsidRPr="007F1D33">
              <w:rPr>
                <w:rFonts w:ascii="Times New Roman" w:hAnsi="Times New Roman" w:cs="Times New Roman"/>
                <w:color w:val="000000"/>
                <w:sz w:val="20"/>
                <w:szCs w:val="20"/>
              </w:rPr>
              <w:t xml:space="preserve"> </w:t>
            </w:r>
            <w:r w:rsidR="00C665BC">
              <w:rPr>
                <w:rFonts w:ascii="Times New Roman" w:hAnsi="Times New Roman" w:cs="Times New Roman"/>
                <w:color w:val="000000"/>
                <w:sz w:val="20"/>
                <w:szCs w:val="20"/>
              </w:rPr>
              <w:t>total nitrogen and total phosphorus</w:t>
            </w:r>
            <w:r w:rsidR="00184DB6" w:rsidRPr="007F1D33">
              <w:rPr>
                <w:rFonts w:ascii="Times New Roman" w:hAnsi="Times New Roman" w:cs="Times New Roman"/>
                <w:color w:val="000000"/>
                <w:sz w:val="20"/>
                <w:szCs w:val="20"/>
              </w:rPr>
              <w:t xml:space="preserve"> </w:t>
            </w:r>
            <w:r w:rsidR="002F0DEB" w:rsidRPr="007F1D33">
              <w:rPr>
                <w:rFonts w:ascii="Times New Roman" w:hAnsi="Times New Roman" w:cs="Times New Roman"/>
                <w:color w:val="000000"/>
                <w:sz w:val="20"/>
                <w:szCs w:val="20"/>
              </w:rPr>
              <w:t>(</w:t>
            </w:r>
            <w:r w:rsidR="00FD5BD0">
              <w:rPr>
                <w:rFonts w:ascii="Times New Roman" w:hAnsi="Times New Roman" w:cs="Times New Roman"/>
                <w:color w:val="000000"/>
                <w:sz w:val="20"/>
                <w:szCs w:val="20"/>
              </w:rPr>
              <w:t>milligram</w:t>
            </w:r>
            <w:r w:rsidR="00CC1A49">
              <w:rPr>
                <w:rFonts w:ascii="Times New Roman" w:hAnsi="Times New Roman" w:cs="Times New Roman"/>
                <w:color w:val="000000"/>
                <w:sz w:val="20"/>
                <w:szCs w:val="20"/>
              </w:rPr>
              <w:t>s</w:t>
            </w:r>
            <w:r w:rsidR="00FD5BD0">
              <w:rPr>
                <w:rFonts w:ascii="Times New Roman" w:hAnsi="Times New Roman" w:cs="Times New Roman"/>
                <w:color w:val="000000"/>
                <w:sz w:val="20"/>
                <w:szCs w:val="20"/>
              </w:rPr>
              <w:t xml:space="preserve"> per liter</w:t>
            </w:r>
            <w:r w:rsidR="0061447C">
              <w:rPr>
                <w:rFonts w:ascii="Times New Roman" w:hAnsi="Times New Roman" w:cs="Times New Roman"/>
                <w:color w:val="000000"/>
                <w:sz w:val="20"/>
                <w:szCs w:val="20"/>
              </w:rPr>
              <w:t>[</w:t>
            </w:r>
            <w:r w:rsidR="002F0DEB" w:rsidRPr="007F1D33">
              <w:rPr>
                <w:rFonts w:ascii="Times New Roman" w:hAnsi="Times New Roman" w:cs="Times New Roman"/>
                <w:color w:val="000000"/>
                <w:sz w:val="20"/>
                <w:szCs w:val="20"/>
              </w:rPr>
              <w:t>mg/L</w:t>
            </w:r>
            <w:r w:rsidR="0061447C">
              <w:rPr>
                <w:rFonts w:ascii="Times New Roman" w:hAnsi="Times New Roman" w:cs="Times New Roman"/>
                <w:color w:val="000000"/>
                <w:sz w:val="20"/>
                <w:szCs w:val="20"/>
              </w:rPr>
              <w:t>]</w:t>
            </w:r>
            <w:r w:rsidR="002F0DEB" w:rsidRPr="007F1D33">
              <w:rPr>
                <w:rFonts w:ascii="Times New Roman" w:hAnsi="Times New Roman" w:cs="Times New Roman"/>
                <w:color w:val="000000"/>
                <w:sz w:val="20"/>
                <w:szCs w:val="20"/>
              </w:rPr>
              <w:t>)</w:t>
            </w:r>
            <w:r w:rsidR="002350CB">
              <w:rPr>
                <w:rFonts w:ascii="Times New Roman" w:hAnsi="Times New Roman" w:cs="Times New Roman"/>
                <w:color w:val="000000"/>
                <w:sz w:val="20"/>
                <w:szCs w:val="20"/>
              </w:rPr>
              <w:t>, log-transformed</w:t>
            </w:r>
            <w:r>
              <w:rPr>
                <w:rFonts w:ascii="Times New Roman" w:hAnsi="Times New Roman" w:cs="Times New Roman"/>
                <w:color w:val="000000"/>
                <w:sz w:val="20"/>
                <w:szCs w:val="20"/>
              </w:rPr>
              <w:t xml:space="preserve"> prior to modelling</w:t>
            </w:r>
          </w:p>
        </w:tc>
        <w:tc>
          <w:tcPr>
            <w:tcW w:w="4500" w:type="dxa"/>
          </w:tcPr>
          <w:p w14:paraId="42D18BCD" w14:textId="7E484CD2" w:rsidR="00184DB6" w:rsidRPr="0029133B" w:rsidRDefault="0031543D" w:rsidP="00EC021B">
            <w:pPr>
              <w:pStyle w:val="ListParagraph"/>
              <w:numPr>
                <w:ilvl w:val="0"/>
                <w:numId w:val="17"/>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P</w:t>
            </w:r>
            <w:r w:rsidR="00184DB6" w:rsidRPr="0029133B">
              <w:rPr>
                <w:rFonts w:ascii="Times New Roman" w:hAnsi="Times New Roman" w:cs="Times New Roman"/>
                <w:sz w:val="20"/>
                <w:szCs w:val="20"/>
              </w:rPr>
              <w:t>rovides essential macronutrients needed for plant growth and reproduction</w:t>
            </w:r>
          </w:p>
          <w:p w14:paraId="5ABEF45D" w14:textId="7B689AA3" w:rsidR="00184DB6" w:rsidRPr="0029133B" w:rsidRDefault="0031543D" w:rsidP="00A21A99">
            <w:pPr>
              <w:pStyle w:val="ListParagraph"/>
              <w:numPr>
                <w:ilvl w:val="0"/>
                <w:numId w:val="17"/>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H</w:t>
            </w:r>
            <w:r w:rsidR="00184DB6" w:rsidRPr="0029133B">
              <w:rPr>
                <w:rFonts w:ascii="Times New Roman" w:hAnsi="Times New Roman" w:cs="Times New Roman"/>
                <w:sz w:val="20"/>
                <w:szCs w:val="20"/>
              </w:rPr>
              <w:t xml:space="preserve">igh nutrient status indicates eutrophy </w:t>
            </w:r>
          </w:p>
          <w:p w14:paraId="72E80F95" w14:textId="239292C3" w:rsidR="00184DB6" w:rsidRPr="0029133B" w:rsidRDefault="0031543D" w:rsidP="00A21A99">
            <w:pPr>
              <w:pStyle w:val="ListParagraph"/>
              <w:numPr>
                <w:ilvl w:val="0"/>
                <w:numId w:val="17"/>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H</w:t>
            </w:r>
            <w:r w:rsidR="00184DB6" w:rsidRPr="0029133B">
              <w:rPr>
                <w:rFonts w:ascii="Times New Roman" w:hAnsi="Times New Roman" w:cs="Times New Roman"/>
                <w:sz w:val="20"/>
                <w:szCs w:val="20"/>
              </w:rPr>
              <w:t>ypothesis: nutrient reduction (</w:t>
            </w:r>
            <w:r w:rsidR="002C3C0A">
              <w:rPr>
                <w:rFonts w:ascii="Times New Roman" w:hAnsi="Times New Roman" w:cs="Times New Roman"/>
                <w:sz w:val="20"/>
                <w:szCs w:val="20"/>
              </w:rPr>
              <w:t>“</w:t>
            </w:r>
            <w:r w:rsidR="00184DB6" w:rsidRPr="0029133B">
              <w:rPr>
                <w:rFonts w:ascii="Times New Roman" w:hAnsi="Times New Roman" w:cs="Times New Roman"/>
                <w:sz w:val="20"/>
                <w:szCs w:val="20"/>
              </w:rPr>
              <w:t>re-oligotrophy</w:t>
            </w:r>
            <w:r w:rsidR="002C3C0A">
              <w:rPr>
                <w:rFonts w:ascii="Times New Roman" w:hAnsi="Times New Roman" w:cs="Times New Roman"/>
                <w:sz w:val="20"/>
                <w:szCs w:val="20"/>
              </w:rPr>
              <w:t>”</w:t>
            </w:r>
            <w:r w:rsidR="00184DB6" w:rsidRPr="0029133B">
              <w:rPr>
                <w:rFonts w:ascii="Times New Roman" w:hAnsi="Times New Roman" w:cs="Times New Roman"/>
                <w:sz w:val="20"/>
                <w:szCs w:val="20"/>
              </w:rPr>
              <w:t>) supports macrophyte recovery</w:t>
            </w:r>
          </w:p>
          <w:p w14:paraId="4BAAC156" w14:textId="77777777" w:rsidR="00184DB6" w:rsidRPr="0029133B" w:rsidRDefault="00184DB6" w:rsidP="00EC021B">
            <w:pPr>
              <w:spacing w:before="100" w:beforeAutospacing="1" w:after="100" w:afterAutospacing="1"/>
              <w:rPr>
                <w:rFonts w:ascii="Times New Roman" w:hAnsi="Times New Roman" w:cs="Times New Roman"/>
                <w:sz w:val="20"/>
                <w:szCs w:val="20"/>
              </w:rPr>
            </w:pPr>
          </w:p>
        </w:tc>
      </w:tr>
      <w:tr w:rsidR="00184DB6" w:rsidRPr="007F1D33" w14:paraId="69F015C7" w14:textId="77777777" w:rsidTr="00053742">
        <w:tc>
          <w:tcPr>
            <w:tcW w:w="1525" w:type="dxa"/>
          </w:tcPr>
          <w:p w14:paraId="75216680" w14:textId="18915156" w:rsidR="00184DB6" w:rsidRPr="007F1D33" w:rsidRDefault="00184DB6" w:rsidP="00EC021B">
            <w:pPr>
              <w:spacing w:before="100" w:beforeAutospacing="1" w:after="100" w:afterAutospacing="1"/>
              <w:rPr>
                <w:rFonts w:ascii="Times New Roman" w:hAnsi="Times New Roman" w:cs="Times New Roman"/>
                <w:b/>
                <w:bCs/>
                <w:strike/>
                <w:sz w:val="20"/>
                <w:szCs w:val="20"/>
              </w:rPr>
            </w:pPr>
            <w:r w:rsidRPr="007F1D33">
              <w:rPr>
                <w:rFonts w:ascii="Times New Roman" w:hAnsi="Times New Roman" w:cs="Times New Roman"/>
                <w:b/>
                <w:bCs/>
                <w:sz w:val="20"/>
                <w:szCs w:val="20"/>
              </w:rPr>
              <w:t xml:space="preserve">Water </w:t>
            </w:r>
            <w:r w:rsidR="00B202F3">
              <w:rPr>
                <w:rFonts w:ascii="Times New Roman" w:hAnsi="Times New Roman" w:cs="Times New Roman"/>
                <w:b/>
                <w:bCs/>
                <w:sz w:val="20"/>
                <w:szCs w:val="20"/>
              </w:rPr>
              <w:t>q</w:t>
            </w:r>
            <w:r w:rsidRPr="007F1D33">
              <w:rPr>
                <w:rFonts w:ascii="Times New Roman" w:hAnsi="Times New Roman" w:cs="Times New Roman"/>
                <w:b/>
                <w:bCs/>
                <w:sz w:val="20"/>
                <w:szCs w:val="20"/>
              </w:rPr>
              <w:t>uality</w:t>
            </w:r>
          </w:p>
        </w:tc>
        <w:tc>
          <w:tcPr>
            <w:tcW w:w="1170" w:type="dxa"/>
          </w:tcPr>
          <w:p w14:paraId="1D66276D" w14:textId="6F148ADE" w:rsidR="00184DB6" w:rsidRPr="007F1D33" w:rsidRDefault="00184DB6" w:rsidP="00EC021B">
            <w:pPr>
              <w:spacing w:before="100" w:beforeAutospacing="1" w:after="100" w:afterAutospacing="1"/>
              <w:rPr>
                <w:rFonts w:ascii="Times New Roman" w:hAnsi="Times New Roman" w:cs="Times New Roman"/>
                <w:color w:val="000000"/>
                <w:sz w:val="20"/>
                <w:szCs w:val="20"/>
              </w:rPr>
            </w:pPr>
            <w:r w:rsidRPr="007F1D33">
              <w:rPr>
                <w:rFonts w:ascii="Times New Roman" w:hAnsi="Times New Roman" w:cs="Times New Roman"/>
                <w:color w:val="000000"/>
                <w:sz w:val="20"/>
                <w:szCs w:val="20"/>
              </w:rPr>
              <w:t>TSS</w:t>
            </w:r>
            <w:r w:rsidRPr="007F1D33">
              <w:rPr>
                <w:rFonts w:ascii="Times New Roman" w:hAnsi="Times New Roman" w:cs="Times New Roman"/>
                <w:color w:val="000000"/>
                <w:sz w:val="20"/>
                <w:szCs w:val="20"/>
                <w:vertAlign w:val="superscript"/>
              </w:rPr>
              <w:t>3</w:t>
            </w:r>
          </w:p>
        </w:tc>
        <w:tc>
          <w:tcPr>
            <w:tcW w:w="2160" w:type="dxa"/>
          </w:tcPr>
          <w:p w14:paraId="73033BDD" w14:textId="4EA01429" w:rsidR="00184DB6" w:rsidRPr="007F1D33" w:rsidRDefault="00184DB6" w:rsidP="00EC021B">
            <w:pPr>
              <w:spacing w:before="100" w:beforeAutospacing="1" w:after="100" w:afterAutospacing="1"/>
              <w:rPr>
                <w:rFonts w:ascii="Times New Roman" w:hAnsi="Times New Roman" w:cs="Times New Roman"/>
                <w:color w:val="000000"/>
                <w:sz w:val="20"/>
                <w:szCs w:val="20"/>
              </w:rPr>
            </w:pPr>
            <w:r w:rsidRPr="007F1D33">
              <w:rPr>
                <w:rFonts w:ascii="Times New Roman" w:hAnsi="Times New Roman" w:cs="Times New Roman"/>
                <w:color w:val="000000"/>
                <w:sz w:val="20"/>
                <w:szCs w:val="20"/>
              </w:rPr>
              <w:t>Total suspended solids (mg/L)</w:t>
            </w:r>
          </w:p>
        </w:tc>
        <w:tc>
          <w:tcPr>
            <w:tcW w:w="4500" w:type="dxa"/>
          </w:tcPr>
          <w:p w14:paraId="5D4F9F4C" w14:textId="77777777" w:rsidR="00184DB6" w:rsidRPr="007F1D33" w:rsidRDefault="00184DB6" w:rsidP="00EC021B">
            <w:pPr>
              <w:pStyle w:val="ListParagraph"/>
              <w:numPr>
                <w:ilvl w:val="0"/>
                <w:numId w:val="18"/>
              </w:numPr>
              <w:spacing w:before="100" w:beforeAutospacing="1" w:after="100" w:afterAutospacing="1"/>
              <w:rPr>
                <w:rFonts w:ascii="Times New Roman" w:hAnsi="Times New Roman" w:cs="Times New Roman"/>
                <w:sz w:val="20"/>
                <w:szCs w:val="20"/>
              </w:rPr>
            </w:pPr>
            <w:r w:rsidRPr="007F1D33">
              <w:rPr>
                <w:rFonts w:ascii="Times New Roman" w:hAnsi="Times New Roman" w:cs="Times New Roman"/>
                <w:sz w:val="20"/>
                <w:szCs w:val="20"/>
              </w:rPr>
              <w:t>Exponentially decreases light availability for photosynthesis.</w:t>
            </w:r>
          </w:p>
          <w:p w14:paraId="38CCEE5B" w14:textId="77777777" w:rsidR="00184DB6" w:rsidRPr="007F1D33" w:rsidRDefault="00184DB6" w:rsidP="00EC021B">
            <w:pPr>
              <w:pStyle w:val="ListParagraph"/>
              <w:numPr>
                <w:ilvl w:val="0"/>
                <w:numId w:val="18"/>
              </w:numPr>
              <w:spacing w:before="100" w:beforeAutospacing="1" w:after="100" w:afterAutospacing="1"/>
              <w:rPr>
                <w:rFonts w:ascii="Times New Roman" w:hAnsi="Times New Roman" w:cs="Times New Roman"/>
                <w:sz w:val="20"/>
                <w:szCs w:val="20"/>
              </w:rPr>
            </w:pPr>
            <w:r w:rsidRPr="007F1D33">
              <w:rPr>
                <w:rFonts w:ascii="Times New Roman" w:hAnsi="Times New Roman" w:cs="Times New Roman"/>
                <w:sz w:val="20"/>
                <w:szCs w:val="20"/>
              </w:rPr>
              <w:t>Excess TSS arises from agricultural runoff, sewage inputs, or shoreline and island erosion.</w:t>
            </w:r>
          </w:p>
          <w:p w14:paraId="06927B93" w14:textId="23FDBDA0" w:rsidR="00184DB6" w:rsidRPr="007F1D33" w:rsidRDefault="004A7BC2" w:rsidP="00EC021B">
            <w:pPr>
              <w:pStyle w:val="ListParagraph"/>
              <w:numPr>
                <w:ilvl w:val="0"/>
                <w:numId w:val="18"/>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lastRenderedPageBreak/>
              <w:t>H</w:t>
            </w:r>
            <w:r w:rsidR="00184DB6" w:rsidRPr="0029133B">
              <w:rPr>
                <w:rFonts w:ascii="Times New Roman" w:hAnsi="Times New Roman" w:cs="Times New Roman"/>
                <w:sz w:val="20"/>
                <w:szCs w:val="20"/>
              </w:rPr>
              <w:t xml:space="preserve">ypothesis: TSS reductions (re-oligotrophy) </w:t>
            </w:r>
            <w:r w:rsidR="00184DB6">
              <w:rPr>
                <w:rFonts w:ascii="Times New Roman" w:hAnsi="Times New Roman" w:cs="Times New Roman"/>
                <w:sz w:val="20"/>
                <w:szCs w:val="20"/>
              </w:rPr>
              <w:t>facilitate</w:t>
            </w:r>
            <w:del w:id="4" w:author="Larson, Danelle M" w:date="2026-02-02T14:16:00Z" w16du:dateUtc="2026-02-02T20:16:00Z">
              <w:r w:rsidR="00184DB6" w:rsidDel="00EE4AEC">
                <w:rPr>
                  <w:rFonts w:ascii="Times New Roman" w:hAnsi="Times New Roman" w:cs="Times New Roman"/>
                  <w:sz w:val="20"/>
                  <w:szCs w:val="20"/>
                </w:rPr>
                <w:delText>s</w:delText>
              </w:r>
            </w:del>
            <w:r w:rsidR="00184DB6" w:rsidRPr="0029133B">
              <w:rPr>
                <w:rFonts w:ascii="Times New Roman" w:hAnsi="Times New Roman" w:cs="Times New Roman"/>
                <w:sz w:val="20"/>
                <w:szCs w:val="20"/>
              </w:rPr>
              <w:t xml:space="preserve"> macrophyte recovery</w:t>
            </w:r>
          </w:p>
        </w:tc>
      </w:tr>
      <w:tr w:rsidR="00184DB6" w:rsidRPr="007F1D33" w14:paraId="52FCD2DC" w14:textId="77777777" w:rsidTr="00053742">
        <w:trPr>
          <w:trHeight w:val="1340"/>
        </w:trPr>
        <w:tc>
          <w:tcPr>
            <w:tcW w:w="1525" w:type="dxa"/>
          </w:tcPr>
          <w:p w14:paraId="3A8067A8" w14:textId="236CE950" w:rsidR="00184DB6" w:rsidRPr="007F1D33" w:rsidRDefault="00184DB6" w:rsidP="00EC021B">
            <w:pPr>
              <w:spacing w:before="100" w:beforeAutospacing="1" w:after="100" w:afterAutospacing="1"/>
              <w:rPr>
                <w:rFonts w:ascii="Times New Roman" w:hAnsi="Times New Roman" w:cs="Times New Roman"/>
                <w:b/>
                <w:bCs/>
                <w:sz w:val="20"/>
                <w:szCs w:val="20"/>
              </w:rPr>
            </w:pPr>
            <w:r w:rsidRPr="007F1D33">
              <w:rPr>
                <w:rFonts w:ascii="Times New Roman" w:hAnsi="Times New Roman" w:cs="Times New Roman"/>
                <w:b/>
                <w:bCs/>
                <w:sz w:val="20"/>
                <w:szCs w:val="20"/>
              </w:rPr>
              <w:lastRenderedPageBreak/>
              <w:t xml:space="preserve">Water </w:t>
            </w:r>
            <w:r w:rsidR="00B202F3">
              <w:rPr>
                <w:rFonts w:ascii="Times New Roman" w:hAnsi="Times New Roman" w:cs="Times New Roman"/>
                <w:b/>
                <w:bCs/>
                <w:sz w:val="20"/>
                <w:szCs w:val="20"/>
              </w:rPr>
              <w:t>q</w:t>
            </w:r>
            <w:r w:rsidRPr="007F1D33">
              <w:rPr>
                <w:rFonts w:ascii="Times New Roman" w:hAnsi="Times New Roman" w:cs="Times New Roman"/>
                <w:b/>
                <w:bCs/>
                <w:sz w:val="20"/>
                <w:szCs w:val="20"/>
              </w:rPr>
              <w:t>uality</w:t>
            </w:r>
          </w:p>
        </w:tc>
        <w:tc>
          <w:tcPr>
            <w:tcW w:w="1170" w:type="dxa"/>
          </w:tcPr>
          <w:p w14:paraId="6B15753D" w14:textId="3A29579D"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CHLOROPHYLL</w:t>
            </w:r>
            <w:r w:rsidR="00184DB6" w:rsidRPr="007F1D33">
              <w:rPr>
                <w:rFonts w:ascii="Times New Roman" w:hAnsi="Times New Roman" w:cs="Times New Roman"/>
                <w:color w:val="000000"/>
                <w:sz w:val="20"/>
                <w:szCs w:val="20"/>
                <w:vertAlign w:val="superscript"/>
              </w:rPr>
              <w:t>3</w:t>
            </w:r>
          </w:p>
        </w:tc>
        <w:tc>
          <w:tcPr>
            <w:tcW w:w="2160" w:type="dxa"/>
          </w:tcPr>
          <w:p w14:paraId="313FA3DD" w14:textId="5137CE96" w:rsidR="00184DB6" w:rsidRPr="007F1D33" w:rsidRDefault="00184DB6" w:rsidP="00EC021B">
            <w:pPr>
              <w:spacing w:before="100" w:beforeAutospacing="1" w:after="100" w:afterAutospacing="1"/>
              <w:rPr>
                <w:rFonts w:ascii="Times New Roman" w:hAnsi="Times New Roman" w:cs="Times New Roman"/>
                <w:color w:val="000000"/>
                <w:sz w:val="20"/>
                <w:szCs w:val="20"/>
              </w:rPr>
            </w:pPr>
            <w:r w:rsidRPr="007F1D33">
              <w:rPr>
                <w:rFonts w:ascii="Times New Roman" w:hAnsi="Times New Roman" w:cs="Times New Roman"/>
                <w:color w:val="000000"/>
                <w:sz w:val="20"/>
                <w:szCs w:val="20"/>
              </w:rPr>
              <w:t xml:space="preserve">Chlorophyll </w:t>
            </w:r>
            <w:r w:rsidRPr="007F1D33">
              <w:rPr>
                <w:rFonts w:ascii="Times New Roman" w:hAnsi="Times New Roman" w:cs="Times New Roman"/>
                <w:i/>
                <w:iCs/>
                <w:color w:val="000000"/>
                <w:sz w:val="20"/>
                <w:szCs w:val="20"/>
              </w:rPr>
              <w:t xml:space="preserve">a </w:t>
            </w:r>
            <w:r w:rsidRPr="007F1D33">
              <w:rPr>
                <w:rFonts w:ascii="Times New Roman" w:hAnsi="Times New Roman" w:cs="Times New Roman"/>
                <w:color w:val="000000"/>
                <w:sz w:val="20"/>
                <w:szCs w:val="20"/>
              </w:rPr>
              <w:t>concentration</w:t>
            </w:r>
            <w:r w:rsidRPr="007F1D33">
              <w:rPr>
                <w:rFonts w:ascii="Times New Roman" w:hAnsi="Times New Roman" w:cs="Times New Roman"/>
                <w:i/>
                <w:iCs/>
                <w:color w:val="000000"/>
                <w:sz w:val="20"/>
                <w:szCs w:val="20"/>
              </w:rPr>
              <w:t xml:space="preserve"> </w:t>
            </w:r>
            <w:r w:rsidRPr="007F1D33">
              <w:rPr>
                <w:rFonts w:ascii="Times New Roman" w:hAnsi="Times New Roman" w:cs="Times New Roman"/>
                <w:color w:val="000000"/>
                <w:sz w:val="20"/>
                <w:szCs w:val="20"/>
              </w:rPr>
              <w:t>(</w:t>
            </w:r>
            <w:r w:rsidR="00AF2F29">
              <w:rPr>
                <w:rFonts w:ascii="Times New Roman" w:hAnsi="Times New Roman" w:cs="Times New Roman"/>
                <w:color w:val="000000"/>
                <w:sz w:val="20"/>
                <w:szCs w:val="20"/>
              </w:rPr>
              <w:t>microgram per liter</w:t>
            </w:r>
            <w:r w:rsidRPr="007F1D33">
              <w:rPr>
                <w:rFonts w:ascii="Times New Roman" w:hAnsi="Times New Roman" w:cs="Times New Roman"/>
                <w:color w:val="000000"/>
                <w:sz w:val="20"/>
                <w:szCs w:val="20"/>
              </w:rPr>
              <w:t>); proxy for phytoplankton biomass</w:t>
            </w:r>
          </w:p>
        </w:tc>
        <w:tc>
          <w:tcPr>
            <w:tcW w:w="4500" w:type="dxa"/>
          </w:tcPr>
          <w:p w14:paraId="375299B9" w14:textId="21661CC4" w:rsidR="00184DB6" w:rsidRPr="007F1D33" w:rsidRDefault="004A7BC2" w:rsidP="000C27EA">
            <w:pPr>
              <w:pStyle w:val="ListParagraph"/>
              <w:numPr>
                <w:ilvl w:val="0"/>
                <w:numId w:val="19"/>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P</w:t>
            </w:r>
            <w:r w:rsidR="00184DB6" w:rsidRPr="007F1D33">
              <w:rPr>
                <w:rFonts w:ascii="Times New Roman" w:hAnsi="Times New Roman" w:cs="Times New Roman"/>
                <w:sz w:val="20"/>
                <w:szCs w:val="20"/>
              </w:rPr>
              <w:t>hytoplankton are superior competitors to macrophytes for nutrients and light</w:t>
            </w:r>
          </w:p>
          <w:p w14:paraId="23EAA8DA" w14:textId="6D674CA3" w:rsidR="00184DB6" w:rsidRPr="0029133B" w:rsidRDefault="004A7BC2" w:rsidP="003109AC">
            <w:pPr>
              <w:pStyle w:val="ListParagraph"/>
              <w:numPr>
                <w:ilvl w:val="0"/>
                <w:numId w:val="19"/>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H</w:t>
            </w:r>
            <w:r w:rsidR="00184DB6" w:rsidRPr="0029133B">
              <w:rPr>
                <w:rFonts w:ascii="Times New Roman" w:hAnsi="Times New Roman" w:cs="Times New Roman"/>
                <w:sz w:val="20"/>
                <w:szCs w:val="20"/>
              </w:rPr>
              <w:t xml:space="preserve">igh chlorophyll </w:t>
            </w:r>
            <w:r w:rsidR="00184DB6" w:rsidRPr="0029133B">
              <w:rPr>
                <w:rFonts w:ascii="Times New Roman" w:hAnsi="Times New Roman" w:cs="Times New Roman"/>
                <w:i/>
                <w:iCs/>
                <w:sz w:val="20"/>
                <w:szCs w:val="20"/>
              </w:rPr>
              <w:t>a</w:t>
            </w:r>
            <w:r w:rsidR="00184DB6" w:rsidRPr="0029133B">
              <w:rPr>
                <w:rFonts w:ascii="Times New Roman" w:hAnsi="Times New Roman" w:cs="Times New Roman"/>
                <w:sz w:val="20"/>
                <w:szCs w:val="20"/>
              </w:rPr>
              <w:t xml:space="preserve"> indicates eutrophy</w:t>
            </w:r>
          </w:p>
          <w:p w14:paraId="53E0FFC5" w14:textId="26B52D25" w:rsidR="00184DB6" w:rsidRPr="0029133B" w:rsidRDefault="004A7BC2" w:rsidP="003109AC">
            <w:pPr>
              <w:pStyle w:val="ListParagraph"/>
              <w:numPr>
                <w:ilvl w:val="0"/>
                <w:numId w:val="19"/>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H</w:t>
            </w:r>
            <w:r w:rsidR="00184DB6" w:rsidRPr="0029133B">
              <w:rPr>
                <w:rFonts w:ascii="Times New Roman" w:hAnsi="Times New Roman" w:cs="Times New Roman"/>
                <w:sz w:val="20"/>
                <w:szCs w:val="20"/>
              </w:rPr>
              <w:t xml:space="preserve">ypothesis: chlorophyll </w:t>
            </w:r>
            <w:r w:rsidR="00184DB6" w:rsidRPr="0029133B">
              <w:rPr>
                <w:rFonts w:ascii="Times New Roman" w:hAnsi="Times New Roman" w:cs="Times New Roman"/>
                <w:i/>
                <w:iCs/>
                <w:sz w:val="20"/>
                <w:szCs w:val="20"/>
              </w:rPr>
              <w:t>a</w:t>
            </w:r>
            <w:r w:rsidR="00184DB6" w:rsidRPr="0029133B">
              <w:rPr>
                <w:rFonts w:ascii="Times New Roman" w:hAnsi="Times New Roman" w:cs="Times New Roman"/>
                <w:sz w:val="20"/>
                <w:szCs w:val="20"/>
              </w:rPr>
              <w:t xml:space="preserve"> reduction supports macrophyte recovery</w:t>
            </w:r>
          </w:p>
          <w:p w14:paraId="608B1CE9" w14:textId="77777777" w:rsidR="00184DB6" w:rsidRPr="007F1D33" w:rsidRDefault="00184DB6" w:rsidP="00EC021B">
            <w:pPr>
              <w:spacing w:before="100" w:beforeAutospacing="1" w:after="100" w:afterAutospacing="1"/>
              <w:rPr>
                <w:rFonts w:ascii="Times New Roman" w:hAnsi="Times New Roman" w:cs="Times New Roman"/>
                <w:sz w:val="20"/>
                <w:szCs w:val="20"/>
              </w:rPr>
            </w:pPr>
          </w:p>
          <w:p w14:paraId="11C8A5F4" w14:textId="2577DBD2" w:rsidR="00184DB6" w:rsidRPr="007F1D33" w:rsidRDefault="00184DB6" w:rsidP="00EC021B">
            <w:pPr>
              <w:spacing w:before="100" w:beforeAutospacing="1" w:after="100" w:afterAutospacing="1"/>
              <w:rPr>
                <w:rFonts w:ascii="Times New Roman" w:hAnsi="Times New Roman" w:cs="Times New Roman"/>
                <w:sz w:val="20"/>
                <w:szCs w:val="20"/>
              </w:rPr>
            </w:pPr>
          </w:p>
        </w:tc>
      </w:tr>
      <w:tr w:rsidR="00184DB6" w:rsidRPr="007F1D33" w14:paraId="48EA5EBC" w14:textId="77777777" w:rsidTr="00053742">
        <w:tc>
          <w:tcPr>
            <w:tcW w:w="1525" w:type="dxa"/>
          </w:tcPr>
          <w:p w14:paraId="48321E02" w14:textId="77777777" w:rsidR="00184DB6" w:rsidRPr="007F1D33" w:rsidRDefault="00184DB6" w:rsidP="00EC021B">
            <w:pPr>
              <w:spacing w:before="100" w:beforeAutospacing="1" w:after="100" w:afterAutospacing="1"/>
              <w:rPr>
                <w:rFonts w:ascii="Times New Roman" w:hAnsi="Times New Roman" w:cs="Times New Roman"/>
                <w:b/>
                <w:bCs/>
                <w:sz w:val="20"/>
                <w:szCs w:val="20"/>
              </w:rPr>
            </w:pPr>
            <w:r w:rsidRPr="007F1D33">
              <w:rPr>
                <w:rFonts w:ascii="Times New Roman" w:hAnsi="Times New Roman" w:cs="Times New Roman"/>
                <w:b/>
                <w:bCs/>
                <w:kern w:val="20"/>
                <w:sz w:val="20"/>
                <w:szCs w:val="20"/>
                <w14:ligatures w14:val="standardContextual"/>
                <w14:numForm w14:val="oldStyle"/>
              </w:rPr>
              <w:t>Climate</w:t>
            </w:r>
          </w:p>
        </w:tc>
        <w:tc>
          <w:tcPr>
            <w:tcW w:w="1170" w:type="dxa"/>
          </w:tcPr>
          <w:p w14:paraId="45B615A2" w14:textId="6372B628"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TEMPERATURE</w:t>
            </w:r>
            <w:r w:rsidR="00184DB6" w:rsidRPr="007F1D33">
              <w:rPr>
                <w:rFonts w:ascii="Times New Roman" w:hAnsi="Times New Roman" w:cs="Times New Roman"/>
                <w:color w:val="000000"/>
                <w:sz w:val="20"/>
                <w:szCs w:val="20"/>
                <w:vertAlign w:val="superscript"/>
              </w:rPr>
              <w:t>3</w:t>
            </w:r>
          </w:p>
        </w:tc>
        <w:tc>
          <w:tcPr>
            <w:tcW w:w="2160" w:type="dxa"/>
          </w:tcPr>
          <w:p w14:paraId="7568B8B2" w14:textId="37102D8E" w:rsidR="00184DB6" w:rsidRPr="007F1D33" w:rsidRDefault="00184DB6" w:rsidP="00EC021B">
            <w:pPr>
              <w:spacing w:before="100" w:beforeAutospacing="1" w:after="100" w:afterAutospacing="1"/>
              <w:rPr>
                <w:rFonts w:ascii="Times New Roman" w:hAnsi="Times New Roman" w:cs="Times New Roman"/>
                <w:color w:val="000000"/>
                <w:sz w:val="20"/>
                <w:szCs w:val="20"/>
              </w:rPr>
            </w:pPr>
            <w:r w:rsidRPr="007F1D33">
              <w:rPr>
                <w:rFonts w:ascii="Times New Roman" w:hAnsi="Times New Roman" w:cs="Times New Roman"/>
                <w:color w:val="000000"/>
                <w:sz w:val="20"/>
                <w:szCs w:val="20"/>
              </w:rPr>
              <w:t>Water temperature (°Celsius)</w:t>
            </w:r>
          </w:p>
        </w:tc>
        <w:tc>
          <w:tcPr>
            <w:tcW w:w="4500" w:type="dxa"/>
          </w:tcPr>
          <w:p w14:paraId="6B74E684" w14:textId="2D60B15D" w:rsidR="00184DB6" w:rsidRPr="007F1D33" w:rsidRDefault="004A7BC2" w:rsidP="003628DD">
            <w:pPr>
              <w:pStyle w:val="ListParagraph"/>
              <w:numPr>
                <w:ilvl w:val="0"/>
                <w:numId w:val="20"/>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A</w:t>
            </w:r>
            <w:r w:rsidR="00184DB6" w:rsidRPr="007F1D33">
              <w:rPr>
                <w:rFonts w:ascii="Times New Roman" w:hAnsi="Times New Roman" w:cs="Times New Roman"/>
                <w:sz w:val="20"/>
                <w:szCs w:val="20"/>
              </w:rPr>
              <w:t xml:space="preserve">ffects macrophyte metabolic rates, reproductive cycles, nutrient leaching, </w:t>
            </w:r>
            <w:r w:rsidR="00F50AA4">
              <w:rPr>
                <w:rFonts w:ascii="Times New Roman" w:hAnsi="Times New Roman" w:cs="Times New Roman"/>
                <w:sz w:val="20"/>
                <w:szCs w:val="20"/>
              </w:rPr>
              <w:t xml:space="preserve">and </w:t>
            </w:r>
            <w:r w:rsidR="00184DB6" w:rsidRPr="007F1D33">
              <w:rPr>
                <w:rFonts w:ascii="Times New Roman" w:hAnsi="Times New Roman" w:cs="Times New Roman"/>
                <w:sz w:val="20"/>
                <w:szCs w:val="20"/>
              </w:rPr>
              <w:t>decay rates</w:t>
            </w:r>
          </w:p>
          <w:p w14:paraId="299B186A" w14:textId="7F7CD458" w:rsidR="00184DB6" w:rsidRPr="007F1D33" w:rsidRDefault="004A7BC2" w:rsidP="00EC021B">
            <w:pPr>
              <w:pStyle w:val="ListParagraph"/>
              <w:numPr>
                <w:ilvl w:val="0"/>
                <w:numId w:val="20"/>
              </w:numPr>
              <w:spacing w:before="100" w:beforeAutospacing="1" w:after="100" w:afterAutospacing="1"/>
              <w:rPr>
                <w:rFonts w:ascii="Times New Roman" w:hAnsi="Times New Roman" w:cs="Times New Roman"/>
                <w:sz w:val="20"/>
                <w:szCs w:val="20"/>
              </w:rPr>
            </w:pPr>
            <w:proofErr w:type="gramStart"/>
            <w:r>
              <w:rPr>
                <w:rFonts w:ascii="Times New Roman" w:hAnsi="Times New Roman" w:cs="Times New Roman"/>
                <w:sz w:val="20"/>
                <w:szCs w:val="20"/>
              </w:rPr>
              <w:t>C</w:t>
            </w:r>
            <w:r w:rsidR="00184DB6" w:rsidRPr="007F1D33">
              <w:rPr>
                <w:rFonts w:ascii="Times New Roman" w:hAnsi="Times New Roman" w:cs="Times New Roman"/>
                <w:sz w:val="20"/>
                <w:szCs w:val="20"/>
              </w:rPr>
              <w:t>auses</w:t>
            </w:r>
            <w:proofErr w:type="gramEnd"/>
            <w:r w:rsidR="00184DB6" w:rsidRPr="007F1D33">
              <w:rPr>
                <w:rFonts w:ascii="Times New Roman" w:hAnsi="Times New Roman" w:cs="Times New Roman"/>
                <w:sz w:val="20"/>
                <w:szCs w:val="20"/>
              </w:rPr>
              <w:t xml:space="preserve"> mortality of heat-intolerant species </w:t>
            </w:r>
          </w:p>
          <w:p w14:paraId="5DAE7377" w14:textId="52D23670" w:rsidR="00184DB6" w:rsidRPr="007F1D33" w:rsidRDefault="004A7BC2" w:rsidP="00EC021B">
            <w:pPr>
              <w:pStyle w:val="ListParagraph"/>
              <w:numPr>
                <w:ilvl w:val="0"/>
                <w:numId w:val="20"/>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M</w:t>
            </w:r>
            <w:r w:rsidR="00184DB6" w:rsidRPr="007F1D33">
              <w:rPr>
                <w:rFonts w:ascii="Times New Roman" w:hAnsi="Times New Roman" w:cs="Times New Roman"/>
                <w:sz w:val="20"/>
                <w:szCs w:val="20"/>
              </w:rPr>
              <w:t>acrophyte sensitivity indicates a biological response to climatic changes</w:t>
            </w:r>
          </w:p>
        </w:tc>
      </w:tr>
    </w:tbl>
    <w:p w14:paraId="2B040695" w14:textId="34E15795" w:rsidR="004F2A96" w:rsidRDefault="004F2A96">
      <w:pPr>
        <w:rPr>
          <w:rFonts w:cstheme="minorHAnsi"/>
          <w:sz w:val="24"/>
          <w:szCs w:val="24"/>
        </w:rPr>
      </w:pPr>
      <w:r>
        <w:rPr>
          <w:rFonts w:cstheme="minorHAnsi"/>
          <w:sz w:val="24"/>
          <w:szCs w:val="24"/>
        </w:rPr>
        <w:br w:type="page"/>
      </w:r>
    </w:p>
    <w:p w14:paraId="73C70735" w14:textId="4695E87D" w:rsidR="00E05E90" w:rsidRDefault="00112C43" w:rsidP="00104424">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004D815" wp14:editId="2C8B8C09">
            <wp:extent cx="5339080" cy="5777593"/>
            <wp:effectExtent l="0" t="0" r="0" b="0"/>
            <wp:docPr id="687399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99769" name="Picture 687399769"/>
                    <pic:cNvPicPr/>
                  </pic:nvPicPr>
                  <pic:blipFill rotWithShape="1">
                    <a:blip r:embed="rId18" cstate="print">
                      <a:extLst>
                        <a:ext uri="{28A0092B-C50C-407E-A947-70E740481C1C}">
                          <a14:useLocalDpi xmlns:a14="http://schemas.microsoft.com/office/drawing/2010/main" val="0"/>
                        </a:ext>
                      </a:extLst>
                    </a:blip>
                    <a:srcRect l="5037" t="6722" r="5128" b="18158"/>
                    <a:stretch>
                      <a:fillRect/>
                    </a:stretch>
                  </pic:blipFill>
                  <pic:spPr bwMode="auto">
                    <a:xfrm>
                      <a:off x="0" y="0"/>
                      <a:ext cx="5339440" cy="5777983"/>
                    </a:xfrm>
                    <a:prstGeom prst="rect">
                      <a:avLst/>
                    </a:prstGeom>
                    <a:ln>
                      <a:noFill/>
                    </a:ln>
                    <a:extLst>
                      <a:ext uri="{53640926-AAD7-44D8-BBD7-CCE9431645EC}">
                        <a14:shadowObscured xmlns:a14="http://schemas.microsoft.com/office/drawing/2010/main"/>
                      </a:ext>
                    </a:extLst>
                  </pic:spPr>
                </pic:pic>
              </a:graphicData>
            </a:graphic>
          </wp:inline>
        </w:drawing>
      </w:r>
    </w:p>
    <w:p w14:paraId="6F6A2DB0" w14:textId="25567123" w:rsidR="00441972" w:rsidRDefault="00857342" w:rsidP="00441972">
      <w:pPr>
        <w:rPr>
          <w:rFonts w:ascii="Times New Roman" w:hAnsi="Times New Roman" w:cs="Times New Roman"/>
          <w:sz w:val="24"/>
          <w:szCs w:val="24"/>
        </w:rPr>
      </w:pPr>
      <w:r>
        <w:rPr>
          <w:rFonts w:ascii="Times New Roman" w:hAnsi="Times New Roman" w:cs="Times New Roman"/>
          <w:b/>
          <w:bCs/>
          <w:sz w:val="24"/>
          <w:szCs w:val="24"/>
        </w:rPr>
        <w:t>FIGURE</w:t>
      </w:r>
      <w:r w:rsidR="00E05E90" w:rsidRPr="007D6E20">
        <w:rPr>
          <w:rFonts w:ascii="Times New Roman" w:hAnsi="Times New Roman" w:cs="Times New Roman"/>
          <w:b/>
          <w:bCs/>
          <w:sz w:val="24"/>
          <w:szCs w:val="24"/>
        </w:rPr>
        <w:t xml:space="preserve"> </w:t>
      </w:r>
      <w:r w:rsidR="003273DD" w:rsidRPr="007D6E20">
        <w:rPr>
          <w:rFonts w:ascii="Times New Roman" w:hAnsi="Times New Roman" w:cs="Times New Roman"/>
          <w:b/>
          <w:bCs/>
          <w:sz w:val="24"/>
          <w:szCs w:val="24"/>
        </w:rPr>
        <w:t>1</w:t>
      </w:r>
      <w:r w:rsidR="00E05E90" w:rsidRPr="007D6E20">
        <w:rPr>
          <w:rFonts w:ascii="Times New Roman" w:hAnsi="Times New Roman" w:cs="Times New Roman"/>
          <w:b/>
          <w:bCs/>
          <w:sz w:val="24"/>
          <w:szCs w:val="24"/>
        </w:rPr>
        <w:t xml:space="preserve"> </w:t>
      </w:r>
      <w:r w:rsidR="001301C4" w:rsidRPr="00932AD4">
        <w:rPr>
          <w:rFonts w:ascii="Times New Roman" w:hAnsi="Times New Roman" w:cs="Times New Roman"/>
          <w:sz w:val="24"/>
          <w:szCs w:val="24"/>
        </w:rPr>
        <w:t xml:space="preserve">A </w:t>
      </w:r>
      <w:r w:rsidR="007C0A19">
        <w:rPr>
          <w:rFonts w:ascii="Times New Roman" w:hAnsi="Times New Roman" w:cs="Times New Roman"/>
          <w:sz w:val="24"/>
          <w:szCs w:val="24"/>
        </w:rPr>
        <w:t>m</w:t>
      </w:r>
      <w:r w:rsidR="00E05E90" w:rsidRPr="007D6E20">
        <w:rPr>
          <w:rFonts w:ascii="Times New Roman" w:hAnsi="Times New Roman" w:cs="Times New Roman"/>
          <w:sz w:val="24"/>
          <w:szCs w:val="24"/>
        </w:rPr>
        <w:t xml:space="preserve">ap of the </w:t>
      </w:r>
      <w:r w:rsidR="0084225A">
        <w:rPr>
          <w:rFonts w:ascii="Times New Roman" w:hAnsi="Times New Roman" w:cs="Times New Roman"/>
          <w:sz w:val="24"/>
          <w:szCs w:val="24"/>
        </w:rPr>
        <w:t>UMR</w:t>
      </w:r>
      <w:r w:rsidR="00E05E90" w:rsidRPr="007D6E20">
        <w:rPr>
          <w:rFonts w:ascii="Times New Roman" w:hAnsi="Times New Roman" w:cs="Times New Roman"/>
          <w:sz w:val="24"/>
          <w:szCs w:val="24"/>
        </w:rPr>
        <w:t xml:space="preserve"> </w:t>
      </w:r>
      <w:r w:rsidR="00FE3689">
        <w:rPr>
          <w:rFonts w:ascii="Times New Roman" w:hAnsi="Times New Roman" w:cs="Times New Roman"/>
          <w:sz w:val="24"/>
          <w:szCs w:val="24"/>
        </w:rPr>
        <w:t>showing</w:t>
      </w:r>
      <w:r w:rsidR="00B839F3" w:rsidRPr="007D6E20">
        <w:rPr>
          <w:rFonts w:ascii="Times New Roman" w:hAnsi="Times New Roman" w:cs="Times New Roman"/>
          <w:sz w:val="24"/>
          <w:szCs w:val="24"/>
        </w:rPr>
        <w:t xml:space="preserve"> (</w:t>
      </w:r>
      <w:r w:rsidR="00B7353E">
        <w:rPr>
          <w:rFonts w:ascii="Times New Roman" w:hAnsi="Times New Roman" w:cs="Times New Roman"/>
          <w:sz w:val="24"/>
          <w:szCs w:val="24"/>
        </w:rPr>
        <w:t>A</w:t>
      </w:r>
      <w:r w:rsidR="00B839F3" w:rsidRPr="007D6E20">
        <w:rPr>
          <w:rFonts w:ascii="Times New Roman" w:hAnsi="Times New Roman" w:cs="Times New Roman"/>
          <w:sz w:val="24"/>
          <w:szCs w:val="24"/>
        </w:rPr>
        <w:t>) f</w:t>
      </w:r>
      <w:r w:rsidR="00E05E90" w:rsidRPr="007D6E20">
        <w:rPr>
          <w:rFonts w:ascii="Times New Roman" w:hAnsi="Times New Roman" w:cs="Times New Roman"/>
          <w:sz w:val="24"/>
          <w:szCs w:val="24"/>
        </w:rPr>
        <w:t xml:space="preserve">our </w:t>
      </w:r>
      <w:r w:rsidR="00785F6C">
        <w:rPr>
          <w:rFonts w:ascii="Times New Roman" w:hAnsi="Times New Roman" w:cs="Times New Roman"/>
          <w:sz w:val="24"/>
          <w:szCs w:val="24"/>
        </w:rPr>
        <w:t xml:space="preserve">study </w:t>
      </w:r>
      <w:r w:rsidR="00626165">
        <w:rPr>
          <w:rFonts w:ascii="Times New Roman" w:hAnsi="Times New Roman" w:cs="Times New Roman"/>
          <w:sz w:val="24"/>
          <w:szCs w:val="24"/>
        </w:rPr>
        <w:t xml:space="preserve">reaches </w:t>
      </w:r>
      <w:r w:rsidR="00E05E90" w:rsidRPr="007D6E20">
        <w:rPr>
          <w:rFonts w:ascii="Times New Roman" w:hAnsi="Times New Roman" w:cs="Times New Roman"/>
          <w:sz w:val="24"/>
          <w:szCs w:val="24"/>
        </w:rPr>
        <w:t xml:space="preserve">with long-term resource monitoring </w:t>
      </w:r>
      <w:r w:rsidR="00E81CEC">
        <w:rPr>
          <w:rFonts w:ascii="Times New Roman" w:hAnsi="Times New Roman" w:cs="Times New Roman"/>
          <w:sz w:val="24"/>
          <w:szCs w:val="24"/>
        </w:rPr>
        <w:t>(LTRM)</w:t>
      </w:r>
      <w:r w:rsidR="00E05E90" w:rsidRPr="007D6E20">
        <w:rPr>
          <w:rFonts w:ascii="Times New Roman" w:hAnsi="Times New Roman" w:cs="Times New Roman"/>
          <w:sz w:val="24"/>
          <w:szCs w:val="24"/>
        </w:rPr>
        <w:t xml:space="preserve"> included in this study (“LTRM Study </w:t>
      </w:r>
      <w:r w:rsidR="00FE5F21">
        <w:rPr>
          <w:rFonts w:ascii="Times New Roman" w:hAnsi="Times New Roman" w:cs="Times New Roman"/>
          <w:sz w:val="24"/>
          <w:szCs w:val="24"/>
        </w:rPr>
        <w:t>Reache</w:t>
      </w:r>
      <w:r w:rsidR="00772028">
        <w:rPr>
          <w:rFonts w:ascii="Times New Roman" w:hAnsi="Times New Roman" w:cs="Times New Roman"/>
          <w:sz w:val="24"/>
          <w:szCs w:val="24"/>
        </w:rPr>
        <w:t>s</w:t>
      </w:r>
      <w:r w:rsidR="00E05E90" w:rsidRPr="007D6E20">
        <w:rPr>
          <w:rFonts w:ascii="Times New Roman" w:hAnsi="Times New Roman" w:cs="Times New Roman"/>
          <w:sz w:val="24"/>
          <w:szCs w:val="24"/>
        </w:rPr>
        <w:t>”)</w:t>
      </w:r>
      <w:r w:rsidR="00266F10" w:rsidRPr="007D6E20">
        <w:rPr>
          <w:rFonts w:ascii="Times New Roman" w:hAnsi="Times New Roman" w:cs="Times New Roman"/>
          <w:sz w:val="24"/>
          <w:szCs w:val="24"/>
        </w:rPr>
        <w:t xml:space="preserve">, which span </w:t>
      </w:r>
      <w:r w:rsidR="00782A05">
        <w:rPr>
          <w:rFonts w:ascii="Times New Roman" w:hAnsi="Times New Roman" w:cs="Times New Roman"/>
          <w:sz w:val="24"/>
          <w:szCs w:val="24"/>
        </w:rPr>
        <w:t>~</w:t>
      </w:r>
      <w:r w:rsidR="0044628C">
        <w:rPr>
          <w:rFonts w:ascii="Times New Roman" w:hAnsi="Times New Roman" w:cs="Times New Roman"/>
          <w:sz w:val="24"/>
          <w:szCs w:val="24"/>
        </w:rPr>
        <w:t>4</w:t>
      </w:r>
      <w:r w:rsidR="00266F10" w:rsidRPr="007D6E20">
        <w:rPr>
          <w:rFonts w:ascii="Times New Roman" w:hAnsi="Times New Roman" w:cs="Times New Roman"/>
          <w:sz w:val="24"/>
          <w:szCs w:val="24"/>
        </w:rPr>
        <w:t>00 river km</w:t>
      </w:r>
      <w:r w:rsidR="00E05E90" w:rsidRPr="007D6E20">
        <w:rPr>
          <w:rFonts w:ascii="Times New Roman" w:hAnsi="Times New Roman" w:cs="Times New Roman"/>
          <w:sz w:val="24"/>
          <w:szCs w:val="24"/>
        </w:rPr>
        <w:t xml:space="preserve">. Using </w:t>
      </w:r>
      <w:r w:rsidR="00772028">
        <w:rPr>
          <w:rFonts w:ascii="Times New Roman" w:hAnsi="Times New Roman" w:cs="Times New Roman"/>
          <w:sz w:val="24"/>
          <w:szCs w:val="24"/>
        </w:rPr>
        <w:t>Lower Pool 4</w:t>
      </w:r>
      <w:r w:rsidR="00E05E90" w:rsidRPr="007D6E20">
        <w:rPr>
          <w:rFonts w:ascii="Times New Roman" w:hAnsi="Times New Roman" w:cs="Times New Roman"/>
          <w:sz w:val="24"/>
          <w:szCs w:val="24"/>
        </w:rPr>
        <w:t xml:space="preserve"> as an example, the map displays the four primary strata</w:t>
      </w:r>
      <w:r w:rsidR="003C4BA3" w:rsidRPr="007D6E20">
        <w:rPr>
          <w:rFonts w:ascii="Times New Roman" w:hAnsi="Times New Roman" w:cs="Times New Roman"/>
          <w:sz w:val="24"/>
          <w:szCs w:val="24"/>
        </w:rPr>
        <w:t xml:space="preserve"> </w:t>
      </w:r>
      <w:r w:rsidR="00181A7B">
        <w:rPr>
          <w:rFonts w:ascii="Times New Roman" w:hAnsi="Times New Roman" w:cs="Times New Roman"/>
          <w:sz w:val="24"/>
          <w:szCs w:val="24"/>
        </w:rPr>
        <w:t xml:space="preserve">(in colors) </w:t>
      </w:r>
      <w:r w:rsidR="00E05E90" w:rsidRPr="007D6E20">
        <w:rPr>
          <w:rFonts w:ascii="Times New Roman" w:hAnsi="Times New Roman" w:cs="Times New Roman"/>
          <w:sz w:val="24"/>
          <w:szCs w:val="24"/>
        </w:rPr>
        <w:t>and examples of macrophyte sampling plots (</w:t>
      </w:r>
      <w:r w:rsidR="002F0945">
        <w:rPr>
          <w:rFonts w:ascii="Times New Roman" w:hAnsi="Times New Roman" w:cs="Times New Roman"/>
          <w:sz w:val="24"/>
          <w:szCs w:val="24"/>
        </w:rPr>
        <w:t>black</w:t>
      </w:r>
      <w:r w:rsidR="00E05E90" w:rsidRPr="007D6E20">
        <w:rPr>
          <w:rFonts w:ascii="Times New Roman" w:hAnsi="Times New Roman" w:cs="Times New Roman"/>
          <w:sz w:val="24"/>
          <w:szCs w:val="24"/>
        </w:rPr>
        <w:t xml:space="preserve"> dots) for a given year selected via a stratified random sampling </w:t>
      </w:r>
      <w:r w:rsidR="000F14B3">
        <w:rPr>
          <w:rFonts w:ascii="Times New Roman" w:hAnsi="Times New Roman" w:cs="Times New Roman"/>
          <w:sz w:val="24"/>
          <w:szCs w:val="24"/>
        </w:rPr>
        <w:t>design</w:t>
      </w:r>
      <w:r w:rsidR="00E05E90" w:rsidRPr="007D6E20">
        <w:rPr>
          <w:rFonts w:ascii="Times New Roman" w:hAnsi="Times New Roman" w:cs="Times New Roman"/>
          <w:sz w:val="24"/>
          <w:szCs w:val="24"/>
        </w:rPr>
        <w:t>.</w:t>
      </w:r>
      <w:r w:rsidR="00FC02EF">
        <w:rPr>
          <w:rFonts w:ascii="Times New Roman" w:hAnsi="Times New Roman" w:cs="Times New Roman"/>
          <w:sz w:val="24"/>
          <w:szCs w:val="24"/>
        </w:rPr>
        <w:t xml:space="preserve"> The white areas are un</w:t>
      </w:r>
      <w:r w:rsidR="00FA25C2">
        <w:rPr>
          <w:rFonts w:ascii="Times New Roman" w:hAnsi="Times New Roman" w:cs="Times New Roman"/>
          <w:sz w:val="24"/>
          <w:szCs w:val="24"/>
        </w:rPr>
        <w:t xml:space="preserve">sampled for aquatic plants because </w:t>
      </w:r>
      <w:proofErr w:type="gramStart"/>
      <w:r w:rsidR="00FA25C2">
        <w:rPr>
          <w:rFonts w:ascii="Times New Roman" w:hAnsi="Times New Roman" w:cs="Times New Roman"/>
          <w:sz w:val="24"/>
          <w:szCs w:val="24"/>
        </w:rPr>
        <w:t>it lies</w:t>
      </w:r>
      <w:proofErr w:type="gramEnd"/>
      <w:r w:rsidR="00FA25C2">
        <w:rPr>
          <w:rFonts w:ascii="Times New Roman" w:hAnsi="Times New Roman" w:cs="Times New Roman"/>
          <w:sz w:val="24"/>
          <w:szCs w:val="24"/>
        </w:rPr>
        <w:t xml:space="preserve"> either on land or </w:t>
      </w:r>
      <w:proofErr w:type="gramStart"/>
      <w:r w:rsidR="00FA25C2">
        <w:rPr>
          <w:rFonts w:ascii="Times New Roman" w:hAnsi="Times New Roman" w:cs="Times New Roman"/>
          <w:sz w:val="24"/>
          <w:szCs w:val="24"/>
        </w:rPr>
        <w:t>is</w:t>
      </w:r>
      <w:proofErr w:type="gramEnd"/>
      <w:r w:rsidR="00FA25C2">
        <w:rPr>
          <w:rFonts w:ascii="Times New Roman" w:hAnsi="Times New Roman" w:cs="Times New Roman"/>
          <w:sz w:val="24"/>
          <w:szCs w:val="24"/>
        </w:rPr>
        <w:t xml:space="preserve"> on the main channel of the river.</w:t>
      </w:r>
      <w:r w:rsidR="00E05E90" w:rsidRPr="007D6E20">
        <w:rPr>
          <w:rFonts w:ascii="Times New Roman" w:hAnsi="Times New Roman" w:cs="Times New Roman"/>
          <w:sz w:val="24"/>
          <w:szCs w:val="24"/>
        </w:rPr>
        <w:t xml:space="preserve"> </w:t>
      </w:r>
      <w:r w:rsidR="00546673" w:rsidRPr="007D6E20">
        <w:rPr>
          <w:rFonts w:ascii="Times New Roman" w:hAnsi="Times New Roman" w:cs="Times New Roman"/>
          <w:sz w:val="24"/>
          <w:szCs w:val="24"/>
        </w:rPr>
        <w:t xml:space="preserve">The photographs show various macrophyte </w:t>
      </w:r>
      <w:r w:rsidR="000F14B3">
        <w:rPr>
          <w:rFonts w:ascii="Times New Roman" w:hAnsi="Times New Roman" w:cs="Times New Roman"/>
          <w:sz w:val="24"/>
          <w:szCs w:val="24"/>
        </w:rPr>
        <w:t>traits of</w:t>
      </w:r>
      <w:r w:rsidR="00205B5C">
        <w:rPr>
          <w:rFonts w:ascii="Times New Roman" w:hAnsi="Times New Roman" w:cs="Times New Roman"/>
          <w:sz w:val="24"/>
          <w:szCs w:val="24"/>
        </w:rPr>
        <w:t xml:space="preserve"> “</w:t>
      </w:r>
      <w:r w:rsidR="00546673" w:rsidRPr="007D6E20">
        <w:rPr>
          <w:rFonts w:ascii="Times New Roman" w:hAnsi="Times New Roman" w:cs="Times New Roman"/>
          <w:sz w:val="24"/>
          <w:szCs w:val="24"/>
        </w:rPr>
        <w:t>life form</w:t>
      </w:r>
      <w:r w:rsidR="00205B5C">
        <w:rPr>
          <w:rFonts w:ascii="Times New Roman" w:hAnsi="Times New Roman" w:cs="Times New Roman"/>
          <w:sz w:val="24"/>
          <w:szCs w:val="24"/>
        </w:rPr>
        <w:t>”</w:t>
      </w:r>
      <w:r w:rsidR="00546673" w:rsidRPr="007D6E20">
        <w:rPr>
          <w:rFonts w:ascii="Times New Roman" w:hAnsi="Times New Roman" w:cs="Times New Roman"/>
          <w:sz w:val="24"/>
          <w:szCs w:val="24"/>
        </w:rPr>
        <w:t xml:space="preserve"> on the river: (</w:t>
      </w:r>
      <w:r w:rsidR="006D25E0">
        <w:rPr>
          <w:rFonts w:ascii="Times New Roman" w:hAnsi="Times New Roman" w:cs="Times New Roman"/>
          <w:sz w:val="24"/>
          <w:szCs w:val="24"/>
        </w:rPr>
        <w:t>B</w:t>
      </w:r>
      <w:r w:rsidR="00546673" w:rsidRPr="007D6E20">
        <w:rPr>
          <w:rFonts w:ascii="Times New Roman" w:hAnsi="Times New Roman" w:cs="Times New Roman"/>
          <w:sz w:val="24"/>
          <w:szCs w:val="24"/>
        </w:rPr>
        <w:t xml:space="preserve">) </w:t>
      </w:r>
      <w:r w:rsidR="00A00AB2">
        <w:rPr>
          <w:rFonts w:ascii="Times New Roman" w:hAnsi="Times New Roman" w:cs="Times New Roman"/>
          <w:sz w:val="24"/>
          <w:szCs w:val="24"/>
        </w:rPr>
        <w:t>algae</w:t>
      </w:r>
      <w:r w:rsidR="00546673" w:rsidRPr="007D6E20">
        <w:rPr>
          <w:rFonts w:ascii="Times New Roman" w:hAnsi="Times New Roman" w:cs="Times New Roman"/>
          <w:sz w:val="24"/>
          <w:szCs w:val="24"/>
        </w:rPr>
        <w:t xml:space="preserve"> (</w:t>
      </w:r>
      <w:r w:rsidR="00CA4413" w:rsidRPr="007D6E20">
        <w:rPr>
          <w:rFonts w:ascii="Times New Roman" w:hAnsi="Times New Roman" w:cs="Times New Roman"/>
          <w:sz w:val="24"/>
          <w:szCs w:val="24"/>
        </w:rPr>
        <w:t xml:space="preserve">several species of </w:t>
      </w:r>
      <w:r w:rsidR="00487009" w:rsidRPr="007D6E20">
        <w:rPr>
          <w:rFonts w:ascii="Times New Roman" w:hAnsi="Times New Roman" w:cs="Times New Roman"/>
          <w:sz w:val="24"/>
          <w:szCs w:val="24"/>
        </w:rPr>
        <w:t xml:space="preserve">filamentous </w:t>
      </w:r>
      <w:r w:rsidR="00CA4413" w:rsidRPr="007D6E20">
        <w:rPr>
          <w:rFonts w:ascii="Times New Roman" w:hAnsi="Times New Roman" w:cs="Times New Roman"/>
          <w:sz w:val="24"/>
          <w:szCs w:val="24"/>
        </w:rPr>
        <w:t>macroalgae</w:t>
      </w:r>
      <w:r w:rsidR="00487009" w:rsidRPr="007D6E20">
        <w:rPr>
          <w:rFonts w:ascii="Times New Roman" w:hAnsi="Times New Roman" w:cs="Times New Roman"/>
          <w:sz w:val="24"/>
          <w:szCs w:val="24"/>
        </w:rPr>
        <w:t>); (</w:t>
      </w:r>
      <w:r w:rsidR="006D25E0">
        <w:rPr>
          <w:rFonts w:ascii="Times New Roman" w:hAnsi="Times New Roman" w:cs="Times New Roman"/>
          <w:sz w:val="24"/>
          <w:szCs w:val="24"/>
        </w:rPr>
        <w:t>C</w:t>
      </w:r>
      <w:r w:rsidR="00487009" w:rsidRPr="007D6E20">
        <w:rPr>
          <w:rFonts w:ascii="Times New Roman" w:hAnsi="Times New Roman" w:cs="Times New Roman"/>
          <w:sz w:val="24"/>
          <w:szCs w:val="24"/>
        </w:rPr>
        <w:t>) free-floating plants (several species of duckweeds</w:t>
      </w:r>
      <w:r w:rsidR="00BD434D" w:rsidRPr="007D6E20">
        <w:rPr>
          <w:rFonts w:ascii="Times New Roman" w:hAnsi="Times New Roman" w:cs="Times New Roman"/>
          <w:sz w:val="24"/>
          <w:szCs w:val="24"/>
        </w:rPr>
        <w:t xml:space="preserve"> and water ferns</w:t>
      </w:r>
      <w:r w:rsidR="00487009" w:rsidRPr="007D6E20">
        <w:rPr>
          <w:rFonts w:ascii="Times New Roman" w:hAnsi="Times New Roman" w:cs="Times New Roman"/>
          <w:sz w:val="24"/>
          <w:szCs w:val="24"/>
        </w:rPr>
        <w:t>); and (</w:t>
      </w:r>
      <w:r w:rsidR="006D25E0">
        <w:rPr>
          <w:rFonts w:ascii="Times New Roman" w:hAnsi="Times New Roman" w:cs="Times New Roman"/>
          <w:sz w:val="24"/>
          <w:szCs w:val="24"/>
        </w:rPr>
        <w:t>D</w:t>
      </w:r>
      <w:r w:rsidR="00487009" w:rsidRPr="007D6E20">
        <w:rPr>
          <w:rFonts w:ascii="Times New Roman" w:hAnsi="Times New Roman" w:cs="Times New Roman"/>
          <w:sz w:val="24"/>
          <w:szCs w:val="24"/>
        </w:rPr>
        <w:t>) submersed plants.</w:t>
      </w:r>
      <w:r w:rsidR="00C24201">
        <w:rPr>
          <w:rFonts w:ascii="Times New Roman" w:hAnsi="Times New Roman" w:cs="Times New Roman"/>
          <w:sz w:val="24"/>
          <w:szCs w:val="24"/>
        </w:rPr>
        <w:t xml:space="preserve"> </w:t>
      </w:r>
      <w:r w:rsidR="007E6805">
        <w:rPr>
          <w:rFonts w:ascii="Times New Roman" w:hAnsi="Times New Roman" w:cs="Times New Roman"/>
          <w:sz w:val="24"/>
          <w:szCs w:val="24"/>
        </w:rPr>
        <w:t>M</w:t>
      </w:r>
      <w:r w:rsidR="007E6805" w:rsidRPr="007E6805">
        <w:rPr>
          <w:rFonts w:ascii="Times New Roman" w:hAnsi="Times New Roman" w:cs="Times New Roman"/>
          <w:sz w:val="24"/>
          <w:szCs w:val="24"/>
        </w:rPr>
        <w:t xml:space="preserve">ap lines delineate study areas and do not necessarily depict accepted national </w:t>
      </w:r>
      <w:r w:rsidR="003E3B5F">
        <w:rPr>
          <w:rFonts w:ascii="Times New Roman" w:hAnsi="Times New Roman" w:cs="Times New Roman"/>
          <w:sz w:val="24"/>
          <w:szCs w:val="24"/>
        </w:rPr>
        <w:t xml:space="preserve">or state </w:t>
      </w:r>
      <w:r w:rsidR="007E6805" w:rsidRPr="007E6805">
        <w:rPr>
          <w:rFonts w:ascii="Times New Roman" w:hAnsi="Times New Roman" w:cs="Times New Roman"/>
          <w:sz w:val="24"/>
          <w:szCs w:val="24"/>
        </w:rPr>
        <w:t>boundaries</w:t>
      </w:r>
      <w:r w:rsidR="003E3B5F">
        <w:rPr>
          <w:rFonts w:ascii="Times New Roman" w:hAnsi="Times New Roman" w:cs="Times New Roman"/>
          <w:sz w:val="24"/>
          <w:szCs w:val="24"/>
        </w:rPr>
        <w:t xml:space="preserve">. </w:t>
      </w:r>
      <w:r w:rsidR="00772028">
        <w:rPr>
          <w:rFonts w:ascii="Times New Roman" w:hAnsi="Times New Roman" w:cs="Times New Roman"/>
          <w:sz w:val="24"/>
          <w:szCs w:val="24"/>
        </w:rPr>
        <w:t>Map and p</w:t>
      </w:r>
      <w:r w:rsidR="00C24201">
        <w:rPr>
          <w:rFonts w:ascii="Times New Roman" w:hAnsi="Times New Roman" w:cs="Times New Roman"/>
          <w:sz w:val="24"/>
          <w:szCs w:val="24"/>
        </w:rPr>
        <w:t>hoto</w:t>
      </w:r>
      <w:r w:rsidR="00185844">
        <w:rPr>
          <w:rFonts w:ascii="Times New Roman" w:hAnsi="Times New Roman" w:cs="Times New Roman"/>
          <w:sz w:val="24"/>
          <w:szCs w:val="24"/>
        </w:rPr>
        <w:t>graph</w:t>
      </w:r>
      <w:r w:rsidR="00C24201">
        <w:rPr>
          <w:rFonts w:ascii="Times New Roman" w:hAnsi="Times New Roman" w:cs="Times New Roman"/>
          <w:sz w:val="24"/>
          <w:szCs w:val="24"/>
        </w:rPr>
        <w:t xml:space="preserve">s by </w:t>
      </w:r>
      <w:r w:rsidR="00772028">
        <w:rPr>
          <w:rFonts w:ascii="Times New Roman" w:hAnsi="Times New Roman" w:cs="Times New Roman"/>
          <w:sz w:val="24"/>
          <w:szCs w:val="24"/>
        </w:rPr>
        <w:t xml:space="preserve">Alicia Carhart and </w:t>
      </w:r>
      <w:r w:rsidR="00C24201">
        <w:rPr>
          <w:rFonts w:ascii="Times New Roman" w:hAnsi="Times New Roman" w:cs="Times New Roman"/>
          <w:sz w:val="24"/>
          <w:szCs w:val="24"/>
        </w:rPr>
        <w:t>Shawn Giblin, used with permission.</w:t>
      </w:r>
      <w:r w:rsidR="00FD3A04">
        <w:rPr>
          <w:rFonts w:ascii="Times New Roman" w:hAnsi="Times New Roman" w:cs="Times New Roman"/>
          <w:sz w:val="24"/>
          <w:szCs w:val="24"/>
        </w:rPr>
        <w:br w:type="page"/>
      </w:r>
    </w:p>
    <w:p w14:paraId="5FF429CA" w14:textId="1FD2DF56" w:rsidR="00F846CB" w:rsidRDefault="005F7716" w:rsidP="00CD44D6">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0A03F2B" wp14:editId="606942ED">
            <wp:extent cx="4526382" cy="5857103"/>
            <wp:effectExtent l="0" t="0" r="7620" b="0"/>
            <wp:docPr id="1797844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45334" cy="5881627"/>
                    </a:xfrm>
                    <a:prstGeom prst="rect">
                      <a:avLst/>
                    </a:prstGeom>
                    <a:noFill/>
                    <a:ln>
                      <a:noFill/>
                    </a:ln>
                  </pic:spPr>
                </pic:pic>
              </a:graphicData>
            </a:graphic>
          </wp:inline>
        </w:drawing>
      </w:r>
    </w:p>
    <w:p w14:paraId="140485D5" w14:textId="77777777" w:rsidR="00F846CB" w:rsidRDefault="00F846CB" w:rsidP="00CD44D6">
      <w:pPr>
        <w:rPr>
          <w:rFonts w:ascii="Times New Roman" w:hAnsi="Times New Roman" w:cs="Times New Roman"/>
          <w:b/>
          <w:bCs/>
          <w:sz w:val="24"/>
          <w:szCs w:val="24"/>
        </w:rPr>
      </w:pPr>
    </w:p>
    <w:p w14:paraId="4DF87639" w14:textId="7A200B30" w:rsidR="00455F2E" w:rsidRPr="007D6E20" w:rsidRDefault="0053336C" w:rsidP="006D3EA2">
      <w:pPr>
        <w:rPr>
          <w:rFonts w:ascii="Times New Roman" w:hAnsi="Times New Roman" w:cs="Times New Roman"/>
          <w:sz w:val="24"/>
          <w:szCs w:val="24"/>
        </w:rPr>
      </w:pPr>
      <w:r>
        <w:rPr>
          <w:rFonts w:ascii="Times New Roman" w:hAnsi="Times New Roman" w:cs="Times New Roman"/>
          <w:b/>
          <w:bCs/>
          <w:sz w:val="24"/>
          <w:szCs w:val="24"/>
        </w:rPr>
        <w:t>FIGURE</w:t>
      </w:r>
      <w:r w:rsidR="00441972">
        <w:rPr>
          <w:rFonts w:ascii="Times New Roman" w:hAnsi="Times New Roman" w:cs="Times New Roman"/>
          <w:b/>
          <w:bCs/>
          <w:sz w:val="24"/>
          <w:szCs w:val="24"/>
        </w:rPr>
        <w:t xml:space="preserve"> 2</w:t>
      </w:r>
      <w:r w:rsidR="00441972" w:rsidRPr="007D6E20">
        <w:rPr>
          <w:rFonts w:ascii="Times New Roman" w:hAnsi="Times New Roman" w:cs="Times New Roman"/>
          <w:b/>
          <w:bCs/>
          <w:sz w:val="24"/>
          <w:szCs w:val="24"/>
        </w:rPr>
        <w:t xml:space="preserve"> </w:t>
      </w:r>
      <w:r w:rsidR="005867F9" w:rsidRPr="005867F9">
        <w:rPr>
          <w:rStyle w:val="cf01"/>
          <w:rFonts w:ascii="Times New Roman" w:hAnsi="Times New Roman" w:cs="Times New Roman"/>
          <w:b w:val="0"/>
          <w:bCs w:val="0"/>
          <w:sz w:val="24"/>
          <w:szCs w:val="24"/>
        </w:rPr>
        <w:t xml:space="preserve">The environmental covariates at vegetated plots in Lower Pool 4 of the UMR </w:t>
      </w:r>
      <w:r w:rsidR="00E5156C">
        <w:rPr>
          <w:rStyle w:val="cf01"/>
          <w:rFonts w:ascii="Times New Roman" w:hAnsi="Times New Roman" w:cs="Times New Roman"/>
          <w:b w:val="0"/>
          <w:bCs w:val="0"/>
          <w:sz w:val="24"/>
          <w:szCs w:val="24"/>
        </w:rPr>
        <w:t xml:space="preserve">show </w:t>
      </w:r>
      <w:r w:rsidR="005867F9" w:rsidRPr="005867F9">
        <w:rPr>
          <w:rStyle w:val="cf01"/>
          <w:rFonts w:ascii="Times New Roman" w:hAnsi="Times New Roman" w:cs="Times New Roman"/>
          <w:b w:val="0"/>
          <w:bCs w:val="0"/>
          <w:sz w:val="24"/>
          <w:szCs w:val="24"/>
        </w:rPr>
        <w:t xml:space="preserve">the mean trendlines (blue line) and the mean annual values collected in summer (gray dots) </w:t>
      </w:r>
      <w:r w:rsidR="00E5156C">
        <w:rPr>
          <w:rStyle w:val="cf01"/>
          <w:rFonts w:ascii="Times New Roman" w:hAnsi="Times New Roman" w:cs="Times New Roman"/>
          <w:b w:val="0"/>
          <w:bCs w:val="0"/>
          <w:sz w:val="24"/>
          <w:szCs w:val="24"/>
        </w:rPr>
        <w:t>to highlight how environmental</w:t>
      </w:r>
      <w:r w:rsidR="005867F9" w:rsidRPr="005867F9">
        <w:rPr>
          <w:rStyle w:val="cf01"/>
          <w:rFonts w:ascii="Times New Roman" w:hAnsi="Times New Roman" w:cs="Times New Roman"/>
          <w:b w:val="0"/>
          <w:bCs w:val="0"/>
          <w:sz w:val="24"/>
          <w:szCs w:val="24"/>
        </w:rPr>
        <w:t xml:space="preserve"> conditions changed over time.</w:t>
      </w:r>
      <w:r w:rsidR="005867F9">
        <w:rPr>
          <w:rFonts w:ascii="Times New Roman" w:hAnsi="Times New Roman" w:cs="Times New Roman"/>
          <w:sz w:val="24"/>
          <w:szCs w:val="24"/>
        </w:rPr>
        <w:t xml:space="preserve"> </w:t>
      </w:r>
      <w:r w:rsidR="00441972" w:rsidRPr="00B77591">
        <w:rPr>
          <w:rFonts w:ascii="Times New Roman" w:hAnsi="Times New Roman" w:cs="Times New Roman"/>
          <w:sz w:val="24"/>
          <w:szCs w:val="24"/>
        </w:rPr>
        <w:t>These nine environmental covariates were hypothesized to affect macrophytes (Table 1): (</w:t>
      </w:r>
      <w:r w:rsidR="001A5EF1">
        <w:rPr>
          <w:rFonts w:ascii="Times New Roman" w:hAnsi="Times New Roman" w:cs="Times New Roman"/>
          <w:sz w:val="24"/>
          <w:szCs w:val="24"/>
        </w:rPr>
        <w:t>A</w:t>
      </w:r>
      <w:r w:rsidR="00441972" w:rsidRPr="00B77591">
        <w:rPr>
          <w:rFonts w:ascii="Times New Roman" w:hAnsi="Times New Roman" w:cs="Times New Roman"/>
          <w:sz w:val="24"/>
          <w:szCs w:val="24"/>
        </w:rPr>
        <w:t xml:space="preserve">) </w:t>
      </w:r>
      <w:commentRangeStart w:id="5"/>
      <w:commentRangeStart w:id="6"/>
      <w:r w:rsidR="002C7792">
        <w:rPr>
          <w:rFonts w:ascii="Times New Roman" w:hAnsi="Times New Roman" w:cs="Times New Roman"/>
          <w:sz w:val="24"/>
          <w:szCs w:val="24"/>
        </w:rPr>
        <w:t>exceedance</w:t>
      </w:r>
      <w:commentRangeEnd w:id="5"/>
      <w:r w:rsidR="00DF6E40">
        <w:rPr>
          <w:rStyle w:val="CommentReference"/>
        </w:rPr>
        <w:commentReference w:id="5"/>
      </w:r>
      <w:commentRangeEnd w:id="6"/>
      <w:r w:rsidR="001A06DB">
        <w:rPr>
          <w:rStyle w:val="CommentReference"/>
        </w:rPr>
        <w:commentReference w:id="6"/>
      </w:r>
      <w:r w:rsidR="002C7792">
        <w:rPr>
          <w:rFonts w:ascii="Times New Roman" w:hAnsi="Times New Roman" w:cs="Times New Roman"/>
          <w:sz w:val="24"/>
          <w:szCs w:val="24"/>
        </w:rPr>
        <w:t>, a measure of</w:t>
      </w:r>
      <w:ins w:id="7" w:author="Larson, Danelle M" w:date="2026-02-02T14:59:00Z" w16du:dateUtc="2026-02-02T20:59:00Z">
        <w:r w:rsidR="001A06DB">
          <w:rPr>
            <w:rFonts w:ascii="Times New Roman" w:hAnsi="Times New Roman" w:cs="Times New Roman"/>
            <w:sz w:val="24"/>
            <w:szCs w:val="24"/>
          </w:rPr>
          <w:t xml:space="preserve"> depth at particular discharge</w:t>
        </w:r>
      </w:ins>
      <w:r w:rsidR="002C7792">
        <w:rPr>
          <w:rFonts w:ascii="Times New Roman" w:hAnsi="Times New Roman" w:cs="Times New Roman"/>
          <w:sz w:val="24"/>
          <w:szCs w:val="24"/>
        </w:rPr>
        <w:t xml:space="preserve"> </w:t>
      </w:r>
      <w:del w:id="8" w:author="Larson, Danelle M" w:date="2026-02-02T14:59:00Z" w16du:dateUtc="2026-02-02T20:59:00Z">
        <w:r w:rsidR="002C7792" w:rsidDel="001A06DB">
          <w:rPr>
            <w:rFonts w:ascii="Times New Roman" w:hAnsi="Times New Roman" w:cs="Times New Roman"/>
            <w:sz w:val="24"/>
            <w:szCs w:val="24"/>
          </w:rPr>
          <w:delText>low water years</w:delText>
        </w:r>
      </w:del>
      <w:ins w:id="9" w:author="Larson, Danelle M" w:date="2026-02-02T14:59:00Z" w16du:dateUtc="2026-02-02T20:59:00Z">
        <w:r w:rsidR="001A06DB">
          <w:rPr>
            <w:rFonts w:ascii="Times New Roman" w:hAnsi="Times New Roman" w:cs="Times New Roman"/>
            <w:sz w:val="24"/>
            <w:szCs w:val="24"/>
          </w:rPr>
          <w:t xml:space="preserve">over a 40 year </w:t>
        </w:r>
      </w:ins>
      <w:ins w:id="10" w:author="Larson, Danelle M" w:date="2026-02-02T15:00:00Z" w16du:dateUtc="2026-02-02T21:00:00Z">
        <w:r w:rsidR="001A06DB">
          <w:rPr>
            <w:rFonts w:ascii="Times New Roman" w:hAnsi="Times New Roman" w:cs="Times New Roman"/>
            <w:sz w:val="24"/>
            <w:szCs w:val="24"/>
          </w:rPr>
          <w:t>history</w:t>
        </w:r>
      </w:ins>
      <w:r w:rsidR="00441972" w:rsidRPr="00B77591">
        <w:rPr>
          <w:rFonts w:ascii="Times New Roman" w:hAnsi="Times New Roman" w:cs="Times New Roman"/>
          <w:sz w:val="24"/>
          <w:szCs w:val="24"/>
        </w:rPr>
        <w:t xml:space="preserve"> (</w:t>
      </w:r>
      <w:r w:rsidR="005A0450">
        <w:rPr>
          <w:rFonts w:ascii="Times New Roman" w:hAnsi="Times New Roman" w:cs="Times New Roman"/>
          <w:sz w:val="24"/>
          <w:szCs w:val="24"/>
        </w:rPr>
        <w:t>c</w:t>
      </w:r>
      <w:r w:rsidR="001A77D0">
        <w:rPr>
          <w:rFonts w:ascii="Times New Roman" w:hAnsi="Times New Roman" w:cs="Times New Roman"/>
          <w:sz w:val="24"/>
          <w:szCs w:val="24"/>
        </w:rPr>
        <w:t>m</w:t>
      </w:r>
      <w:r w:rsidR="00441972" w:rsidRPr="00B77591">
        <w:rPr>
          <w:rFonts w:ascii="Times New Roman" w:hAnsi="Times New Roman" w:cs="Times New Roman"/>
          <w:sz w:val="24"/>
          <w:szCs w:val="24"/>
        </w:rPr>
        <w:t>); (</w:t>
      </w:r>
      <w:r w:rsidR="001A5EF1">
        <w:rPr>
          <w:rFonts w:ascii="Times New Roman" w:hAnsi="Times New Roman" w:cs="Times New Roman"/>
          <w:sz w:val="24"/>
          <w:szCs w:val="24"/>
        </w:rPr>
        <w:t>B</w:t>
      </w:r>
      <w:r w:rsidR="00441972" w:rsidRPr="00B77591">
        <w:rPr>
          <w:rFonts w:ascii="Times New Roman" w:hAnsi="Times New Roman" w:cs="Times New Roman"/>
          <w:sz w:val="24"/>
          <w:szCs w:val="24"/>
        </w:rPr>
        <w:t>) connectivity, an index of hydrologic connectivity (</w:t>
      </w:r>
      <w:r w:rsidR="00095E1B">
        <w:rPr>
          <w:rFonts w:ascii="Times New Roman" w:hAnsi="Times New Roman" w:cs="Times New Roman"/>
          <w:sz w:val="24"/>
          <w:szCs w:val="24"/>
        </w:rPr>
        <w:t>0–100</w:t>
      </w:r>
      <w:r w:rsidR="00441972" w:rsidRPr="00B77591">
        <w:rPr>
          <w:rFonts w:ascii="Times New Roman" w:hAnsi="Times New Roman" w:cs="Times New Roman"/>
          <w:sz w:val="24"/>
          <w:szCs w:val="24"/>
        </w:rPr>
        <w:t>%</w:t>
      </w:r>
      <w:r w:rsidR="002C7792">
        <w:rPr>
          <w:rFonts w:ascii="Times New Roman" w:hAnsi="Times New Roman" w:cs="Times New Roman"/>
          <w:sz w:val="24"/>
          <w:szCs w:val="24"/>
        </w:rPr>
        <w:t xml:space="preserve"> connected</w:t>
      </w:r>
      <w:r w:rsidR="00441972" w:rsidRPr="00B77591">
        <w:rPr>
          <w:rFonts w:ascii="Times New Roman" w:hAnsi="Times New Roman" w:cs="Times New Roman"/>
          <w:sz w:val="24"/>
          <w:szCs w:val="24"/>
        </w:rPr>
        <w:t>);</w:t>
      </w:r>
      <w:r w:rsidR="00441972" w:rsidRPr="007D6E20">
        <w:rPr>
          <w:rFonts w:ascii="Times New Roman" w:hAnsi="Times New Roman" w:cs="Times New Roman"/>
          <w:sz w:val="24"/>
          <w:szCs w:val="24"/>
        </w:rPr>
        <w:t xml:space="preserve"> (</w:t>
      </w:r>
      <w:r w:rsidR="001A5EF1">
        <w:rPr>
          <w:rFonts w:ascii="Times New Roman" w:hAnsi="Times New Roman" w:cs="Times New Roman"/>
          <w:sz w:val="24"/>
          <w:szCs w:val="24"/>
        </w:rPr>
        <w:t>C</w:t>
      </w:r>
      <w:r w:rsidR="00441972" w:rsidRPr="007D6E20">
        <w:rPr>
          <w:rFonts w:ascii="Times New Roman" w:hAnsi="Times New Roman" w:cs="Times New Roman"/>
          <w:sz w:val="24"/>
          <w:szCs w:val="24"/>
        </w:rPr>
        <w:t>) water velocity (m/s); (</w:t>
      </w:r>
      <w:r w:rsidR="001A5EF1">
        <w:rPr>
          <w:rFonts w:ascii="Times New Roman" w:hAnsi="Times New Roman" w:cs="Times New Roman"/>
          <w:sz w:val="24"/>
          <w:szCs w:val="24"/>
        </w:rPr>
        <w:t>D</w:t>
      </w:r>
      <w:r w:rsidR="00441972" w:rsidRPr="007D6E20">
        <w:rPr>
          <w:rFonts w:ascii="Times New Roman" w:hAnsi="Times New Roman" w:cs="Times New Roman"/>
          <w:sz w:val="24"/>
          <w:szCs w:val="24"/>
        </w:rPr>
        <w:t xml:space="preserve">) </w:t>
      </w:r>
      <w:r w:rsidR="000D3D87">
        <w:rPr>
          <w:rFonts w:ascii="Times New Roman" w:hAnsi="Times New Roman" w:cs="Times New Roman"/>
          <w:sz w:val="24"/>
          <w:szCs w:val="24"/>
        </w:rPr>
        <w:t>plot-average</w:t>
      </w:r>
      <w:r w:rsidR="00592C9B">
        <w:rPr>
          <w:rFonts w:ascii="Times New Roman" w:hAnsi="Times New Roman" w:cs="Times New Roman"/>
          <w:sz w:val="24"/>
          <w:szCs w:val="24"/>
        </w:rPr>
        <w:t>d</w:t>
      </w:r>
      <w:r w:rsidR="000D3D87">
        <w:rPr>
          <w:rFonts w:ascii="Times New Roman" w:hAnsi="Times New Roman" w:cs="Times New Roman"/>
          <w:sz w:val="24"/>
          <w:szCs w:val="24"/>
        </w:rPr>
        <w:t xml:space="preserve"> </w:t>
      </w:r>
      <w:r w:rsidR="00441972" w:rsidRPr="007D6E20">
        <w:rPr>
          <w:rFonts w:ascii="Times New Roman" w:hAnsi="Times New Roman" w:cs="Times New Roman"/>
          <w:sz w:val="24"/>
          <w:szCs w:val="24"/>
        </w:rPr>
        <w:t xml:space="preserve">water depth </w:t>
      </w:r>
      <w:r w:rsidR="00592C9B">
        <w:rPr>
          <w:rFonts w:ascii="Times New Roman" w:hAnsi="Times New Roman" w:cs="Times New Roman"/>
          <w:sz w:val="24"/>
          <w:szCs w:val="24"/>
        </w:rPr>
        <w:t>during</w:t>
      </w:r>
      <w:r w:rsidR="00441972" w:rsidRPr="007D6E20">
        <w:rPr>
          <w:rFonts w:ascii="Times New Roman" w:hAnsi="Times New Roman" w:cs="Times New Roman"/>
          <w:sz w:val="24"/>
          <w:szCs w:val="24"/>
        </w:rPr>
        <w:t xml:space="preserve"> time of </w:t>
      </w:r>
      <w:r w:rsidR="00592C9B">
        <w:rPr>
          <w:rFonts w:ascii="Times New Roman" w:hAnsi="Times New Roman" w:cs="Times New Roman"/>
          <w:sz w:val="24"/>
          <w:szCs w:val="24"/>
        </w:rPr>
        <w:t xml:space="preserve">macrophyte </w:t>
      </w:r>
      <w:r w:rsidR="00441972" w:rsidRPr="007D6E20">
        <w:rPr>
          <w:rFonts w:ascii="Times New Roman" w:hAnsi="Times New Roman" w:cs="Times New Roman"/>
          <w:sz w:val="24"/>
          <w:szCs w:val="24"/>
        </w:rPr>
        <w:t>sampl</w:t>
      </w:r>
      <w:r w:rsidR="00592C9B">
        <w:rPr>
          <w:rFonts w:ascii="Times New Roman" w:hAnsi="Times New Roman" w:cs="Times New Roman"/>
          <w:sz w:val="24"/>
          <w:szCs w:val="24"/>
        </w:rPr>
        <w:t>ing</w:t>
      </w:r>
      <w:r w:rsidR="00441972" w:rsidRPr="007D6E20">
        <w:rPr>
          <w:rFonts w:ascii="Times New Roman" w:hAnsi="Times New Roman" w:cs="Times New Roman"/>
          <w:sz w:val="24"/>
          <w:szCs w:val="24"/>
        </w:rPr>
        <w:t xml:space="preserve"> (</w:t>
      </w:r>
      <w:r w:rsidR="008A5BC6">
        <w:rPr>
          <w:rFonts w:ascii="Times New Roman" w:hAnsi="Times New Roman" w:cs="Times New Roman"/>
          <w:sz w:val="24"/>
          <w:szCs w:val="24"/>
        </w:rPr>
        <w:t>meter</w:t>
      </w:r>
      <w:r w:rsidR="00441972" w:rsidRPr="007D6E20">
        <w:rPr>
          <w:rFonts w:ascii="Times New Roman" w:hAnsi="Times New Roman" w:cs="Times New Roman"/>
          <w:sz w:val="24"/>
          <w:szCs w:val="24"/>
        </w:rPr>
        <w:t>); (</w:t>
      </w:r>
      <w:r w:rsidR="001A5EF1">
        <w:rPr>
          <w:rFonts w:ascii="Times New Roman" w:hAnsi="Times New Roman" w:cs="Times New Roman"/>
          <w:sz w:val="24"/>
          <w:szCs w:val="24"/>
        </w:rPr>
        <w:t>E</w:t>
      </w:r>
      <w:r w:rsidR="00441972" w:rsidRPr="007D6E20">
        <w:rPr>
          <w:rFonts w:ascii="Times New Roman" w:hAnsi="Times New Roman" w:cs="Times New Roman"/>
          <w:sz w:val="24"/>
          <w:szCs w:val="24"/>
        </w:rPr>
        <w:t xml:space="preserve">) </w:t>
      </w:r>
      <w:r w:rsidR="007B5BCB">
        <w:rPr>
          <w:rFonts w:ascii="Times New Roman" w:hAnsi="Times New Roman" w:cs="Times New Roman"/>
          <w:sz w:val="24"/>
          <w:szCs w:val="24"/>
        </w:rPr>
        <w:t>total P</w:t>
      </w:r>
      <w:r w:rsidR="00441972" w:rsidRPr="007D6E20">
        <w:rPr>
          <w:rFonts w:ascii="Times New Roman" w:hAnsi="Times New Roman" w:cs="Times New Roman"/>
          <w:sz w:val="24"/>
          <w:szCs w:val="24"/>
        </w:rPr>
        <w:t xml:space="preserve"> concentration, log-transformed (mg/L); (</w:t>
      </w:r>
      <w:r w:rsidR="001A5EF1">
        <w:rPr>
          <w:rFonts w:ascii="Times New Roman" w:hAnsi="Times New Roman" w:cs="Times New Roman"/>
          <w:sz w:val="24"/>
          <w:szCs w:val="24"/>
        </w:rPr>
        <w:t>F</w:t>
      </w:r>
      <w:r w:rsidR="00441972" w:rsidRPr="007D6E20">
        <w:rPr>
          <w:rFonts w:ascii="Times New Roman" w:hAnsi="Times New Roman" w:cs="Times New Roman"/>
          <w:sz w:val="24"/>
          <w:szCs w:val="24"/>
        </w:rPr>
        <w:t xml:space="preserve">) </w:t>
      </w:r>
      <w:r w:rsidR="007B5BCB">
        <w:rPr>
          <w:rFonts w:ascii="Times New Roman" w:hAnsi="Times New Roman" w:cs="Times New Roman"/>
          <w:sz w:val="24"/>
          <w:szCs w:val="24"/>
        </w:rPr>
        <w:t>total N</w:t>
      </w:r>
      <w:r w:rsidR="00441972" w:rsidRPr="007D6E20">
        <w:rPr>
          <w:rFonts w:ascii="Times New Roman" w:hAnsi="Times New Roman" w:cs="Times New Roman"/>
          <w:sz w:val="24"/>
          <w:szCs w:val="24"/>
        </w:rPr>
        <w:t xml:space="preserve"> concentration, log-transformed (mg/L); (</w:t>
      </w:r>
      <w:r w:rsidR="001A5EF1">
        <w:rPr>
          <w:rFonts w:ascii="Times New Roman" w:hAnsi="Times New Roman" w:cs="Times New Roman"/>
          <w:sz w:val="24"/>
          <w:szCs w:val="24"/>
        </w:rPr>
        <w:t>G</w:t>
      </w:r>
      <w:r w:rsidR="00441972" w:rsidRPr="007D6E20">
        <w:rPr>
          <w:rFonts w:ascii="Times New Roman" w:hAnsi="Times New Roman" w:cs="Times New Roman"/>
          <w:sz w:val="24"/>
          <w:szCs w:val="24"/>
        </w:rPr>
        <w:t xml:space="preserve">) chlorophyll </w:t>
      </w:r>
      <w:r w:rsidR="00441972" w:rsidRPr="007D6E20">
        <w:rPr>
          <w:rFonts w:ascii="Times New Roman" w:hAnsi="Times New Roman" w:cs="Times New Roman"/>
          <w:i/>
          <w:iCs/>
          <w:sz w:val="24"/>
          <w:szCs w:val="24"/>
        </w:rPr>
        <w:t>a</w:t>
      </w:r>
      <w:r w:rsidR="00441972" w:rsidRPr="007D6E20">
        <w:rPr>
          <w:rFonts w:ascii="Times New Roman" w:hAnsi="Times New Roman" w:cs="Times New Roman"/>
          <w:sz w:val="24"/>
          <w:szCs w:val="24"/>
        </w:rPr>
        <w:t xml:space="preserve"> concentration (</w:t>
      </w:r>
      <w:ins w:id="11" w:author="Larson, Danelle M" w:date="2026-02-02T10:05:00Z" w16du:dateUtc="2026-02-02T16:05:00Z">
        <w:r w:rsidR="00DB23B4">
          <w:rPr>
            <w:rFonts w:ascii="Times New Roman" w:hAnsi="Times New Roman" w:cs="Times New Roman"/>
            <w:sz w:val="24"/>
            <w:szCs w:val="24"/>
          </w:rPr>
          <w:t>µ</w:t>
        </w:r>
      </w:ins>
      <w:commentRangeStart w:id="12"/>
      <w:commentRangeStart w:id="13"/>
      <w:del w:id="14" w:author="Larson, Danelle M" w:date="2026-02-02T10:05:00Z" w16du:dateUtc="2026-02-02T16:05:00Z">
        <w:r w:rsidR="00441972" w:rsidRPr="007D6E20" w:rsidDel="00DB23B4">
          <w:rPr>
            <w:rFonts w:ascii="Times New Roman" w:hAnsi="Times New Roman" w:cs="Times New Roman"/>
            <w:sz w:val="24"/>
            <w:szCs w:val="24"/>
          </w:rPr>
          <w:delText>m</w:delText>
        </w:r>
      </w:del>
      <w:r w:rsidR="00441972" w:rsidRPr="007D6E20">
        <w:rPr>
          <w:rFonts w:ascii="Times New Roman" w:hAnsi="Times New Roman" w:cs="Times New Roman"/>
          <w:sz w:val="24"/>
          <w:szCs w:val="24"/>
        </w:rPr>
        <w:t>g/L</w:t>
      </w:r>
      <w:commentRangeEnd w:id="12"/>
      <w:r w:rsidR="00E22B9B">
        <w:rPr>
          <w:rStyle w:val="CommentReference"/>
        </w:rPr>
        <w:commentReference w:id="12"/>
      </w:r>
      <w:commentRangeEnd w:id="13"/>
      <w:r w:rsidR="00DB23B4">
        <w:rPr>
          <w:rStyle w:val="CommentReference"/>
        </w:rPr>
        <w:commentReference w:id="13"/>
      </w:r>
      <w:r w:rsidR="00441972" w:rsidRPr="007D6E20">
        <w:rPr>
          <w:rFonts w:ascii="Times New Roman" w:hAnsi="Times New Roman" w:cs="Times New Roman"/>
          <w:sz w:val="24"/>
          <w:szCs w:val="24"/>
        </w:rPr>
        <w:t>); (</w:t>
      </w:r>
      <w:r w:rsidR="001A5EF1">
        <w:rPr>
          <w:rFonts w:ascii="Times New Roman" w:hAnsi="Times New Roman" w:cs="Times New Roman"/>
          <w:sz w:val="24"/>
          <w:szCs w:val="24"/>
        </w:rPr>
        <w:t>H</w:t>
      </w:r>
      <w:r w:rsidR="00441972" w:rsidRPr="007D6E20">
        <w:rPr>
          <w:rFonts w:ascii="Times New Roman" w:hAnsi="Times New Roman" w:cs="Times New Roman"/>
          <w:sz w:val="24"/>
          <w:szCs w:val="24"/>
        </w:rPr>
        <w:t xml:space="preserve">) </w:t>
      </w:r>
      <w:r w:rsidR="002C7792">
        <w:rPr>
          <w:rFonts w:ascii="Times New Roman" w:hAnsi="Times New Roman" w:cs="Times New Roman"/>
          <w:sz w:val="24"/>
          <w:szCs w:val="24"/>
        </w:rPr>
        <w:t>total suspended solids</w:t>
      </w:r>
      <w:r w:rsidR="00441972" w:rsidRPr="007D6E20">
        <w:rPr>
          <w:rFonts w:ascii="Times New Roman" w:hAnsi="Times New Roman" w:cs="Times New Roman"/>
          <w:sz w:val="24"/>
          <w:szCs w:val="24"/>
        </w:rPr>
        <w:t xml:space="preserve"> </w:t>
      </w:r>
      <w:r w:rsidR="00DF2B97">
        <w:rPr>
          <w:rFonts w:ascii="Times New Roman" w:hAnsi="Times New Roman" w:cs="Times New Roman"/>
          <w:sz w:val="24"/>
          <w:szCs w:val="24"/>
        </w:rPr>
        <w:t>(</w:t>
      </w:r>
      <w:r w:rsidR="00441972" w:rsidRPr="007D6E20">
        <w:rPr>
          <w:rFonts w:ascii="Times New Roman" w:hAnsi="Times New Roman" w:cs="Times New Roman"/>
          <w:sz w:val="24"/>
          <w:szCs w:val="24"/>
        </w:rPr>
        <w:t>mg/L); and (</w:t>
      </w:r>
      <w:r w:rsidR="001A5EF1">
        <w:rPr>
          <w:rFonts w:ascii="Times New Roman" w:hAnsi="Times New Roman" w:cs="Times New Roman"/>
          <w:sz w:val="24"/>
          <w:szCs w:val="24"/>
        </w:rPr>
        <w:t>I</w:t>
      </w:r>
      <w:r w:rsidR="00441972" w:rsidRPr="007D6E20">
        <w:rPr>
          <w:rFonts w:ascii="Times New Roman" w:hAnsi="Times New Roman" w:cs="Times New Roman"/>
          <w:sz w:val="24"/>
          <w:szCs w:val="24"/>
        </w:rPr>
        <w:t>) water temperature (</w:t>
      </w:r>
      <w:r w:rsidR="00441972">
        <w:rPr>
          <w:rFonts w:ascii="Times New Roman" w:hAnsi="Times New Roman" w:cs="Times New Roman"/>
          <w:sz w:val="24"/>
          <w:szCs w:val="24"/>
        </w:rPr>
        <w:t>°</w:t>
      </w:r>
      <w:r w:rsidR="00441972" w:rsidRPr="007D6E20">
        <w:rPr>
          <w:rFonts w:ascii="Times New Roman" w:hAnsi="Times New Roman" w:cs="Times New Roman"/>
          <w:sz w:val="24"/>
          <w:szCs w:val="24"/>
        </w:rPr>
        <w:t>C</w:t>
      </w:r>
      <w:r w:rsidR="000814A9">
        <w:rPr>
          <w:rFonts w:ascii="Times New Roman" w:hAnsi="Times New Roman" w:cs="Times New Roman"/>
          <w:sz w:val="24"/>
          <w:szCs w:val="24"/>
        </w:rPr>
        <w:t>elsius</w:t>
      </w:r>
      <w:r w:rsidR="00441972" w:rsidRPr="007D6E20">
        <w:rPr>
          <w:rFonts w:ascii="Times New Roman" w:hAnsi="Times New Roman" w:cs="Times New Roman"/>
          <w:sz w:val="24"/>
          <w:szCs w:val="24"/>
        </w:rPr>
        <w:t>).</w:t>
      </w:r>
    </w:p>
    <w:p w14:paraId="2AADD12B" w14:textId="77777777" w:rsidR="005B2310" w:rsidRPr="007439F3" w:rsidRDefault="005B2310" w:rsidP="005B2310">
      <w:pPr>
        <w:spacing w:line="240" w:lineRule="auto"/>
        <w:rPr>
          <w:rFonts w:cstheme="minorHAnsi"/>
          <w:b/>
          <w:bCs/>
        </w:rPr>
      </w:pPr>
    </w:p>
    <w:p w14:paraId="017D2156" w14:textId="0225B3DA" w:rsidR="00C05915" w:rsidRDefault="0096265F" w:rsidP="0051460B">
      <w:pPr>
        <w:spacing w:line="240" w:lineRule="auto"/>
        <w:rPr>
          <w:rFonts w:cstheme="minorHAnsi"/>
          <w:b/>
          <w:bCs/>
          <w:sz w:val="24"/>
          <w:szCs w:val="24"/>
        </w:rPr>
      </w:pPr>
      <w:r>
        <w:rPr>
          <w:rFonts w:cstheme="minorHAnsi"/>
          <w:b/>
          <w:bCs/>
          <w:noProof/>
          <w:sz w:val="24"/>
          <w:szCs w:val="24"/>
        </w:rPr>
        <w:drawing>
          <wp:inline distT="0" distB="0" distL="0" distR="0" wp14:anchorId="7B715A47" wp14:editId="6410481F">
            <wp:extent cx="4684829" cy="6062749"/>
            <wp:effectExtent l="0" t="0" r="1905" b="0"/>
            <wp:docPr id="29893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31744" name="Picture 2989317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2204" cy="6085234"/>
                    </a:xfrm>
                    <a:prstGeom prst="rect">
                      <a:avLst/>
                    </a:prstGeom>
                  </pic:spPr>
                </pic:pic>
              </a:graphicData>
            </a:graphic>
          </wp:inline>
        </w:drawing>
      </w:r>
    </w:p>
    <w:p w14:paraId="116B6870" w14:textId="667AE47F" w:rsidR="008A7300" w:rsidRPr="00E409E8" w:rsidRDefault="0053336C">
      <w:pPr>
        <w:rPr>
          <w:rFonts w:cstheme="minorHAnsi"/>
          <w:b/>
          <w:bCs/>
          <w:noProof/>
          <w:sz w:val="24"/>
          <w:szCs w:val="24"/>
        </w:rPr>
      </w:pPr>
      <w:r>
        <w:rPr>
          <w:rFonts w:ascii="Times New Roman" w:hAnsi="Times New Roman" w:cs="Times New Roman"/>
          <w:b/>
          <w:bCs/>
          <w:sz w:val="24"/>
          <w:szCs w:val="24"/>
        </w:rPr>
        <w:t>FIGURE</w:t>
      </w:r>
      <w:r w:rsidR="00A023B0" w:rsidRPr="00BC150C">
        <w:rPr>
          <w:rFonts w:ascii="Times New Roman" w:hAnsi="Times New Roman" w:cs="Times New Roman"/>
          <w:b/>
          <w:bCs/>
          <w:sz w:val="24"/>
          <w:szCs w:val="24"/>
        </w:rPr>
        <w:t xml:space="preserve"> </w:t>
      </w:r>
      <w:r w:rsidR="003273DD" w:rsidRPr="00BC150C">
        <w:rPr>
          <w:rFonts w:ascii="Times New Roman" w:hAnsi="Times New Roman" w:cs="Times New Roman"/>
          <w:b/>
          <w:bCs/>
          <w:sz w:val="24"/>
          <w:szCs w:val="24"/>
        </w:rPr>
        <w:t>3</w:t>
      </w:r>
      <w:r w:rsidR="00A023B0" w:rsidRPr="00BC150C">
        <w:rPr>
          <w:rFonts w:ascii="Times New Roman" w:hAnsi="Times New Roman" w:cs="Times New Roman"/>
          <w:b/>
          <w:bCs/>
          <w:sz w:val="24"/>
          <w:szCs w:val="24"/>
        </w:rPr>
        <w:t xml:space="preserve"> </w:t>
      </w:r>
      <w:r w:rsidR="00AF70F3" w:rsidRPr="00BC150C">
        <w:rPr>
          <w:rFonts w:ascii="Times New Roman" w:hAnsi="Times New Roman" w:cs="Times New Roman"/>
          <w:sz w:val="24"/>
          <w:szCs w:val="24"/>
        </w:rPr>
        <w:t xml:space="preserve">Time series of </w:t>
      </w:r>
      <w:r w:rsidR="00825ED7">
        <w:rPr>
          <w:rFonts w:ascii="Times New Roman" w:hAnsi="Times New Roman" w:cs="Times New Roman"/>
          <w:sz w:val="24"/>
          <w:szCs w:val="24"/>
        </w:rPr>
        <w:t xml:space="preserve">the </w:t>
      </w:r>
      <w:r w:rsidR="000C5A77">
        <w:rPr>
          <w:rFonts w:ascii="Times New Roman" w:hAnsi="Times New Roman" w:cs="Times New Roman"/>
          <w:sz w:val="24"/>
          <w:szCs w:val="24"/>
        </w:rPr>
        <w:t xml:space="preserve">relative extent </w:t>
      </w:r>
      <w:r w:rsidR="00E83DE7">
        <w:rPr>
          <w:rFonts w:ascii="Times New Roman" w:hAnsi="Times New Roman" w:cs="Times New Roman"/>
          <w:sz w:val="24"/>
          <w:szCs w:val="24"/>
        </w:rPr>
        <w:t>of the taxonomic and functional changes from two</w:t>
      </w:r>
      <w:r w:rsidR="00825ED7">
        <w:rPr>
          <w:rFonts w:ascii="Times New Roman" w:hAnsi="Times New Roman" w:cs="Times New Roman"/>
          <w:sz w:val="24"/>
          <w:szCs w:val="24"/>
        </w:rPr>
        <w:t xml:space="preserve"> </w:t>
      </w:r>
      <w:r w:rsidR="00A023B0" w:rsidRPr="00BC150C">
        <w:rPr>
          <w:rFonts w:ascii="Times New Roman" w:hAnsi="Times New Roman" w:cs="Times New Roman"/>
          <w:sz w:val="24"/>
          <w:szCs w:val="24"/>
        </w:rPr>
        <w:t xml:space="preserve">macrophyte </w:t>
      </w:r>
      <w:r w:rsidR="00825ED7" w:rsidRPr="00E83DE7">
        <w:rPr>
          <w:rFonts w:ascii="Times New Roman" w:hAnsi="Times New Roman" w:cs="Times New Roman"/>
          <w:sz w:val="24"/>
          <w:szCs w:val="24"/>
        </w:rPr>
        <w:t>r</w:t>
      </w:r>
      <w:r w:rsidR="00A023B0" w:rsidRPr="00E83DE7">
        <w:rPr>
          <w:rFonts w:ascii="Times New Roman" w:hAnsi="Times New Roman" w:cs="Times New Roman"/>
          <w:sz w:val="24"/>
          <w:szCs w:val="24"/>
        </w:rPr>
        <w:t>egions of common profile</w:t>
      </w:r>
      <w:r w:rsidR="00A023B0" w:rsidRPr="00BC150C">
        <w:rPr>
          <w:rFonts w:ascii="Times New Roman" w:hAnsi="Times New Roman" w:cs="Times New Roman"/>
          <w:sz w:val="24"/>
          <w:szCs w:val="24"/>
        </w:rPr>
        <w:t xml:space="preserve"> (RCP</w:t>
      </w:r>
      <w:r w:rsidR="00825ED7">
        <w:rPr>
          <w:rFonts w:ascii="Times New Roman" w:hAnsi="Times New Roman" w:cs="Times New Roman"/>
          <w:sz w:val="24"/>
          <w:szCs w:val="24"/>
        </w:rPr>
        <w:t>)</w:t>
      </w:r>
      <w:r w:rsidR="00361DB4">
        <w:rPr>
          <w:rFonts w:ascii="Times New Roman" w:hAnsi="Times New Roman" w:cs="Times New Roman"/>
          <w:sz w:val="24"/>
          <w:szCs w:val="24"/>
        </w:rPr>
        <w:t xml:space="preserve"> from Lower Pool 4 of the </w:t>
      </w:r>
      <w:r w:rsidR="00676BD7">
        <w:rPr>
          <w:rFonts w:ascii="Times New Roman" w:hAnsi="Times New Roman" w:cs="Times New Roman"/>
          <w:sz w:val="24"/>
          <w:szCs w:val="24"/>
        </w:rPr>
        <w:t>UMR</w:t>
      </w:r>
      <w:r w:rsidR="00713A3C">
        <w:rPr>
          <w:rFonts w:ascii="Times New Roman" w:hAnsi="Times New Roman" w:cs="Times New Roman"/>
          <w:sz w:val="24"/>
          <w:szCs w:val="24"/>
        </w:rPr>
        <w:t xml:space="preserve">. </w:t>
      </w:r>
      <w:r w:rsidR="00471623" w:rsidRPr="00BC150C">
        <w:rPr>
          <w:rFonts w:ascii="Times New Roman" w:hAnsi="Times New Roman" w:cs="Times New Roman"/>
          <w:sz w:val="24"/>
          <w:szCs w:val="24"/>
        </w:rPr>
        <w:t>The RCP</w:t>
      </w:r>
      <w:r w:rsidR="00676BD7">
        <w:rPr>
          <w:rFonts w:ascii="Times New Roman" w:hAnsi="Times New Roman" w:cs="Times New Roman"/>
          <w:sz w:val="24"/>
          <w:szCs w:val="24"/>
        </w:rPr>
        <w:t>s</w:t>
      </w:r>
      <w:r w:rsidR="00471623" w:rsidRPr="00BC150C">
        <w:rPr>
          <w:rFonts w:ascii="Times New Roman" w:hAnsi="Times New Roman" w:cs="Times New Roman"/>
          <w:sz w:val="24"/>
          <w:szCs w:val="24"/>
        </w:rPr>
        <w:t xml:space="preserve"> were defined using </w:t>
      </w:r>
      <w:r w:rsidR="00471623" w:rsidRPr="006E36CE">
        <w:rPr>
          <w:rFonts w:ascii="Times New Roman" w:hAnsi="Times New Roman" w:cs="Times New Roman"/>
          <w:i/>
          <w:iCs/>
          <w:sz w:val="24"/>
          <w:szCs w:val="24"/>
        </w:rPr>
        <w:t>k</w:t>
      </w:r>
      <w:r w:rsidR="006E36CE">
        <w:rPr>
          <w:rFonts w:ascii="Times New Roman" w:hAnsi="Times New Roman" w:cs="Times New Roman"/>
          <w:sz w:val="24"/>
          <w:szCs w:val="24"/>
        </w:rPr>
        <w:t>-</w:t>
      </w:r>
      <w:r w:rsidR="00471623" w:rsidRPr="00BC150C">
        <w:rPr>
          <w:rFonts w:ascii="Times New Roman" w:hAnsi="Times New Roman" w:cs="Times New Roman"/>
          <w:sz w:val="24"/>
          <w:szCs w:val="24"/>
        </w:rPr>
        <w:t xml:space="preserve">means </w:t>
      </w:r>
      <w:r w:rsidR="006E36CE">
        <w:rPr>
          <w:rFonts w:ascii="Times New Roman" w:hAnsi="Times New Roman" w:cs="Times New Roman"/>
          <w:sz w:val="24"/>
          <w:szCs w:val="24"/>
        </w:rPr>
        <w:t>partitioning</w:t>
      </w:r>
      <w:r w:rsidR="00471623" w:rsidRPr="00BC150C">
        <w:rPr>
          <w:rFonts w:ascii="Times New Roman" w:hAnsi="Times New Roman" w:cs="Times New Roman"/>
          <w:sz w:val="24"/>
          <w:szCs w:val="24"/>
        </w:rPr>
        <w:t xml:space="preserve"> </w:t>
      </w:r>
      <w:r w:rsidR="001443F3">
        <w:rPr>
          <w:rFonts w:ascii="Times New Roman" w:hAnsi="Times New Roman" w:cs="Times New Roman"/>
          <w:sz w:val="24"/>
          <w:szCs w:val="24"/>
        </w:rPr>
        <w:t>and</w:t>
      </w:r>
      <w:r w:rsidR="00FB0C40">
        <w:rPr>
          <w:rFonts w:ascii="Times New Roman" w:hAnsi="Times New Roman" w:cs="Times New Roman"/>
          <w:sz w:val="24"/>
          <w:szCs w:val="24"/>
        </w:rPr>
        <w:t xml:space="preserve"> the</w:t>
      </w:r>
      <w:r w:rsidR="00C47086" w:rsidRPr="00BC150C">
        <w:rPr>
          <w:rFonts w:ascii="Times New Roman" w:hAnsi="Times New Roman" w:cs="Times New Roman"/>
          <w:sz w:val="24"/>
          <w:szCs w:val="24"/>
        </w:rPr>
        <w:t xml:space="preserve"> </w:t>
      </w:r>
      <w:r w:rsidR="00B96E1E">
        <w:rPr>
          <w:rFonts w:ascii="Times New Roman" w:hAnsi="Times New Roman" w:cs="Times New Roman"/>
          <w:sz w:val="24"/>
          <w:szCs w:val="24"/>
        </w:rPr>
        <w:t xml:space="preserve">Jaccard </w:t>
      </w:r>
      <w:r w:rsidR="00260C32">
        <w:rPr>
          <w:rFonts w:ascii="Times New Roman" w:hAnsi="Times New Roman" w:cs="Times New Roman"/>
          <w:sz w:val="24"/>
          <w:szCs w:val="24"/>
        </w:rPr>
        <w:t xml:space="preserve">index </w:t>
      </w:r>
      <w:r w:rsidR="00943CB5">
        <w:rPr>
          <w:rFonts w:ascii="Times New Roman" w:hAnsi="Times New Roman" w:cs="Times New Roman"/>
          <w:sz w:val="24"/>
          <w:szCs w:val="24"/>
        </w:rPr>
        <w:t xml:space="preserve">with </w:t>
      </w:r>
      <w:r w:rsidR="00B96E1E">
        <w:rPr>
          <w:rFonts w:ascii="Times New Roman" w:hAnsi="Times New Roman" w:cs="Times New Roman"/>
          <w:sz w:val="24"/>
          <w:szCs w:val="24"/>
        </w:rPr>
        <w:t xml:space="preserve">dissimilarity calculated </w:t>
      </w:r>
      <w:r w:rsidR="00E91559">
        <w:rPr>
          <w:rFonts w:ascii="Times New Roman" w:hAnsi="Times New Roman" w:cs="Times New Roman"/>
          <w:sz w:val="24"/>
          <w:szCs w:val="24"/>
        </w:rPr>
        <w:t>for</w:t>
      </w:r>
      <w:r w:rsidR="00B96E1E">
        <w:rPr>
          <w:rFonts w:ascii="Times New Roman" w:hAnsi="Times New Roman" w:cs="Times New Roman"/>
          <w:sz w:val="24"/>
          <w:szCs w:val="24"/>
        </w:rPr>
        <w:t xml:space="preserve"> </w:t>
      </w:r>
      <w:r w:rsidR="00713A3C">
        <w:rPr>
          <w:rFonts w:ascii="Times New Roman" w:hAnsi="Times New Roman" w:cs="Times New Roman"/>
          <w:sz w:val="24"/>
          <w:szCs w:val="24"/>
        </w:rPr>
        <w:t xml:space="preserve">2,028 </w:t>
      </w:r>
      <w:r w:rsidR="00787596">
        <w:rPr>
          <w:rFonts w:ascii="Times New Roman" w:hAnsi="Times New Roman" w:cs="Times New Roman"/>
          <w:sz w:val="24"/>
          <w:szCs w:val="24"/>
        </w:rPr>
        <w:t>vegetated plots</w:t>
      </w:r>
      <w:r w:rsidR="00C47086" w:rsidRPr="00BC150C">
        <w:rPr>
          <w:rFonts w:ascii="Times New Roman" w:hAnsi="Times New Roman" w:cs="Times New Roman"/>
          <w:sz w:val="24"/>
          <w:szCs w:val="24"/>
        </w:rPr>
        <w:t xml:space="preserve">. </w:t>
      </w:r>
      <w:r w:rsidR="00E72C80">
        <w:rPr>
          <w:rFonts w:ascii="Times New Roman" w:hAnsi="Times New Roman" w:cs="Times New Roman"/>
          <w:sz w:val="24"/>
          <w:szCs w:val="24"/>
        </w:rPr>
        <w:t xml:space="preserve">The </w:t>
      </w:r>
      <w:r w:rsidR="003F3F4B">
        <w:rPr>
          <w:rFonts w:ascii="Times New Roman" w:hAnsi="Times New Roman" w:cs="Times New Roman"/>
          <w:sz w:val="24"/>
          <w:szCs w:val="24"/>
        </w:rPr>
        <w:t>y axes refer to</w:t>
      </w:r>
      <w:r w:rsidR="00772028">
        <w:rPr>
          <w:rFonts w:ascii="Times New Roman" w:hAnsi="Times New Roman" w:cs="Times New Roman"/>
          <w:sz w:val="24"/>
          <w:szCs w:val="24"/>
        </w:rPr>
        <w:t xml:space="preserve"> (</w:t>
      </w:r>
      <w:r w:rsidR="00B96FF6">
        <w:rPr>
          <w:rFonts w:ascii="Times New Roman" w:hAnsi="Times New Roman" w:cs="Times New Roman"/>
          <w:sz w:val="24"/>
          <w:szCs w:val="24"/>
        </w:rPr>
        <w:t>A</w:t>
      </w:r>
      <w:r w:rsidR="00772028">
        <w:rPr>
          <w:rFonts w:ascii="Times New Roman" w:hAnsi="Times New Roman" w:cs="Times New Roman"/>
          <w:sz w:val="24"/>
          <w:szCs w:val="24"/>
        </w:rPr>
        <w:t>)</w:t>
      </w:r>
      <w:r w:rsidR="003F3F4B">
        <w:rPr>
          <w:rFonts w:ascii="Times New Roman" w:hAnsi="Times New Roman" w:cs="Times New Roman"/>
          <w:sz w:val="24"/>
          <w:szCs w:val="24"/>
        </w:rPr>
        <w:t xml:space="preserve"> </w:t>
      </w:r>
      <w:r w:rsidR="00E91559">
        <w:rPr>
          <w:rFonts w:ascii="Times New Roman" w:hAnsi="Times New Roman" w:cs="Times New Roman"/>
          <w:sz w:val="24"/>
          <w:szCs w:val="24"/>
        </w:rPr>
        <w:t>pr</w:t>
      </w:r>
      <w:r w:rsidR="003E44E8">
        <w:rPr>
          <w:rFonts w:ascii="Times New Roman" w:hAnsi="Times New Roman" w:cs="Times New Roman"/>
          <w:sz w:val="24"/>
          <w:szCs w:val="24"/>
        </w:rPr>
        <w:t xml:space="preserve">oportion </w:t>
      </w:r>
      <w:r w:rsidR="003F3F4B">
        <w:rPr>
          <w:rFonts w:ascii="Times New Roman" w:hAnsi="Times New Roman" w:cs="Times New Roman"/>
          <w:sz w:val="24"/>
          <w:szCs w:val="24"/>
        </w:rPr>
        <w:t>of plots classified into</w:t>
      </w:r>
      <w:r w:rsidR="009A0A0F">
        <w:rPr>
          <w:rFonts w:ascii="Times New Roman" w:hAnsi="Times New Roman" w:cs="Times New Roman"/>
          <w:sz w:val="24"/>
          <w:szCs w:val="24"/>
        </w:rPr>
        <w:t xml:space="preserve"> each</w:t>
      </w:r>
      <w:r w:rsidR="003F3F4B">
        <w:rPr>
          <w:rFonts w:ascii="Times New Roman" w:hAnsi="Times New Roman" w:cs="Times New Roman"/>
          <w:sz w:val="24"/>
          <w:szCs w:val="24"/>
        </w:rPr>
        <w:t xml:space="preserve"> RCP</w:t>
      </w:r>
      <w:r w:rsidR="00C11AB3">
        <w:rPr>
          <w:rFonts w:ascii="Times New Roman" w:hAnsi="Times New Roman" w:cs="Times New Roman"/>
          <w:sz w:val="24"/>
          <w:szCs w:val="24"/>
        </w:rPr>
        <w:t xml:space="preserve"> each year, </w:t>
      </w:r>
      <w:r w:rsidR="00772028">
        <w:rPr>
          <w:rFonts w:ascii="Times New Roman" w:hAnsi="Times New Roman" w:cs="Times New Roman"/>
          <w:sz w:val="24"/>
          <w:szCs w:val="24"/>
        </w:rPr>
        <w:t xml:space="preserve"> but</w:t>
      </w:r>
      <w:r w:rsidR="00C11AB3">
        <w:rPr>
          <w:rFonts w:ascii="Times New Roman" w:hAnsi="Times New Roman" w:cs="Times New Roman"/>
          <w:sz w:val="24"/>
          <w:szCs w:val="24"/>
        </w:rPr>
        <w:t xml:space="preserve"> note</w:t>
      </w:r>
      <w:r w:rsidR="00772028">
        <w:rPr>
          <w:rFonts w:ascii="Times New Roman" w:hAnsi="Times New Roman" w:cs="Times New Roman"/>
          <w:sz w:val="24"/>
          <w:szCs w:val="24"/>
        </w:rPr>
        <w:t xml:space="preserve"> missing year 2003 because data </w:t>
      </w:r>
      <w:r w:rsidR="00B66144">
        <w:rPr>
          <w:rFonts w:ascii="Times New Roman" w:hAnsi="Times New Roman" w:cs="Times New Roman"/>
          <w:sz w:val="24"/>
          <w:szCs w:val="24"/>
        </w:rPr>
        <w:t>were</w:t>
      </w:r>
      <w:r w:rsidR="00772028">
        <w:rPr>
          <w:rFonts w:ascii="Times New Roman" w:hAnsi="Times New Roman" w:cs="Times New Roman"/>
          <w:sz w:val="24"/>
          <w:szCs w:val="24"/>
        </w:rPr>
        <w:t xml:space="preserve"> not collected</w:t>
      </w:r>
      <w:r w:rsidR="003F3F4B">
        <w:rPr>
          <w:rFonts w:ascii="Times New Roman" w:hAnsi="Times New Roman" w:cs="Times New Roman"/>
          <w:sz w:val="24"/>
          <w:szCs w:val="24"/>
        </w:rPr>
        <w:t xml:space="preserve">; </w:t>
      </w:r>
      <w:r w:rsidR="00772028">
        <w:rPr>
          <w:rFonts w:ascii="Times New Roman" w:hAnsi="Times New Roman" w:cs="Times New Roman"/>
          <w:sz w:val="24"/>
          <w:szCs w:val="24"/>
        </w:rPr>
        <w:t>(</w:t>
      </w:r>
      <w:r w:rsidR="00B96FF6">
        <w:rPr>
          <w:rFonts w:ascii="Times New Roman" w:hAnsi="Times New Roman" w:cs="Times New Roman"/>
          <w:sz w:val="24"/>
          <w:szCs w:val="24"/>
        </w:rPr>
        <w:t>B</w:t>
      </w:r>
      <w:r w:rsidR="00772028">
        <w:rPr>
          <w:rFonts w:ascii="Times New Roman" w:hAnsi="Times New Roman" w:cs="Times New Roman"/>
          <w:sz w:val="24"/>
          <w:szCs w:val="24"/>
        </w:rPr>
        <w:t>)</w:t>
      </w:r>
      <w:r w:rsidR="003F3F4B">
        <w:rPr>
          <w:rFonts w:ascii="Times New Roman" w:hAnsi="Times New Roman" w:cs="Times New Roman"/>
          <w:sz w:val="24"/>
          <w:szCs w:val="24"/>
        </w:rPr>
        <w:t xml:space="preserve"> </w:t>
      </w:r>
      <w:r w:rsidR="009A0A0F">
        <w:rPr>
          <w:rFonts w:ascii="Times New Roman" w:hAnsi="Times New Roman" w:cs="Times New Roman"/>
          <w:sz w:val="24"/>
          <w:szCs w:val="24"/>
        </w:rPr>
        <w:t>species richness</w:t>
      </w:r>
      <w:r w:rsidR="000B272F">
        <w:rPr>
          <w:rFonts w:ascii="Times New Roman" w:hAnsi="Times New Roman" w:cs="Times New Roman"/>
          <w:sz w:val="24"/>
          <w:szCs w:val="24"/>
        </w:rPr>
        <w:t xml:space="preserve">, or </w:t>
      </w:r>
      <w:r w:rsidR="003F3F4B">
        <w:rPr>
          <w:rFonts w:ascii="Times New Roman" w:hAnsi="Times New Roman" w:cs="Times New Roman"/>
          <w:sz w:val="24"/>
          <w:szCs w:val="24"/>
        </w:rPr>
        <w:t xml:space="preserve">number of </w:t>
      </w:r>
      <w:r w:rsidR="00CD1C8F">
        <w:rPr>
          <w:rFonts w:ascii="Times New Roman" w:hAnsi="Times New Roman" w:cs="Times New Roman"/>
          <w:sz w:val="24"/>
          <w:szCs w:val="24"/>
        </w:rPr>
        <w:t xml:space="preserve">species; </w:t>
      </w:r>
      <w:r w:rsidR="00772028">
        <w:rPr>
          <w:rFonts w:ascii="Times New Roman" w:hAnsi="Times New Roman" w:cs="Times New Roman"/>
          <w:sz w:val="24"/>
          <w:szCs w:val="24"/>
        </w:rPr>
        <w:t>(</w:t>
      </w:r>
      <w:r w:rsidR="00B96FF6">
        <w:rPr>
          <w:rFonts w:ascii="Times New Roman" w:hAnsi="Times New Roman" w:cs="Times New Roman"/>
          <w:sz w:val="24"/>
          <w:szCs w:val="24"/>
        </w:rPr>
        <w:t>C</w:t>
      </w:r>
      <w:r w:rsidR="00772028">
        <w:rPr>
          <w:rFonts w:ascii="Times New Roman" w:hAnsi="Times New Roman" w:cs="Times New Roman"/>
          <w:sz w:val="24"/>
          <w:szCs w:val="24"/>
        </w:rPr>
        <w:t>)</w:t>
      </w:r>
      <w:r w:rsidR="00CD1C8F">
        <w:rPr>
          <w:rFonts w:ascii="Times New Roman" w:hAnsi="Times New Roman" w:cs="Times New Roman"/>
          <w:sz w:val="24"/>
          <w:szCs w:val="24"/>
        </w:rPr>
        <w:t xml:space="preserve"> functional diversity index (</w:t>
      </w:r>
      <w:proofErr w:type="spellStart"/>
      <w:r w:rsidR="00CD1C8F">
        <w:rPr>
          <w:rFonts w:ascii="Times New Roman" w:hAnsi="Times New Roman" w:cs="Times New Roman"/>
          <w:sz w:val="24"/>
          <w:szCs w:val="24"/>
        </w:rPr>
        <w:t>FDis</w:t>
      </w:r>
      <w:proofErr w:type="spellEnd"/>
      <w:r w:rsidR="005D6161">
        <w:rPr>
          <w:rFonts w:ascii="Times New Roman" w:hAnsi="Times New Roman" w:cs="Times New Roman"/>
          <w:sz w:val="24"/>
          <w:szCs w:val="24"/>
        </w:rPr>
        <w:t>)</w:t>
      </w:r>
      <w:r w:rsidR="00C5656C">
        <w:rPr>
          <w:rFonts w:ascii="Times New Roman" w:hAnsi="Times New Roman" w:cs="Times New Roman"/>
          <w:sz w:val="24"/>
          <w:szCs w:val="24"/>
        </w:rPr>
        <w:t xml:space="preserve"> based on macrophyte traits</w:t>
      </w:r>
      <w:r w:rsidR="00CD1C8F">
        <w:rPr>
          <w:rFonts w:ascii="Times New Roman" w:hAnsi="Times New Roman" w:cs="Times New Roman"/>
          <w:sz w:val="24"/>
          <w:szCs w:val="24"/>
        </w:rPr>
        <w:t xml:space="preserve">; </w:t>
      </w:r>
      <w:r w:rsidR="00772028">
        <w:rPr>
          <w:rFonts w:ascii="Times New Roman" w:hAnsi="Times New Roman" w:cs="Times New Roman"/>
          <w:sz w:val="24"/>
          <w:szCs w:val="24"/>
        </w:rPr>
        <w:t>(</w:t>
      </w:r>
      <w:r w:rsidR="00B96FF6">
        <w:rPr>
          <w:rFonts w:ascii="Times New Roman" w:hAnsi="Times New Roman" w:cs="Times New Roman"/>
          <w:sz w:val="24"/>
          <w:szCs w:val="24"/>
        </w:rPr>
        <w:t>D</w:t>
      </w:r>
      <w:r w:rsidR="00772028">
        <w:rPr>
          <w:rFonts w:ascii="Times New Roman" w:hAnsi="Times New Roman" w:cs="Times New Roman"/>
          <w:sz w:val="24"/>
          <w:szCs w:val="24"/>
        </w:rPr>
        <w:t>)</w:t>
      </w:r>
      <w:r w:rsidR="003F5DB1">
        <w:rPr>
          <w:rFonts w:ascii="Times New Roman" w:hAnsi="Times New Roman" w:cs="Times New Roman"/>
          <w:sz w:val="24"/>
          <w:szCs w:val="24"/>
        </w:rPr>
        <w:t xml:space="preserve">, prevalence of submersed plants; </w:t>
      </w:r>
      <w:r w:rsidR="00772028">
        <w:rPr>
          <w:rFonts w:ascii="Times New Roman" w:hAnsi="Times New Roman" w:cs="Times New Roman"/>
          <w:sz w:val="24"/>
          <w:szCs w:val="24"/>
        </w:rPr>
        <w:t>(</w:t>
      </w:r>
      <w:r w:rsidR="00B96FF6">
        <w:rPr>
          <w:rFonts w:ascii="Times New Roman" w:hAnsi="Times New Roman" w:cs="Times New Roman"/>
          <w:sz w:val="24"/>
          <w:szCs w:val="24"/>
        </w:rPr>
        <w:t>E</w:t>
      </w:r>
      <w:r w:rsidR="00772028">
        <w:rPr>
          <w:rFonts w:ascii="Times New Roman" w:hAnsi="Times New Roman" w:cs="Times New Roman"/>
          <w:sz w:val="24"/>
          <w:szCs w:val="24"/>
        </w:rPr>
        <w:t>)</w:t>
      </w:r>
      <w:r w:rsidR="003F5DB1">
        <w:rPr>
          <w:rFonts w:ascii="Times New Roman" w:hAnsi="Times New Roman" w:cs="Times New Roman"/>
          <w:sz w:val="24"/>
          <w:szCs w:val="24"/>
        </w:rPr>
        <w:t xml:space="preserve"> prevalence of </w:t>
      </w:r>
      <w:r w:rsidR="00B473A3">
        <w:rPr>
          <w:rFonts w:ascii="Times New Roman" w:hAnsi="Times New Roman" w:cs="Times New Roman"/>
          <w:sz w:val="24"/>
          <w:szCs w:val="24"/>
        </w:rPr>
        <w:t>free-</w:t>
      </w:r>
      <w:r w:rsidR="003F5DB1">
        <w:rPr>
          <w:rFonts w:ascii="Times New Roman" w:hAnsi="Times New Roman" w:cs="Times New Roman"/>
          <w:sz w:val="24"/>
          <w:szCs w:val="24"/>
        </w:rPr>
        <w:t>floating plants</w:t>
      </w:r>
      <w:r w:rsidR="00FC1E6F">
        <w:rPr>
          <w:rFonts w:ascii="Times New Roman" w:hAnsi="Times New Roman" w:cs="Times New Roman"/>
          <w:sz w:val="24"/>
          <w:szCs w:val="24"/>
        </w:rPr>
        <w:t xml:space="preserve">; </w:t>
      </w:r>
      <w:r w:rsidR="00772028">
        <w:rPr>
          <w:rFonts w:ascii="Times New Roman" w:hAnsi="Times New Roman" w:cs="Times New Roman"/>
          <w:sz w:val="24"/>
          <w:szCs w:val="24"/>
        </w:rPr>
        <w:t>and (</w:t>
      </w:r>
      <w:r w:rsidR="00B96FF6">
        <w:rPr>
          <w:rFonts w:ascii="Times New Roman" w:hAnsi="Times New Roman" w:cs="Times New Roman"/>
          <w:sz w:val="24"/>
          <w:szCs w:val="24"/>
        </w:rPr>
        <w:t>F</w:t>
      </w:r>
      <w:r w:rsidR="00772028">
        <w:rPr>
          <w:rFonts w:ascii="Times New Roman" w:hAnsi="Times New Roman" w:cs="Times New Roman"/>
          <w:sz w:val="24"/>
          <w:szCs w:val="24"/>
        </w:rPr>
        <w:t>)</w:t>
      </w:r>
      <w:r w:rsidR="00FC1E6F">
        <w:rPr>
          <w:rFonts w:ascii="Times New Roman" w:hAnsi="Times New Roman" w:cs="Times New Roman"/>
          <w:sz w:val="24"/>
          <w:szCs w:val="24"/>
        </w:rPr>
        <w:t xml:space="preserve"> prevalence of epihydrophil</w:t>
      </w:r>
      <w:r w:rsidR="00B473A3">
        <w:rPr>
          <w:rFonts w:ascii="Times New Roman" w:hAnsi="Times New Roman" w:cs="Times New Roman"/>
          <w:sz w:val="24"/>
          <w:szCs w:val="24"/>
        </w:rPr>
        <w:t>ous plants</w:t>
      </w:r>
      <w:r w:rsidR="00FC1E6F">
        <w:rPr>
          <w:rFonts w:ascii="Times New Roman" w:hAnsi="Times New Roman" w:cs="Times New Roman"/>
          <w:sz w:val="24"/>
          <w:szCs w:val="24"/>
        </w:rPr>
        <w:t xml:space="preserve">. </w:t>
      </w:r>
    </w:p>
    <w:p w14:paraId="72D172EA" w14:textId="73093F1F" w:rsidR="00747A30" w:rsidRDefault="00D3736D" w:rsidP="00AE5E7A">
      <w:pPr>
        <w:autoSpaceDE w:val="0"/>
        <w:autoSpaceDN w:val="0"/>
        <w:adjustRightInd w:val="0"/>
        <w:spacing w:after="0" w:line="240" w:lineRule="auto"/>
        <w:rPr>
          <w:rFonts w:eastAsia="MS Mincho" w:cstheme="minorHAnsi"/>
          <w:b/>
          <w:bCs/>
          <w:noProof/>
          <w:sz w:val="24"/>
          <w:szCs w:val="24"/>
        </w:rPr>
      </w:pPr>
      <w:r>
        <w:rPr>
          <w:rFonts w:eastAsia="MS Mincho" w:cstheme="minorHAnsi"/>
          <w:b/>
          <w:bCs/>
          <w:noProof/>
          <w:sz w:val="24"/>
          <w:szCs w:val="24"/>
        </w:rPr>
        <w:lastRenderedPageBreak/>
        <w:drawing>
          <wp:inline distT="0" distB="0" distL="0" distR="0" wp14:anchorId="44C78F95" wp14:editId="16FBE21B">
            <wp:extent cx="5354515" cy="6287784"/>
            <wp:effectExtent l="0" t="0" r="0" b="0"/>
            <wp:docPr id="123595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56565" name="Picture 1235956565"/>
                    <pic:cNvPicPr/>
                  </pic:nvPicPr>
                  <pic:blipFill rotWithShape="1">
                    <a:blip r:embed="rId21" cstate="print">
                      <a:extLst>
                        <a:ext uri="{28A0092B-C50C-407E-A947-70E740481C1C}">
                          <a14:useLocalDpi xmlns:a14="http://schemas.microsoft.com/office/drawing/2010/main" val="0"/>
                        </a:ext>
                      </a:extLst>
                    </a:blip>
                    <a:srcRect l="5128" t="6191" r="3846" b="11211"/>
                    <a:stretch>
                      <a:fillRect/>
                    </a:stretch>
                  </pic:blipFill>
                  <pic:spPr bwMode="auto">
                    <a:xfrm>
                      <a:off x="0" y="0"/>
                      <a:ext cx="5368808" cy="6304568"/>
                    </a:xfrm>
                    <a:prstGeom prst="rect">
                      <a:avLst/>
                    </a:prstGeom>
                    <a:ln>
                      <a:noFill/>
                    </a:ln>
                    <a:extLst>
                      <a:ext uri="{53640926-AAD7-44D8-BBD7-CCE9431645EC}">
                        <a14:shadowObscured xmlns:a14="http://schemas.microsoft.com/office/drawing/2010/main"/>
                      </a:ext>
                    </a:extLst>
                  </pic:spPr>
                </pic:pic>
              </a:graphicData>
            </a:graphic>
          </wp:inline>
        </w:drawing>
      </w:r>
    </w:p>
    <w:p w14:paraId="65735AC2" w14:textId="77777777" w:rsidR="00747A30" w:rsidRDefault="00747A30" w:rsidP="00AE5E7A">
      <w:pPr>
        <w:autoSpaceDE w:val="0"/>
        <w:autoSpaceDN w:val="0"/>
        <w:adjustRightInd w:val="0"/>
        <w:spacing w:after="0" w:line="240" w:lineRule="auto"/>
        <w:rPr>
          <w:rFonts w:eastAsia="MS Mincho" w:cstheme="minorHAnsi"/>
          <w:b/>
          <w:bCs/>
          <w:noProof/>
          <w:sz w:val="24"/>
          <w:szCs w:val="24"/>
        </w:rPr>
      </w:pPr>
    </w:p>
    <w:p w14:paraId="17BAAF1D" w14:textId="622B8C86" w:rsidR="0021302B" w:rsidRDefault="0053336C" w:rsidP="009356C9">
      <w:pPr>
        <w:autoSpaceDE w:val="0"/>
        <w:autoSpaceDN w:val="0"/>
        <w:adjustRightInd w:val="0"/>
        <w:spacing w:after="0" w:line="240" w:lineRule="auto"/>
        <w:rPr>
          <w:rFonts w:ascii="Times New Roman" w:eastAsia="MS Mincho" w:hAnsi="Times New Roman" w:cs="Times New Roman"/>
          <w:sz w:val="24"/>
          <w:szCs w:val="24"/>
        </w:rPr>
      </w:pPr>
      <w:r>
        <w:rPr>
          <w:rFonts w:ascii="Times New Roman" w:eastAsia="MS Mincho" w:hAnsi="Times New Roman" w:cs="Times New Roman"/>
          <w:b/>
          <w:bCs/>
          <w:noProof/>
          <w:sz w:val="24"/>
          <w:szCs w:val="24"/>
        </w:rPr>
        <w:t>FIGURE</w:t>
      </w:r>
      <w:r w:rsidR="0067343F" w:rsidRPr="00BC150C">
        <w:rPr>
          <w:rFonts w:ascii="Times New Roman" w:eastAsia="MS Mincho" w:hAnsi="Times New Roman" w:cs="Times New Roman"/>
          <w:b/>
          <w:bCs/>
          <w:noProof/>
          <w:sz w:val="24"/>
          <w:szCs w:val="24"/>
        </w:rPr>
        <w:t xml:space="preserve"> 4 </w:t>
      </w:r>
      <w:r w:rsidR="00DE6822" w:rsidRPr="00F643C0">
        <w:rPr>
          <w:rFonts w:ascii="Times New Roman" w:eastAsia="MS Mincho" w:hAnsi="Times New Roman" w:cs="Times New Roman"/>
          <w:noProof/>
          <w:sz w:val="24"/>
          <w:szCs w:val="24"/>
        </w:rPr>
        <w:t>Graph shows</w:t>
      </w:r>
      <w:r w:rsidR="00DE6822">
        <w:rPr>
          <w:rFonts w:ascii="Times New Roman" w:eastAsia="MS Mincho" w:hAnsi="Times New Roman" w:cs="Times New Roman"/>
          <w:b/>
          <w:bCs/>
          <w:noProof/>
          <w:sz w:val="24"/>
          <w:szCs w:val="24"/>
        </w:rPr>
        <w:t xml:space="preserve"> </w:t>
      </w:r>
      <w:r w:rsidR="00DE6822">
        <w:rPr>
          <w:rFonts w:ascii="Times New Roman" w:eastAsia="MS Mincho" w:hAnsi="Times New Roman" w:cs="Times New Roman"/>
          <w:noProof/>
          <w:sz w:val="24"/>
          <w:szCs w:val="24"/>
        </w:rPr>
        <w:t>v</w:t>
      </w:r>
      <w:r w:rsidR="00B96E1E" w:rsidRPr="00182477">
        <w:rPr>
          <w:rFonts w:ascii="Times New Roman" w:eastAsia="MS Mincho" w:hAnsi="Times New Roman" w:cs="Times New Roman"/>
          <w:noProof/>
          <w:sz w:val="24"/>
          <w:szCs w:val="24"/>
        </w:rPr>
        <w:t xml:space="preserve">ariation </w:t>
      </w:r>
      <w:r w:rsidR="008F1B5A">
        <w:rPr>
          <w:rFonts w:ascii="Times New Roman" w:eastAsia="MS Mincho" w:hAnsi="Times New Roman" w:cs="Times New Roman"/>
          <w:noProof/>
          <w:sz w:val="24"/>
          <w:szCs w:val="24"/>
        </w:rPr>
        <w:t xml:space="preserve">(scaled by Tjur </w:t>
      </w:r>
      <w:r w:rsidR="008F1B5A" w:rsidRPr="00B57EDF">
        <w:rPr>
          <w:rFonts w:ascii="Times New Roman" w:eastAsia="MS Mincho" w:hAnsi="Times New Roman" w:cs="Times New Roman"/>
          <w:i/>
          <w:iCs/>
          <w:noProof/>
          <w:sz w:val="24"/>
          <w:szCs w:val="24"/>
        </w:rPr>
        <w:t>R</w:t>
      </w:r>
      <w:r w:rsidR="008F1B5A" w:rsidRPr="008F1B5A">
        <w:rPr>
          <w:rFonts w:ascii="Times New Roman" w:eastAsia="MS Mincho" w:hAnsi="Times New Roman" w:cs="Times New Roman"/>
          <w:noProof/>
          <w:sz w:val="24"/>
          <w:szCs w:val="24"/>
          <w:vertAlign w:val="superscript"/>
        </w:rPr>
        <w:t>2</w:t>
      </w:r>
      <w:r w:rsidR="008F1B5A">
        <w:rPr>
          <w:rFonts w:ascii="Times New Roman" w:eastAsia="MS Mincho" w:hAnsi="Times New Roman" w:cs="Times New Roman"/>
          <w:noProof/>
          <w:sz w:val="24"/>
          <w:szCs w:val="24"/>
        </w:rPr>
        <w:t xml:space="preserve">) </w:t>
      </w:r>
      <w:r w:rsidR="00B96E1E" w:rsidRPr="00182477">
        <w:rPr>
          <w:rFonts w:ascii="Times New Roman" w:eastAsia="MS Mincho" w:hAnsi="Times New Roman" w:cs="Times New Roman"/>
          <w:noProof/>
          <w:sz w:val="24"/>
          <w:szCs w:val="24"/>
        </w:rPr>
        <w:t xml:space="preserve">in macrophyte occurrence distributions </w:t>
      </w:r>
      <w:r w:rsidR="00B96E1E" w:rsidRPr="00B96E1E">
        <w:rPr>
          <w:rFonts w:ascii="Times New Roman" w:eastAsia="MS Mincho" w:hAnsi="Times New Roman" w:cs="Times New Roman"/>
          <w:sz w:val="24"/>
          <w:szCs w:val="24"/>
        </w:rPr>
        <w:t>e</w:t>
      </w:r>
      <w:r w:rsidR="00B15347" w:rsidRPr="00B96E1E">
        <w:rPr>
          <w:rFonts w:ascii="Times New Roman" w:eastAsia="MS Mincho" w:hAnsi="Times New Roman" w:cs="Times New Roman"/>
          <w:sz w:val="24"/>
          <w:szCs w:val="24"/>
        </w:rPr>
        <w:t>xplained</w:t>
      </w:r>
      <w:r w:rsidR="00B15347" w:rsidRPr="00BC150C">
        <w:rPr>
          <w:rFonts w:ascii="Times New Roman" w:eastAsia="MS Mincho" w:hAnsi="Times New Roman" w:cs="Times New Roman"/>
          <w:sz w:val="24"/>
          <w:szCs w:val="24"/>
        </w:rPr>
        <w:t xml:space="preserve"> </w:t>
      </w:r>
      <w:r w:rsidR="00B96E1E">
        <w:rPr>
          <w:rFonts w:ascii="Times New Roman" w:eastAsia="MS Mincho" w:hAnsi="Times New Roman" w:cs="Times New Roman"/>
          <w:sz w:val="24"/>
          <w:szCs w:val="24"/>
        </w:rPr>
        <w:t xml:space="preserve">by </w:t>
      </w:r>
      <w:ins w:id="15" w:author="Larson, Danelle M" w:date="2026-02-02T10:05:00Z" w16du:dateUtc="2026-02-02T16:05:00Z">
        <w:r w:rsidR="004F7809">
          <w:rPr>
            <w:rFonts w:ascii="Times New Roman" w:eastAsia="MS Mincho" w:hAnsi="Times New Roman" w:cs="Times New Roman"/>
            <w:sz w:val="24"/>
            <w:szCs w:val="24"/>
          </w:rPr>
          <w:t xml:space="preserve">unmeasured </w:t>
        </w:r>
      </w:ins>
      <w:r w:rsidR="00D73688" w:rsidRPr="00BC150C">
        <w:rPr>
          <w:rFonts w:ascii="Times New Roman" w:eastAsia="MS Mincho" w:hAnsi="Times New Roman" w:cs="Times New Roman"/>
          <w:sz w:val="24"/>
          <w:szCs w:val="24"/>
        </w:rPr>
        <w:t>spatiotemporal processes (</w:t>
      </w:r>
      <w:r w:rsidR="00BC36AD">
        <w:rPr>
          <w:rFonts w:ascii="Times New Roman" w:eastAsia="MS Mincho" w:hAnsi="Times New Roman" w:cs="Times New Roman"/>
          <w:sz w:val="24"/>
          <w:szCs w:val="24"/>
        </w:rPr>
        <w:t>represented by random effects</w:t>
      </w:r>
      <w:r w:rsidR="00577696">
        <w:rPr>
          <w:rFonts w:ascii="Times New Roman" w:eastAsia="MS Mincho" w:hAnsi="Times New Roman" w:cs="Times New Roman"/>
          <w:sz w:val="24"/>
          <w:szCs w:val="24"/>
        </w:rPr>
        <w:t>,</w:t>
      </w:r>
      <w:r w:rsidR="00B96E1E">
        <w:rPr>
          <w:rFonts w:ascii="Times New Roman" w:eastAsia="MS Mincho" w:hAnsi="Times New Roman" w:cs="Times New Roman"/>
          <w:sz w:val="24"/>
          <w:szCs w:val="24"/>
        </w:rPr>
        <w:t xml:space="preserve"> in </w:t>
      </w:r>
      <w:r w:rsidR="00747A30" w:rsidRPr="00BC150C">
        <w:rPr>
          <w:rFonts w:ascii="Times New Roman" w:eastAsia="MS Mincho" w:hAnsi="Times New Roman" w:cs="Times New Roman"/>
          <w:sz w:val="24"/>
          <w:szCs w:val="24"/>
        </w:rPr>
        <w:t xml:space="preserve">reds and </w:t>
      </w:r>
      <w:r w:rsidR="00D73688" w:rsidRPr="00BC150C">
        <w:rPr>
          <w:rFonts w:ascii="Times New Roman" w:eastAsia="MS Mincho" w:hAnsi="Times New Roman" w:cs="Times New Roman"/>
          <w:sz w:val="24"/>
          <w:szCs w:val="24"/>
        </w:rPr>
        <w:t>oranges)</w:t>
      </w:r>
      <w:r w:rsidR="00B96E1E">
        <w:rPr>
          <w:rFonts w:ascii="Times New Roman" w:eastAsia="MS Mincho" w:hAnsi="Times New Roman" w:cs="Times New Roman"/>
          <w:sz w:val="24"/>
          <w:szCs w:val="24"/>
        </w:rPr>
        <w:t xml:space="preserve"> v</w:t>
      </w:r>
      <w:r w:rsidR="00D01630">
        <w:rPr>
          <w:rFonts w:ascii="Times New Roman" w:eastAsia="MS Mincho" w:hAnsi="Times New Roman" w:cs="Times New Roman"/>
          <w:sz w:val="24"/>
          <w:szCs w:val="24"/>
        </w:rPr>
        <w:t>ersus</w:t>
      </w:r>
      <w:r w:rsidR="00B96E1E">
        <w:rPr>
          <w:rFonts w:ascii="Times New Roman" w:eastAsia="MS Mincho" w:hAnsi="Times New Roman" w:cs="Times New Roman"/>
          <w:sz w:val="24"/>
          <w:szCs w:val="24"/>
        </w:rPr>
        <w:t xml:space="preserve"> by</w:t>
      </w:r>
      <w:r w:rsidR="00D73688" w:rsidRPr="00BC150C">
        <w:rPr>
          <w:rFonts w:ascii="Times New Roman" w:eastAsia="MS Mincho" w:hAnsi="Times New Roman" w:cs="Times New Roman"/>
          <w:sz w:val="24"/>
          <w:szCs w:val="24"/>
        </w:rPr>
        <w:t xml:space="preserve"> </w:t>
      </w:r>
      <w:r w:rsidR="00ED3CA3" w:rsidRPr="00BC150C">
        <w:rPr>
          <w:rFonts w:ascii="Times New Roman" w:eastAsia="MS Mincho" w:hAnsi="Times New Roman" w:cs="Times New Roman"/>
          <w:sz w:val="24"/>
          <w:szCs w:val="24"/>
        </w:rPr>
        <w:t>the</w:t>
      </w:r>
      <w:r w:rsidR="002875E7">
        <w:rPr>
          <w:rFonts w:ascii="Times New Roman" w:eastAsia="MS Mincho" w:hAnsi="Times New Roman" w:cs="Times New Roman"/>
          <w:sz w:val="24"/>
          <w:szCs w:val="24"/>
        </w:rPr>
        <w:t xml:space="preserve"> measured</w:t>
      </w:r>
      <w:r w:rsidR="00ED3CA3" w:rsidRPr="00BC150C">
        <w:rPr>
          <w:rFonts w:ascii="Times New Roman" w:eastAsia="MS Mincho" w:hAnsi="Times New Roman" w:cs="Times New Roman"/>
          <w:sz w:val="24"/>
          <w:szCs w:val="24"/>
        </w:rPr>
        <w:t xml:space="preserve"> environmental covariates</w:t>
      </w:r>
      <w:r w:rsidR="007D1FBF" w:rsidRPr="00BC150C">
        <w:rPr>
          <w:rFonts w:ascii="Times New Roman" w:eastAsia="MS Mincho" w:hAnsi="Times New Roman" w:cs="Times New Roman"/>
          <w:sz w:val="24"/>
          <w:szCs w:val="24"/>
        </w:rPr>
        <w:t xml:space="preserve"> </w:t>
      </w:r>
      <w:r w:rsidR="00B96E1E">
        <w:rPr>
          <w:rFonts w:ascii="Times New Roman" w:eastAsia="MS Mincho" w:hAnsi="Times New Roman" w:cs="Times New Roman"/>
          <w:sz w:val="24"/>
          <w:szCs w:val="24"/>
        </w:rPr>
        <w:t>(</w:t>
      </w:r>
      <w:r w:rsidR="007D1FBF" w:rsidRPr="00BC150C">
        <w:rPr>
          <w:rFonts w:ascii="Times New Roman" w:eastAsia="MS Mincho" w:hAnsi="Times New Roman" w:cs="Times New Roman"/>
          <w:sz w:val="24"/>
          <w:szCs w:val="24"/>
        </w:rPr>
        <w:t>hydrology,</w:t>
      </w:r>
      <w:r w:rsidR="004E234D" w:rsidRPr="00BC150C">
        <w:rPr>
          <w:rFonts w:ascii="Times New Roman" w:eastAsia="MS Mincho" w:hAnsi="Times New Roman" w:cs="Times New Roman"/>
          <w:sz w:val="24"/>
          <w:szCs w:val="24"/>
        </w:rPr>
        <w:t xml:space="preserve"> </w:t>
      </w:r>
      <w:r w:rsidR="007D1FBF" w:rsidRPr="00BC150C">
        <w:rPr>
          <w:rFonts w:ascii="Times New Roman" w:eastAsia="MS Mincho" w:hAnsi="Times New Roman" w:cs="Times New Roman"/>
          <w:sz w:val="24"/>
          <w:szCs w:val="24"/>
        </w:rPr>
        <w:t>water quality, and climate</w:t>
      </w:r>
      <w:r w:rsidR="00B96E1E">
        <w:rPr>
          <w:rFonts w:ascii="Times New Roman" w:eastAsia="MS Mincho" w:hAnsi="Times New Roman" w:cs="Times New Roman"/>
          <w:sz w:val="24"/>
          <w:szCs w:val="24"/>
        </w:rPr>
        <w:t xml:space="preserve"> </w:t>
      </w:r>
      <w:r w:rsidR="004F0C18">
        <w:rPr>
          <w:rFonts w:ascii="Times New Roman" w:eastAsia="MS Mincho" w:hAnsi="Times New Roman" w:cs="Times New Roman"/>
          <w:sz w:val="24"/>
          <w:szCs w:val="24"/>
        </w:rPr>
        <w:t xml:space="preserve">represented </w:t>
      </w:r>
      <w:r w:rsidR="00B96E1E">
        <w:rPr>
          <w:rFonts w:ascii="Times New Roman" w:eastAsia="MS Mincho" w:hAnsi="Times New Roman" w:cs="Times New Roman"/>
          <w:sz w:val="24"/>
          <w:szCs w:val="24"/>
        </w:rPr>
        <w:t xml:space="preserve">in </w:t>
      </w:r>
      <w:r w:rsidR="004E234D" w:rsidRPr="00BC150C">
        <w:rPr>
          <w:rFonts w:ascii="Times New Roman" w:eastAsia="MS Mincho" w:hAnsi="Times New Roman" w:cs="Times New Roman"/>
          <w:sz w:val="24"/>
          <w:szCs w:val="24"/>
        </w:rPr>
        <w:t>yellows, blues, and violet)</w:t>
      </w:r>
      <w:r w:rsidR="002875E7">
        <w:rPr>
          <w:rFonts w:ascii="Times New Roman" w:eastAsia="MS Mincho" w:hAnsi="Times New Roman" w:cs="Times New Roman"/>
          <w:sz w:val="24"/>
          <w:szCs w:val="24"/>
        </w:rPr>
        <w:t xml:space="preserve"> in each of </w:t>
      </w:r>
      <w:r w:rsidR="00A405E2">
        <w:rPr>
          <w:rFonts w:ascii="Times New Roman" w:eastAsia="MS Mincho" w:hAnsi="Times New Roman" w:cs="Times New Roman"/>
          <w:sz w:val="24"/>
          <w:szCs w:val="24"/>
        </w:rPr>
        <w:t xml:space="preserve">the </w:t>
      </w:r>
      <w:r w:rsidR="002875E7">
        <w:rPr>
          <w:rFonts w:ascii="Times New Roman" w:eastAsia="MS Mincho" w:hAnsi="Times New Roman" w:cs="Times New Roman"/>
          <w:sz w:val="24"/>
          <w:szCs w:val="24"/>
        </w:rPr>
        <w:t xml:space="preserve">four </w:t>
      </w:r>
      <w:r w:rsidR="007E25B9">
        <w:rPr>
          <w:rFonts w:ascii="Times New Roman" w:eastAsia="MS Mincho" w:hAnsi="Times New Roman" w:cs="Times New Roman"/>
          <w:sz w:val="24"/>
          <w:szCs w:val="24"/>
        </w:rPr>
        <w:t xml:space="preserve">study </w:t>
      </w:r>
      <w:r w:rsidR="00626165">
        <w:rPr>
          <w:rFonts w:ascii="Times New Roman" w:eastAsia="MS Mincho" w:hAnsi="Times New Roman" w:cs="Times New Roman"/>
          <w:sz w:val="24"/>
          <w:szCs w:val="24"/>
        </w:rPr>
        <w:t>reaches</w:t>
      </w:r>
      <w:r w:rsidR="002875E7">
        <w:rPr>
          <w:rFonts w:ascii="Times New Roman" w:eastAsia="MS Mincho" w:hAnsi="Times New Roman" w:cs="Times New Roman"/>
          <w:sz w:val="24"/>
          <w:szCs w:val="24"/>
        </w:rPr>
        <w:t xml:space="preserve"> in the </w:t>
      </w:r>
      <w:r w:rsidR="0084225A">
        <w:rPr>
          <w:rFonts w:ascii="Times New Roman" w:eastAsia="MS Mincho" w:hAnsi="Times New Roman" w:cs="Times New Roman"/>
          <w:sz w:val="24"/>
          <w:szCs w:val="24"/>
        </w:rPr>
        <w:t>UMR</w:t>
      </w:r>
      <w:r w:rsidR="007D1FBF" w:rsidRPr="00BC150C">
        <w:rPr>
          <w:rFonts w:ascii="Times New Roman" w:eastAsia="MS Mincho" w:hAnsi="Times New Roman" w:cs="Times New Roman"/>
          <w:sz w:val="24"/>
          <w:szCs w:val="24"/>
        </w:rPr>
        <w:t xml:space="preserve">. </w:t>
      </w:r>
      <w:bookmarkStart w:id="16" w:name="_Hlk128644206"/>
      <w:r w:rsidR="007F101D">
        <w:rPr>
          <w:rFonts w:ascii="Times New Roman" w:eastAsia="MS Mincho" w:hAnsi="Times New Roman" w:cs="Times New Roman"/>
          <w:sz w:val="24"/>
          <w:szCs w:val="24"/>
        </w:rPr>
        <w:t>Each</w:t>
      </w:r>
      <w:r w:rsidR="00577696">
        <w:rPr>
          <w:rFonts w:ascii="Times New Roman" w:eastAsia="MS Mincho" w:hAnsi="Times New Roman" w:cs="Times New Roman"/>
          <w:sz w:val="24"/>
          <w:szCs w:val="24"/>
        </w:rPr>
        <w:t xml:space="preserve"> </w:t>
      </w:r>
      <w:r w:rsidR="00E32FCB" w:rsidRPr="00BC150C">
        <w:rPr>
          <w:rFonts w:ascii="Times New Roman" w:eastAsia="MS Mincho" w:hAnsi="Times New Roman" w:cs="Times New Roman"/>
          <w:sz w:val="24"/>
          <w:szCs w:val="24"/>
        </w:rPr>
        <w:t xml:space="preserve">environmental </w:t>
      </w:r>
      <w:r w:rsidR="00577696">
        <w:rPr>
          <w:rFonts w:ascii="Times New Roman" w:eastAsia="MS Mincho" w:hAnsi="Times New Roman" w:cs="Times New Roman"/>
          <w:sz w:val="24"/>
          <w:szCs w:val="24"/>
        </w:rPr>
        <w:t>covariate</w:t>
      </w:r>
      <w:r w:rsidR="00577696" w:rsidRPr="00BC150C">
        <w:rPr>
          <w:rFonts w:ascii="Times New Roman" w:eastAsia="MS Mincho" w:hAnsi="Times New Roman" w:cs="Times New Roman"/>
          <w:sz w:val="24"/>
          <w:szCs w:val="24"/>
        </w:rPr>
        <w:t xml:space="preserve"> </w:t>
      </w:r>
      <w:r w:rsidR="00E32FCB" w:rsidRPr="00BC150C">
        <w:rPr>
          <w:rFonts w:ascii="Times New Roman" w:eastAsia="MS Mincho" w:hAnsi="Times New Roman" w:cs="Times New Roman"/>
          <w:sz w:val="24"/>
          <w:szCs w:val="24"/>
        </w:rPr>
        <w:t>w</w:t>
      </w:r>
      <w:r w:rsidR="007F101D">
        <w:rPr>
          <w:rFonts w:ascii="Times New Roman" w:eastAsia="MS Mincho" w:hAnsi="Times New Roman" w:cs="Times New Roman"/>
          <w:sz w:val="24"/>
          <w:szCs w:val="24"/>
        </w:rPr>
        <w:t>as</w:t>
      </w:r>
      <w:r w:rsidR="00E32FCB" w:rsidRPr="00BC150C">
        <w:rPr>
          <w:rFonts w:ascii="Times New Roman" w:eastAsia="MS Mincho" w:hAnsi="Times New Roman" w:cs="Times New Roman"/>
          <w:sz w:val="24"/>
          <w:szCs w:val="24"/>
        </w:rPr>
        <w:t xml:space="preserve"> </w:t>
      </w:r>
      <w:r w:rsidR="00577696">
        <w:rPr>
          <w:rFonts w:ascii="Times New Roman" w:eastAsia="MS Mincho" w:hAnsi="Times New Roman" w:cs="Times New Roman"/>
          <w:sz w:val="24"/>
          <w:szCs w:val="24"/>
        </w:rPr>
        <w:t xml:space="preserve">modelled as a function of </w:t>
      </w:r>
      <w:r w:rsidR="007F101D">
        <w:rPr>
          <w:rFonts w:ascii="Times New Roman" w:eastAsia="MS Mincho" w:hAnsi="Times New Roman" w:cs="Times New Roman"/>
          <w:sz w:val="24"/>
          <w:szCs w:val="24"/>
        </w:rPr>
        <w:t>its</w:t>
      </w:r>
      <w:r w:rsidR="00577696">
        <w:rPr>
          <w:rFonts w:ascii="Times New Roman" w:eastAsia="MS Mincho" w:hAnsi="Times New Roman" w:cs="Times New Roman"/>
          <w:sz w:val="24"/>
          <w:szCs w:val="24"/>
        </w:rPr>
        <w:t xml:space="preserve"> annual </w:t>
      </w:r>
      <w:proofErr w:type="gramStart"/>
      <w:r w:rsidR="00577696">
        <w:rPr>
          <w:rFonts w:ascii="Times New Roman" w:eastAsia="MS Mincho" w:hAnsi="Times New Roman" w:cs="Times New Roman"/>
          <w:sz w:val="24"/>
          <w:szCs w:val="24"/>
        </w:rPr>
        <w:t>mean</w:t>
      </w:r>
      <w:proofErr w:type="gramEnd"/>
      <w:r w:rsidR="00577696">
        <w:rPr>
          <w:rFonts w:ascii="Times New Roman" w:eastAsia="MS Mincho" w:hAnsi="Times New Roman" w:cs="Times New Roman"/>
          <w:sz w:val="24"/>
          <w:szCs w:val="24"/>
        </w:rPr>
        <w:t xml:space="preserve"> (</w:t>
      </w:r>
      <w:r w:rsidR="0090541D">
        <w:rPr>
          <w:rFonts w:ascii="Times New Roman" w:eastAsia="MS Mincho" w:hAnsi="Times New Roman" w:cs="Times New Roman"/>
          <w:sz w:val="24"/>
          <w:szCs w:val="24"/>
        </w:rPr>
        <w:t xml:space="preserve">representing </w:t>
      </w:r>
      <w:r w:rsidR="00A452E1">
        <w:rPr>
          <w:rFonts w:ascii="Times New Roman" w:eastAsia="MS Mincho" w:hAnsi="Times New Roman" w:cs="Times New Roman"/>
          <w:sz w:val="24"/>
          <w:szCs w:val="24"/>
        </w:rPr>
        <w:t xml:space="preserve">a </w:t>
      </w:r>
      <w:r w:rsidR="00E32FCB" w:rsidRPr="00BC150C">
        <w:rPr>
          <w:rFonts w:ascii="Times New Roman" w:eastAsia="MS Mincho" w:hAnsi="Times New Roman" w:cs="Times New Roman"/>
          <w:sz w:val="24"/>
          <w:szCs w:val="24"/>
        </w:rPr>
        <w:t>temporal</w:t>
      </w:r>
      <w:r w:rsidR="00577696">
        <w:rPr>
          <w:rFonts w:ascii="Times New Roman" w:eastAsia="MS Mincho" w:hAnsi="Times New Roman" w:cs="Times New Roman"/>
          <w:sz w:val="24"/>
          <w:szCs w:val="24"/>
        </w:rPr>
        <w:t xml:space="preserve"> component of environmental variation)</w:t>
      </w:r>
      <w:r w:rsidR="00E32FCB" w:rsidRPr="00BC150C">
        <w:rPr>
          <w:rFonts w:ascii="Times New Roman" w:eastAsia="MS Mincho" w:hAnsi="Times New Roman" w:cs="Times New Roman"/>
          <w:sz w:val="24"/>
          <w:szCs w:val="24"/>
        </w:rPr>
        <w:t xml:space="preserve"> and </w:t>
      </w:r>
      <w:r w:rsidR="007F101D">
        <w:rPr>
          <w:rFonts w:ascii="Times New Roman" w:eastAsia="MS Mincho" w:hAnsi="Times New Roman" w:cs="Times New Roman"/>
          <w:sz w:val="24"/>
          <w:szCs w:val="24"/>
        </w:rPr>
        <w:t>its</w:t>
      </w:r>
      <w:r w:rsidR="00577696">
        <w:rPr>
          <w:rFonts w:ascii="Times New Roman" w:eastAsia="MS Mincho" w:hAnsi="Times New Roman" w:cs="Times New Roman"/>
          <w:sz w:val="24"/>
          <w:szCs w:val="24"/>
        </w:rPr>
        <w:t xml:space="preserve"> within-year </w:t>
      </w:r>
      <w:r w:rsidR="00C56F3C">
        <w:rPr>
          <w:rFonts w:ascii="Times New Roman" w:eastAsia="MS Mincho" w:hAnsi="Times New Roman" w:cs="Times New Roman"/>
          <w:sz w:val="24"/>
          <w:szCs w:val="24"/>
        </w:rPr>
        <w:t>residual</w:t>
      </w:r>
      <w:r w:rsidR="00577696">
        <w:rPr>
          <w:rFonts w:ascii="Times New Roman" w:eastAsia="MS Mincho" w:hAnsi="Times New Roman" w:cs="Times New Roman"/>
          <w:sz w:val="24"/>
          <w:szCs w:val="24"/>
        </w:rPr>
        <w:t xml:space="preserve"> from the annual </w:t>
      </w:r>
      <w:proofErr w:type="gramStart"/>
      <w:r w:rsidR="00577696">
        <w:rPr>
          <w:rFonts w:ascii="Times New Roman" w:eastAsia="MS Mincho" w:hAnsi="Times New Roman" w:cs="Times New Roman"/>
          <w:sz w:val="24"/>
          <w:szCs w:val="24"/>
        </w:rPr>
        <w:t>mean</w:t>
      </w:r>
      <w:proofErr w:type="gramEnd"/>
      <w:r w:rsidR="00577696">
        <w:rPr>
          <w:rFonts w:ascii="Times New Roman" w:eastAsia="MS Mincho" w:hAnsi="Times New Roman" w:cs="Times New Roman"/>
          <w:sz w:val="24"/>
          <w:szCs w:val="24"/>
        </w:rPr>
        <w:t xml:space="preserve"> (</w:t>
      </w:r>
      <w:r w:rsidR="0090541D">
        <w:rPr>
          <w:rFonts w:ascii="Times New Roman" w:eastAsia="MS Mincho" w:hAnsi="Times New Roman" w:cs="Times New Roman"/>
          <w:sz w:val="24"/>
          <w:szCs w:val="24"/>
        </w:rPr>
        <w:t xml:space="preserve">representing </w:t>
      </w:r>
      <w:r w:rsidR="00A452E1">
        <w:rPr>
          <w:rFonts w:ascii="Times New Roman" w:eastAsia="MS Mincho" w:hAnsi="Times New Roman" w:cs="Times New Roman"/>
          <w:sz w:val="24"/>
          <w:szCs w:val="24"/>
        </w:rPr>
        <w:t xml:space="preserve">a </w:t>
      </w:r>
      <w:r w:rsidR="00E32FCB" w:rsidRPr="00BC150C">
        <w:rPr>
          <w:rFonts w:ascii="Times New Roman" w:eastAsia="MS Mincho" w:hAnsi="Times New Roman" w:cs="Times New Roman"/>
          <w:sz w:val="24"/>
          <w:szCs w:val="24"/>
        </w:rPr>
        <w:t xml:space="preserve">spatial </w:t>
      </w:r>
      <w:bookmarkEnd w:id="16"/>
      <w:r w:rsidR="00577696">
        <w:rPr>
          <w:rFonts w:ascii="Times New Roman" w:eastAsia="MS Mincho" w:hAnsi="Times New Roman" w:cs="Times New Roman"/>
          <w:sz w:val="24"/>
          <w:szCs w:val="24"/>
        </w:rPr>
        <w:t>component of environmental variation)</w:t>
      </w:r>
      <w:r w:rsidR="007A0D33" w:rsidRPr="00BC150C">
        <w:rPr>
          <w:rFonts w:ascii="Times New Roman" w:eastAsia="MS Mincho" w:hAnsi="Times New Roman" w:cs="Times New Roman"/>
          <w:sz w:val="24"/>
          <w:szCs w:val="24"/>
        </w:rPr>
        <w:t>.</w:t>
      </w:r>
      <w:r w:rsidR="00485621" w:rsidRPr="00BC150C">
        <w:rPr>
          <w:rFonts w:ascii="Times New Roman" w:eastAsia="MS Mincho" w:hAnsi="Times New Roman" w:cs="Times New Roman"/>
          <w:sz w:val="24"/>
          <w:szCs w:val="24"/>
        </w:rPr>
        <w:t xml:space="preserve"> Each bar </w:t>
      </w:r>
      <w:r w:rsidR="00DF2A57">
        <w:rPr>
          <w:rFonts w:ascii="Times New Roman" w:eastAsia="MS Mincho" w:hAnsi="Times New Roman" w:cs="Times New Roman"/>
          <w:sz w:val="24"/>
          <w:szCs w:val="24"/>
        </w:rPr>
        <w:t xml:space="preserve">shows variation </w:t>
      </w:r>
      <w:r w:rsidR="00C56F3C">
        <w:rPr>
          <w:rFonts w:ascii="Times New Roman" w:eastAsia="MS Mincho" w:hAnsi="Times New Roman" w:cs="Times New Roman"/>
          <w:sz w:val="24"/>
          <w:szCs w:val="24"/>
        </w:rPr>
        <w:t>explained for each</w:t>
      </w:r>
      <w:r w:rsidR="00B96E1E">
        <w:rPr>
          <w:rFonts w:ascii="Times New Roman" w:eastAsia="MS Mincho" w:hAnsi="Times New Roman" w:cs="Times New Roman"/>
          <w:sz w:val="24"/>
          <w:szCs w:val="24"/>
        </w:rPr>
        <w:t xml:space="preserve"> macrophyte</w:t>
      </w:r>
      <w:r w:rsidR="00485621" w:rsidRPr="00BC150C">
        <w:rPr>
          <w:rFonts w:ascii="Times New Roman" w:eastAsia="MS Mincho" w:hAnsi="Times New Roman" w:cs="Times New Roman"/>
          <w:sz w:val="24"/>
          <w:szCs w:val="24"/>
        </w:rPr>
        <w:t xml:space="preserve"> species</w:t>
      </w:r>
      <w:r w:rsidR="00735AB8">
        <w:rPr>
          <w:rFonts w:ascii="Times New Roman" w:eastAsia="MS Mincho" w:hAnsi="Times New Roman" w:cs="Times New Roman"/>
          <w:sz w:val="24"/>
          <w:szCs w:val="24"/>
        </w:rPr>
        <w:t>. The</w:t>
      </w:r>
      <w:r w:rsidR="002875E7">
        <w:rPr>
          <w:rFonts w:ascii="Times New Roman" w:eastAsia="MS Mincho" w:hAnsi="Times New Roman" w:cs="Times New Roman"/>
          <w:sz w:val="24"/>
          <w:szCs w:val="24"/>
        </w:rPr>
        <w:t xml:space="preserve"> </w:t>
      </w:r>
      <w:r w:rsidR="009705A9" w:rsidRPr="00BC150C">
        <w:rPr>
          <w:rFonts w:ascii="Times New Roman" w:eastAsia="MS Mincho" w:hAnsi="Times New Roman" w:cs="Times New Roman"/>
          <w:sz w:val="24"/>
          <w:szCs w:val="24"/>
        </w:rPr>
        <w:t>specie</w:t>
      </w:r>
      <w:r w:rsidR="00E20331">
        <w:rPr>
          <w:rFonts w:ascii="Times New Roman" w:eastAsia="MS Mincho" w:hAnsi="Times New Roman" w:cs="Times New Roman"/>
          <w:sz w:val="24"/>
          <w:szCs w:val="24"/>
        </w:rPr>
        <w:t>s</w:t>
      </w:r>
      <w:r w:rsidR="009705A9" w:rsidRPr="00BC150C">
        <w:rPr>
          <w:rFonts w:ascii="Times New Roman" w:eastAsia="MS Mincho" w:hAnsi="Times New Roman" w:cs="Times New Roman"/>
          <w:sz w:val="24"/>
          <w:szCs w:val="24"/>
        </w:rPr>
        <w:t xml:space="preserve"> codes on the </w:t>
      </w:r>
      <w:r w:rsidR="009705A9" w:rsidRPr="00C85AA8">
        <w:rPr>
          <w:rFonts w:ascii="Times New Roman" w:hAnsi="Times New Roman"/>
          <w:i/>
          <w:sz w:val="24"/>
        </w:rPr>
        <w:t>x</w:t>
      </w:r>
      <w:r w:rsidR="009705A9" w:rsidRPr="00BC150C">
        <w:rPr>
          <w:rFonts w:ascii="Times New Roman" w:eastAsia="MS Mincho" w:hAnsi="Times New Roman" w:cs="Times New Roman"/>
          <w:sz w:val="24"/>
          <w:szCs w:val="24"/>
        </w:rPr>
        <w:t>-ax</w:t>
      </w:r>
      <w:r w:rsidR="003051F2" w:rsidRPr="00BC150C">
        <w:rPr>
          <w:rFonts w:ascii="Times New Roman" w:eastAsia="MS Mincho" w:hAnsi="Times New Roman" w:cs="Times New Roman"/>
          <w:sz w:val="24"/>
          <w:szCs w:val="24"/>
        </w:rPr>
        <w:t>e</w:t>
      </w:r>
      <w:r w:rsidR="009705A9" w:rsidRPr="00BC150C">
        <w:rPr>
          <w:rFonts w:ascii="Times New Roman" w:eastAsia="MS Mincho" w:hAnsi="Times New Roman" w:cs="Times New Roman"/>
          <w:sz w:val="24"/>
          <w:szCs w:val="24"/>
        </w:rPr>
        <w:t xml:space="preserve">s are standards from the </w:t>
      </w:r>
      <w:r w:rsidR="00CE399F">
        <w:rPr>
          <w:rFonts w:ascii="Times New Roman" w:eastAsia="MS Mincho" w:hAnsi="Times New Roman" w:cs="Times New Roman"/>
          <w:sz w:val="24"/>
          <w:szCs w:val="24"/>
        </w:rPr>
        <w:t>U.S. Department of Agriculture</w:t>
      </w:r>
      <w:r w:rsidR="00C6205C">
        <w:rPr>
          <w:rFonts w:ascii="Times New Roman" w:eastAsia="MS Mincho" w:hAnsi="Times New Roman" w:cs="Times New Roman"/>
          <w:sz w:val="24"/>
          <w:szCs w:val="24"/>
        </w:rPr>
        <w:t>’s</w:t>
      </w:r>
      <w:r w:rsidR="00F63DAB">
        <w:rPr>
          <w:rFonts w:ascii="Times New Roman" w:eastAsia="MS Mincho" w:hAnsi="Times New Roman" w:cs="Times New Roman"/>
          <w:sz w:val="24"/>
          <w:szCs w:val="24"/>
        </w:rPr>
        <w:t xml:space="preserve"> (</w:t>
      </w:r>
      <w:r w:rsidR="009705A9" w:rsidRPr="00BC150C">
        <w:rPr>
          <w:rFonts w:ascii="Times New Roman" w:eastAsia="MS Mincho" w:hAnsi="Times New Roman" w:cs="Times New Roman"/>
          <w:sz w:val="24"/>
          <w:szCs w:val="24"/>
        </w:rPr>
        <w:t>USDA</w:t>
      </w:r>
      <w:r w:rsidR="00F63DAB">
        <w:rPr>
          <w:rFonts w:ascii="Times New Roman" w:eastAsia="MS Mincho" w:hAnsi="Times New Roman" w:cs="Times New Roman"/>
          <w:sz w:val="24"/>
          <w:szCs w:val="24"/>
        </w:rPr>
        <w:t>)</w:t>
      </w:r>
      <w:r w:rsidR="009705A9" w:rsidRPr="00BC150C">
        <w:rPr>
          <w:rFonts w:ascii="Times New Roman" w:eastAsia="MS Mincho" w:hAnsi="Times New Roman" w:cs="Times New Roman"/>
          <w:sz w:val="24"/>
          <w:szCs w:val="24"/>
        </w:rPr>
        <w:t xml:space="preserve"> Plants Database and Supplemental Table </w:t>
      </w:r>
      <w:r w:rsidR="00772028">
        <w:rPr>
          <w:rFonts w:ascii="Times New Roman" w:eastAsia="MS Mincho" w:hAnsi="Times New Roman" w:cs="Times New Roman"/>
          <w:sz w:val="24"/>
          <w:szCs w:val="24"/>
        </w:rPr>
        <w:t>1</w:t>
      </w:r>
      <w:r w:rsidR="009705A9" w:rsidRPr="00BC150C">
        <w:rPr>
          <w:rFonts w:ascii="Times New Roman" w:eastAsia="MS Mincho" w:hAnsi="Times New Roman" w:cs="Times New Roman"/>
          <w:sz w:val="24"/>
          <w:szCs w:val="24"/>
        </w:rPr>
        <w:t>.</w:t>
      </w:r>
      <w:r w:rsidR="00A31F78" w:rsidRPr="00BC150C">
        <w:rPr>
          <w:rFonts w:ascii="Times New Roman" w:eastAsia="MS Mincho" w:hAnsi="Times New Roman" w:cs="Times New Roman"/>
          <w:sz w:val="24"/>
          <w:szCs w:val="24"/>
        </w:rPr>
        <w:t xml:space="preserve"> </w:t>
      </w:r>
      <w:r w:rsidR="000E1047" w:rsidRPr="00BC150C">
        <w:rPr>
          <w:rFonts w:ascii="Times New Roman" w:eastAsia="MS Mincho" w:hAnsi="Times New Roman" w:cs="Times New Roman"/>
          <w:sz w:val="24"/>
          <w:szCs w:val="24"/>
        </w:rPr>
        <w:t>Table</w:t>
      </w:r>
      <w:r w:rsidR="00A452E1">
        <w:rPr>
          <w:rFonts w:ascii="Times New Roman" w:eastAsia="MS Mincho" w:hAnsi="Times New Roman" w:cs="Times New Roman"/>
          <w:sz w:val="24"/>
          <w:szCs w:val="24"/>
        </w:rPr>
        <w:t xml:space="preserve"> 1 lists each </w:t>
      </w:r>
      <w:r w:rsidR="00A31F78" w:rsidRPr="00BC150C">
        <w:rPr>
          <w:rFonts w:ascii="Times New Roman" w:eastAsia="MS Mincho" w:hAnsi="Times New Roman" w:cs="Times New Roman"/>
          <w:sz w:val="24"/>
          <w:szCs w:val="24"/>
        </w:rPr>
        <w:t xml:space="preserve">environmental covariate </w:t>
      </w:r>
      <w:r w:rsidR="002875E7">
        <w:rPr>
          <w:rFonts w:ascii="Times New Roman" w:eastAsia="MS Mincho" w:hAnsi="Times New Roman" w:cs="Times New Roman"/>
          <w:sz w:val="24"/>
          <w:szCs w:val="24"/>
        </w:rPr>
        <w:t>grouped under</w:t>
      </w:r>
      <w:r w:rsidR="00A31F78" w:rsidRPr="00BC150C">
        <w:rPr>
          <w:rFonts w:ascii="Times New Roman" w:eastAsia="MS Mincho" w:hAnsi="Times New Roman" w:cs="Times New Roman"/>
          <w:sz w:val="24"/>
          <w:szCs w:val="24"/>
        </w:rPr>
        <w:t xml:space="preserve"> hydrology, water </w:t>
      </w:r>
      <w:r w:rsidR="00A31F78" w:rsidRPr="00C2716E">
        <w:rPr>
          <w:rFonts w:ascii="Times New Roman" w:eastAsia="MS Mincho" w:hAnsi="Times New Roman" w:cs="Times New Roman"/>
          <w:sz w:val="24"/>
          <w:szCs w:val="24"/>
        </w:rPr>
        <w:t>quality, and climate</w:t>
      </w:r>
      <w:r w:rsidR="000E1047">
        <w:rPr>
          <w:rFonts w:ascii="Times New Roman" w:eastAsia="MS Mincho" w:hAnsi="Times New Roman" w:cs="Times New Roman"/>
          <w:sz w:val="24"/>
          <w:szCs w:val="24"/>
        </w:rPr>
        <w:t>.</w:t>
      </w:r>
    </w:p>
    <w:p w14:paraId="6FDC9F9C" w14:textId="77777777" w:rsidR="0021302B" w:rsidRDefault="0021302B" w:rsidP="0021302B">
      <w:pPr>
        <w:spacing w:after="0" w:line="240" w:lineRule="auto"/>
        <w:rPr>
          <w:rFonts w:ascii="Times New Roman" w:eastAsia="MS Mincho" w:hAnsi="Times New Roman" w:cs="Times New Roman"/>
          <w:b/>
          <w:bCs/>
          <w:sz w:val="24"/>
          <w:szCs w:val="24"/>
        </w:rPr>
      </w:pPr>
      <w:r>
        <w:rPr>
          <w:rFonts w:ascii="Times New Roman" w:eastAsia="MS Mincho" w:hAnsi="Times New Roman" w:cs="Times New Roman"/>
          <w:b/>
          <w:bCs/>
          <w:noProof/>
          <w:sz w:val="24"/>
          <w:szCs w:val="24"/>
        </w:rPr>
        <w:lastRenderedPageBreak/>
        <w:drawing>
          <wp:inline distT="0" distB="0" distL="0" distR="0" wp14:anchorId="4353FFCA" wp14:editId="0888CA18">
            <wp:extent cx="5939790" cy="4619625"/>
            <wp:effectExtent l="0" t="0" r="3810" b="9525"/>
            <wp:docPr id="458775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39866"/>
                    <a:stretch>
                      <a:fillRect/>
                    </a:stretch>
                  </pic:blipFill>
                  <pic:spPr bwMode="auto">
                    <a:xfrm>
                      <a:off x="0" y="0"/>
                      <a:ext cx="5939790" cy="4619625"/>
                    </a:xfrm>
                    <a:prstGeom prst="rect">
                      <a:avLst/>
                    </a:prstGeom>
                    <a:noFill/>
                    <a:ln>
                      <a:noFill/>
                    </a:ln>
                    <a:extLst>
                      <a:ext uri="{53640926-AAD7-44D8-BBD7-CCE9431645EC}">
                        <a14:shadowObscured xmlns:a14="http://schemas.microsoft.com/office/drawing/2010/main"/>
                      </a:ext>
                    </a:extLst>
                  </pic:spPr>
                </pic:pic>
              </a:graphicData>
            </a:graphic>
          </wp:inline>
        </w:drawing>
      </w:r>
    </w:p>
    <w:p w14:paraId="7DE406B9" w14:textId="77777777" w:rsidR="0021302B" w:rsidRDefault="0021302B" w:rsidP="0021302B">
      <w:pPr>
        <w:spacing w:after="0" w:line="240" w:lineRule="auto"/>
        <w:rPr>
          <w:rFonts w:ascii="Times New Roman" w:eastAsia="MS Mincho" w:hAnsi="Times New Roman" w:cs="Times New Roman"/>
          <w:b/>
          <w:bCs/>
          <w:sz w:val="24"/>
          <w:szCs w:val="24"/>
        </w:rPr>
      </w:pPr>
    </w:p>
    <w:p w14:paraId="2FE2EC81" w14:textId="77777777" w:rsidR="0021302B" w:rsidRDefault="0021302B" w:rsidP="0021302B">
      <w:pPr>
        <w:spacing w:after="0" w:line="240" w:lineRule="auto"/>
        <w:rPr>
          <w:rFonts w:ascii="Times New Roman" w:eastAsia="MS Mincho" w:hAnsi="Times New Roman" w:cs="Times New Roman"/>
          <w:b/>
          <w:bCs/>
          <w:sz w:val="24"/>
          <w:szCs w:val="24"/>
        </w:rPr>
      </w:pPr>
    </w:p>
    <w:p w14:paraId="2F97F019" w14:textId="77777777" w:rsidR="0021302B" w:rsidRDefault="0021302B" w:rsidP="0021302B">
      <w:pPr>
        <w:spacing w:after="0" w:line="240" w:lineRule="auto"/>
        <w:rPr>
          <w:rFonts w:ascii="Times New Roman" w:eastAsia="MS Mincho" w:hAnsi="Times New Roman" w:cs="Times New Roman"/>
          <w:b/>
          <w:bCs/>
          <w:sz w:val="24"/>
          <w:szCs w:val="24"/>
        </w:rPr>
      </w:pPr>
    </w:p>
    <w:p w14:paraId="72E2C3C0" w14:textId="77777777" w:rsidR="0021302B" w:rsidRDefault="0021302B" w:rsidP="0021302B">
      <w:pPr>
        <w:spacing w:after="0" w:line="240" w:lineRule="auto"/>
        <w:rPr>
          <w:rFonts w:ascii="Times New Roman" w:eastAsia="MS Mincho" w:hAnsi="Times New Roman" w:cs="Times New Roman"/>
          <w:b/>
          <w:bCs/>
          <w:sz w:val="24"/>
          <w:szCs w:val="24"/>
        </w:rPr>
      </w:pPr>
    </w:p>
    <w:p w14:paraId="007C8055" w14:textId="44469515" w:rsidR="0021302B" w:rsidRDefault="0021302B" w:rsidP="0021302B">
      <w:pPr>
        <w:spacing w:line="240" w:lineRule="auto"/>
        <w:rPr>
          <w:rFonts w:ascii="Times New Roman" w:eastAsia="MS Mincho" w:hAnsi="Times New Roman" w:cs="Times New Roman"/>
          <w:sz w:val="24"/>
          <w:szCs w:val="24"/>
        </w:rPr>
      </w:pPr>
      <w:r>
        <w:rPr>
          <w:rFonts w:ascii="Times New Roman" w:hAnsi="Times New Roman" w:cs="Times New Roman"/>
          <w:b/>
          <w:bCs/>
          <w:sz w:val="24"/>
          <w:szCs w:val="24"/>
        </w:rPr>
        <w:t>FIGURE 5</w:t>
      </w:r>
      <w:r w:rsidRPr="0044095F">
        <w:rPr>
          <w:rFonts w:ascii="Times New Roman" w:hAnsi="Times New Roman" w:cs="Times New Roman"/>
          <w:b/>
          <w:bCs/>
          <w:sz w:val="24"/>
          <w:szCs w:val="24"/>
        </w:rPr>
        <w:t xml:space="preserve"> </w:t>
      </w:r>
      <w:r w:rsidRPr="0044095F">
        <w:rPr>
          <w:rFonts w:ascii="Times New Roman" w:hAnsi="Times New Roman" w:cs="Times New Roman"/>
          <w:sz w:val="24"/>
          <w:szCs w:val="24"/>
        </w:rPr>
        <w:t>Macrophyte trait responses to</w:t>
      </w:r>
      <w:r>
        <w:rPr>
          <w:rFonts w:ascii="Times New Roman" w:hAnsi="Times New Roman" w:cs="Times New Roman"/>
          <w:sz w:val="24"/>
          <w:szCs w:val="24"/>
        </w:rPr>
        <w:t xml:space="preserve"> covariates of</w:t>
      </w:r>
      <w:r w:rsidRPr="0044095F">
        <w:rPr>
          <w:rFonts w:ascii="Times New Roman" w:hAnsi="Times New Roman" w:cs="Times New Roman"/>
          <w:sz w:val="24"/>
          <w:szCs w:val="24"/>
        </w:rPr>
        <w:t xml:space="preserve"> hydrology, water quality, and climate combined from four study </w:t>
      </w:r>
      <w:r w:rsidR="00626165">
        <w:rPr>
          <w:rFonts w:ascii="Times New Roman" w:hAnsi="Times New Roman" w:cs="Times New Roman"/>
          <w:sz w:val="24"/>
          <w:szCs w:val="24"/>
        </w:rPr>
        <w:t>reaches</w:t>
      </w:r>
      <w:r w:rsidRPr="0044095F">
        <w:rPr>
          <w:rFonts w:ascii="Times New Roman" w:hAnsi="Times New Roman" w:cs="Times New Roman"/>
          <w:sz w:val="24"/>
          <w:szCs w:val="24"/>
        </w:rPr>
        <w:t xml:space="preserve"> of the </w:t>
      </w:r>
      <w:r>
        <w:rPr>
          <w:rFonts w:ascii="Times New Roman" w:hAnsi="Times New Roman" w:cs="Times New Roman"/>
          <w:sz w:val="24"/>
          <w:szCs w:val="24"/>
        </w:rPr>
        <w:t>UMR.</w:t>
      </w:r>
      <w:r w:rsidRPr="0044095F">
        <w:rPr>
          <w:rFonts w:ascii="Times New Roman" w:hAnsi="Times New Roman" w:cs="Times New Roman"/>
          <w:sz w:val="24"/>
          <w:szCs w:val="24"/>
        </w:rPr>
        <w:t xml:space="preserve"> </w:t>
      </w:r>
      <w:r w:rsidRPr="0044095F">
        <w:rPr>
          <w:rFonts w:ascii="Times New Roman" w:eastAsia="MS Mincho" w:hAnsi="Times New Roman" w:cs="Times New Roman"/>
          <w:sz w:val="24"/>
          <w:szCs w:val="24"/>
        </w:rPr>
        <w:t xml:space="preserve">The macrophyte trait-environmental responses </w:t>
      </w:r>
      <w:r>
        <w:rPr>
          <w:rFonts w:ascii="Times New Roman" w:eastAsia="MS Mincho" w:hAnsi="Times New Roman" w:cs="Times New Roman"/>
          <w:sz w:val="24"/>
          <w:szCs w:val="24"/>
        </w:rPr>
        <w:t>are</w:t>
      </w:r>
      <w:r w:rsidRPr="0044095F">
        <w:rPr>
          <w:rFonts w:ascii="Times New Roman" w:eastAsia="MS Mincho" w:hAnsi="Times New Roman" w:cs="Times New Roman"/>
          <w:sz w:val="24"/>
          <w:szCs w:val="24"/>
        </w:rPr>
        <w:t xml:space="preserve"> separated into temporal and spatial </w:t>
      </w:r>
      <w:del w:id="17" w:author="Larson, Danelle M" w:date="2026-02-02T10:06:00Z" w16du:dateUtc="2026-02-02T16:06:00Z">
        <w:r w:rsidRPr="0044095F" w:rsidDel="00C34214">
          <w:rPr>
            <w:rFonts w:ascii="Times New Roman" w:eastAsia="MS Mincho" w:hAnsi="Times New Roman" w:cs="Times New Roman"/>
            <w:sz w:val="24"/>
            <w:szCs w:val="24"/>
          </w:rPr>
          <w:delText>influence</w:delText>
        </w:r>
      </w:del>
      <w:ins w:id="18" w:author="Larson, Danelle M" w:date="2026-02-02T10:06:00Z" w16du:dateUtc="2026-02-02T16:06:00Z">
        <w:r w:rsidR="00C34214">
          <w:rPr>
            <w:rFonts w:ascii="Times New Roman" w:eastAsia="MS Mincho" w:hAnsi="Times New Roman" w:cs="Times New Roman"/>
            <w:sz w:val="24"/>
            <w:szCs w:val="24"/>
          </w:rPr>
          <w:t>components</w:t>
        </w:r>
      </w:ins>
      <w:r w:rsidRPr="0044095F">
        <w:rPr>
          <w:rFonts w:ascii="Times New Roman" w:eastAsia="MS Mincho" w:hAnsi="Times New Roman" w:cs="Times New Roman"/>
          <w:sz w:val="24"/>
          <w:szCs w:val="24"/>
        </w:rPr>
        <w:t>; specifically, covariate means (</w:t>
      </w:r>
      <w:r>
        <w:rPr>
          <w:rFonts w:ascii="Times New Roman" w:eastAsia="MS Mincho" w:hAnsi="Times New Roman" w:cs="Times New Roman"/>
          <w:sz w:val="24"/>
          <w:szCs w:val="24"/>
        </w:rPr>
        <w:t>‘</w:t>
      </w:r>
      <w:proofErr w:type="spellStart"/>
      <w:r>
        <w:rPr>
          <w:rFonts w:ascii="Times New Roman" w:eastAsia="MS Mincho" w:hAnsi="Times New Roman" w:cs="Times New Roman"/>
          <w:sz w:val="24"/>
          <w:szCs w:val="24"/>
        </w:rPr>
        <w:t>COVARIATE_mean</w:t>
      </w:r>
      <w:proofErr w:type="spellEnd"/>
      <w:r>
        <w:rPr>
          <w:rFonts w:ascii="Times New Roman" w:eastAsia="MS Mincho" w:hAnsi="Times New Roman" w:cs="Times New Roman"/>
          <w:sz w:val="24"/>
          <w:szCs w:val="24"/>
        </w:rPr>
        <w:t>’</w:t>
      </w:r>
      <w:r w:rsidRPr="0044095F">
        <w:rPr>
          <w:rFonts w:ascii="Times New Roman" w:eastAsia="MS Mincho" w:hAnsi="Times New Roman" w:cs="Times New Roman"/>
          <w:sz w:val="24"/>
          <w:szCs w:val="24"/>
        </w:rPr>
        <w:t>) represent the temporal variation across 22 years and the residuals (‘</w:t>
      </w:r>
      <w:proofErr w:type="spellStart"/>
      <w:r>
        <w:rPr>
          <w:rFonts w:ascii="Times New Roman" w:eastAsia="MS Mincho" w:hAnsi="Times New Roman" w:cs="Times New Roman"/>
          <w:sz w:val="24"/>
          <w:szCs w:val="24"/>
        </w:rPr>
        <w:t>COVARIATE_resid</w:t>
      </w:r>
      <w:proofErr w:type="spellEnd"/>
      <w:r w:rsidRPr="0044095F">
        <w:rPr>
          <w:rFonts w:ascii="Times New Roman" w:eastAsia="MS Mincho" w:hAnsi="Times New Roman" w:cs="Times New Roman"/>
          <w:sz w:val="24"/>
          <w:szCs w:val="24"/>
        </w:rPr>
        <w:t xml:space="preserve">’) represent the spatial variation </w:t>
      </w:r>
      <w:ins w:id="19" w:author="Larson, Danelle M" w:date="2026-02-02T10:06:00Z" w16du:dateUtc="2026-02-02T16:06:00Z">
        <w:r w:rsidR="004008CE">
          <w:rPr>
            <w:rFonts w:ascii="Times New Roman" w:eastAsia="MS Mincho" w:hAnsi="Times New Roman" w:cs="Times New Roman"/>
            <w:sz w:val="24"/>
            <w:szCs w:val="24"/>
          </w:rPr>
          <w:t xml:space="preserve">in reaches </w:t>
        </w:r>
      </w:ins>
      <w:r w:rsidRPr="0044095F">
        <w:rPr>
          <w:rFonts w:ascii="Times New Roman" w:eastAsia="MS Mincho" w:hAnsi="Times New Roman" w:cs="Times New Roman"/>
          <w:sz w:val="24"/>
          <w:szCs w:val="24"/>
        </w:rPr>
        <w:t>within years. Positive and negative responses of each trait (with statistical support of &gt;90% posterior probability)</w:t>
      </w:r>
      <w:r>
        <w:rPr>
          <w:rFonts w:ascii="Times New Roman" w:eastAsia="MS Mincho" w:hAnsi="Times New Roman" w:cs="Times New Roman"/>
          <w:sz w:val="24"/>
          <w:szCs w:val="24"/>
        </w:rPr>
        <w:t xml:space="preserve"> a</w:t>
      </w:r>
      <w:r w:rsidRPr="0044095F">
        <w:rPr>
          <w:rFonts w:ascii="Times New Roman" w:eastAsia="MS Mincho" w:hAnsi="Times New Roman" w:cs="Times New Roman"/>
          <w:sz w:val="24"/>
          <w:szCs w:val="24"/>
        </w:rPr>
        <w:t>re illustrated by the red and blue colors, respectively.</w:t>
      </w:r>
      <w:r w:rsidRPr="0044095F">
        <w:rPr>
          <w:rFonts w:ascii="Times New Roman" w:eastAsia="MS Mincho" w:hAnsi="Times New Roman" w:cs="Times New Roman"/>
          <w:b/>
          <w:bCs/>
          <w:sz w:val="24"/>
          <w:szCs w:val="24"/>
        </w:rPr>
        <w:t xml:space="preserve"> </w:t>
      </w:r>
      <w:r w:rsidRPr="0044095F">
        <w:rPr>
          <w:rFonts w:ascii="Times New Roman" w:eastAsia="MS Mincho" w:hAnsi="Times New Roman" w:cs="Times New Roman"/>
          <w:sz w:val="24"/>
          <w:szCs w:val="24"/>
        </w:rPr>
        <w:t>Traits include life form (yellow</w:t>
      </w:r>
      <w:r>
        <w:rPr>
          <w:rFonts w:ascii="Times New Roman" w:eastAsia="MS Mincho" w:hAnsi="Times New Roman" w:cs="Times New Roman"/>
          <w:sz w:val="24"/>
          <w:szCs w:val="24"/>
        </w:rPr>
        <w:t>;</w:t>
      </w:r>
      <w:r w:rsidRPr="0044095F">
        <w:rPr>
          <w:rFonts w:ascii="Times New Roman" w:eastAsia="MS Mincho" w:hAnsi="Times New Roman" w:cs="Times New Roman"/>
          <w:sz w:val="24"/>
          <w:szCs w:val="24"/>
        </w:rPr>
        <w:t xml:space="preserve"> levels of free-floating </w:t>
      </w:r>
      <w:r>
        <w:rPr>
          <w:rFonts w:ascii="Times New Roman" w:eastAsia="MS Mincho" w:hAnsi="Times New Roman" w:cs="Times New Roman"/>
          <w:sz w:val="24"/>
          <w:szCs w:val="24"/>
        </w:rPr>
        <w:t xml:space="preserve">plants (FFP) </w:t>
      </w:r>
      <w:r w:rsidRPr="0044095F">
        <w:rPr>
          <w:rFonts w:ascii="Times New Roman" w:eastAsia="MS Mincho" w:hAnsi="Times New Roman" w:cs="Times New Roman"/>
          <w:sz w:val="24"/>
          <w:szCs w:val="24"/>
        </w:rPr>
        <w:t>and submersed) and pollination mode (violet</w:t>
      </w:r>
      <w:r>
        <w:rPr>
          <w:rFonts w:ascii="Times New Roman" w:eastAsia="MS Mincho" w:hAnsi="Times New Roman" w:cs="Times New Roman"/>
          <w:sz w:val="24"/>
          <w:szCs w:val="24"/>
        </w:rPr>
        <w:t>;</w:t>
      </w:r>
      <w:r w:rsidRPr="0044095F">
        <w:rPr>
          <w:rFonts w:ascii="Times New Roman" w:eastAsia="MS Mincho" w:hAnsi="Times New Roman" w:cs="Times New Roman"/>
          <w:sz w:val="24"/>
          <w:szCs w:val="24"/>
        </w:rPr>
        <w:t xml:space="preserve"> levels of hypohydrophily, epihydrophily, and entomophily).</w:t>
      </w:r>
    </w:p>
    <w:p w14:paraId="420975B8" w14:textId="77777777" w:rsidR="005C624F" w:rsidRPr="000E1047" w:rsidRDefault="005C624F" w:rsidP="000E1047">
      <w:pPr>
        <w:autoSpaceDE w:val="0"/>
        <w:autoSpaceDN w:val="0"/>
        <w:adjustRightInd w:val="0"/>
        <w:spacing w:after="0" w:line="240" w:lineRule="auto"/>
        <w:rPr>
          <w:rFonts w:ascii="Times New Roman" w:eastAsia="MS Mincho" w:hAnsi="Times New Roman" w:cs="Times New Roman"/>
          <w:sz w:val="24"/>
          <w:szCs w:val="24"/>
        </w:rPr>
      </w:pPr>
    </w:p>
    <w:p w14:paraId="66964CA9" w14:textId="05E8869E" w:rsidR="005C624F" w:rsidRPr="004664D2" w:rsidRDefault="00B21BD2" w:rsidP="005C624F">
      <w:pPr>
        <w:spacing w:line="240" w:lineRule="auto"/>
        <w:rPr>
          <w:rFonts w:cstheme="minorHAnsi"/>
          <w:b/>
          <w:bCs/>
          <w:sz w:val="24"/>
          <w:szCs w:val="24"/>
        </w:rPr>
      </w:pPr>
      <w:r>
        <w:rPr>
          <w:rFonts w:cstheme="minorHAnsi"/>
          <w:b/>
          <w:bCs/>
          <w:noProof/>
          <w:sz w:val="24"/>
          <w:szCs w:val="24"/>
        </w:rPr>
        <w:lastRenderedPageBreak/>
        <w:drawing>
          <wp:inline distT="0" distB="0" distL="0" distR="0" wp14:anchorId="4481049C" wp14:editId="261EF789">
            <wp:extent cx="5853600" cy="5227602"/>
            <wp:effectExtent l="0" t="0" r="0" b="0"/>
            <wp:docPr id="647952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52599" name="Picture 647952599"/>
                    <pic:cNvPicPr/>
                  </pic:nvPicPr>
                  <pic:blipFill rotWithShape="1">
                    <a:blip r:embed="rId23" cstate="print">
                      <a:extLst>
                        <a:ext uri="{28A0092B-C50C-407E-A947-70E740481C1C}">
                          <a14:useLocalDpi xmlns:a14="http://schemas.microsoft.com/office/drawing/2010/main" val="0"/>
                        </a:ext>
                      </a:extLst>
                    </a:blip>
                    <a:srcRect l="18293" t="7863" r="7087" b="40643"/>
                    <a:stretch>
                      <a:fillRect/>
                    </a:stretch>
                  </pic:blipFill>
                  <pic:spPr bwMode="auto">
                    <a:xfrm>
                      <a:off x="0" y="0"/>
                      <a:ext cx="5858326" cy="5231822"/>
                    </a:xfrm>
                    <a:prstGeom prst="rect">
                      <a:avLst/>
                    </a:prstGeom>
                    <a:ln>
                      <a:noFill/>
                    </a:ln>
                    <a:extLst>
                      <a:ext uri="{53640926-AAD7-44D8-BBD7-CCE9431645EC}">
                        <a14:shadowObscured xmlns:a14="http://schemas.microsoft.com/office/drawing/2010/main"/>
                      </a:ext>
                    </a:extLst>
                  </pic:spPr>
                </pic:pic>
              </a:graphicData>
            </a:graphic>
          </wp:inline>
        </w:drawing>
      </w:r>
    </w:p>
    <w:p w14:paraId="00475358" w14:textId="00CBBB1C" w:rsidR="009705A9" w:rsidRPr="00C2716E" w:rsidRDefault="0053336C" w:rsidP="009705A9">
      <w:pPr>
        <w:autoSpaceDE w:val="0"/>
        <w:autoSpaceDN w:val="0"/>
        <w:adjustRightInd w:val="0"/>
        <w:spacing w:after="0" w:line="240" w:lineRule="auto"/>
        <w:rPr>
          <w:rFonts w:ascii="Times New Roman" w:eastAsia="Lato-Regular" w:hAnsi="Times New Roman" w:cs="Times New Roman"/>
          <w:sz w:val="24"/>
          <w:szCs w:val="24"/>
        </w:rPr>
      </w:pPr>
      <w:r>
        <w:rPr>
          <w:rFonts w:ascii="Times New Roman" w:eastAsia="MS Mincho" w:hAnsi="Times New Roman" w:cs="Times New Roman"/>
          <w:b/>
          <w:bCs/>
          <w:sz w:val="24"/>
          <w:szCs w:val="24"/>
        </w:rPr>
        <w:t>FIGURE</w:t>
      </w:r>
      <w:r w:rsidR="005C624F" w:rsidRPr="00C2716E">
        <w:rPr>
          <w:rFonts w:ascii="Times New Roman" w:eastAsia="MS Mincho" w:hAnsi="Times New Roman" w:cs="Times New Roman"/>
          <w:b/>
          <w:bCs/>
          <w:sz w:val="24"/>
          <w:szCs w:val="24"/>
        </w:rPr>
        <w:t xml:space="preserve"> </w:t>
      </w:r>
      <w:r w:rsidR="0021302B">
        <w:rPr>
          <w:rFonts w:ascii="Times New Roman" w:eastAsia="MS Mincho" w:hAnsi="Times New Roman" w:cs="Times New Roman"/>
          <w:b/>
          <w:bCs/>
          <w:sz w:val="24"/>
          <w:szCs w:val="24"/>
        </w:rPr>
        <w:t>6</w:t>
      </w:r>
      <w:r w:rsidR="005C624F" w:rsidRPr="00C2716E">
        <w:rPr>
          <w:rFonts w:ascii="Times New Roman" w:eastAsia="MS Mincho" w:hAnsi="Times New Roman" w:cs="Times New Roman"/>
          <w:b/>
          <w:bCs/>
          <w:sz w:val="24"/>
          <w:szCs w:val="24"/>
        </w:rPr>
        <w:t xml:space="preserve"> </w:t>
      </w:r>
      <w:r w:rsidR="007F7665">
        <w:rPr>
          <w:rFonts w:ascii="Times New Roman" w:eastAsia="MS Mincho" w:hAnsi="Times New Roman" w:cs="Times New Roman"/>
          <w:sz w:val="24"/>
          <w:szCs w:val="24"/>
        </w:rPr>
        <w:t>Diagram showing t</w:t>
      </w:r>
      <w:r w:rsidR="005C624F" w:rsidRPr="00C2716E">
        <w:rPr>
          <w:rFonts w:ascii="Times New Roman" w:eastAsia="MS Mincho" w:hAnsi="Times New Roman" w:cs="Times New Roman"/>
          <w:sz w:val="24"/>
          <w:szCs w:val="24"/>
        </w:rPr>
        <w:t>he relationships among macrophyte taxa (</w:t>
      </w:r>
      <w:r w:rsidR="0008568F">
        <w:rPr>
          <w:rFonts w:ascii="Times New Roman" w:eastAsia="MS Mincho" w:hAnsi="Times New Roman" w:cs="Times New Roman"/>
          <w:sz w:val="24"/>
          <w:szCs w:val="24"/>
        </w:rPr>
        <w:t xml:space="preserve">sorted as a </w:t>
      </w:r>
      <w:r w:rsidR="0006666C">
        <w:rPr>
          <w:rFonts w:ascii="Times New Roman" w:eastAsia="MS Mincho" w:hAnsi="Times New Roman" w:cs="Times New Roman"/>
          <w:sz w:val="24"/>
          <w:szCs w:val="24"/>
        </w:rPr>
        <w:t>taxonomic</w:t>
      </w:r>
      <w:r w:rsidR="0006666C" w:rsidRPr="00C2716E">
        <w:rPr>
          <w:rFonts w:ascii="Times New Roman" w:eastAsia="MS Mincho" w:hAnsi="Times New Roman" w:cs="Times New Roman"/>
          <w:sz w:val="24"/>
          <w:szCs w:val="24"/>
        </w:rPr>
        <w:t xml:space="preserve"> </w:t>
      </w:r>
      <w:r w:rsidR="005C624F" w:rsidRPr="00C2716E">
        <w:rPr>
          <w:rFonts w:ascii="Times New Roman" w:eastAsia="MS Mincho" w:hAnsi="Times New Roman" w:cs="Times New Roman"/>
          <w:sz w:val="24"/>
          <w:szCs w:val="24"/>
        </w:rPr>
        <w:t xml:space="preserve">tree on the left) and their </w:t>
      </w:r>
      <w:r w:rsidR="00F428D2">
        <w:rPr>
          <w:rFonts w:ascii="Times New Roman" w:eastAsia="MS Mincho" w:hAnsi="Times New Roman" w:cs="Times New Roman"/>
          <w:sz w:val="24"/>
          <w:szCs w:val="24"/>
        </w:rPr>
        <w:t>taxonomically structured</w:t>
      </w:r>
      <w:r w:rsidR="00DA5C86" w:rsidRPr="00C2716E">
        <w:rPr>
          <w:rFonts w:ascii="Times New Roman" w:eastAsia="MS Mincho" w:hAnsi="Times New Roman" w:cs="Times New Roman"/>
          <w:sz w:val="24"/>
          <w:szCs w:val="24"/>
        </w:rPr>
        <w:t xml:space="preserve"> </w:t>
      </w:r>
      <w:r w:rsidR="005C624F" w:rsidRPr="00C2716E">
        <w:rPr>
          <w:rFonts w:ascii="Times New Roman" w:eastAsia="MS Mincho" w:hAnsi="Times New Roman" w:cs="Times New Roman"/>
          <w:sz w:val="24"/>
          <w:szCs w:val="24"/>
        </w:rPr>
        <w:t xml:space="preserve">responses to environmental covariates </w:t>
      </w:r>
      <w:r w:rsidR="00340CE7">
        <w:rPr>
          <w:rFonts w:ascii="Times New Roman" w:eastAsia="MS Mincho" w:hAnsi="Times New Roman" w:cs="Times New Roman"/>
          <w:sz w:val="24"/>
          <w:szCs w:val="24"/>
        </w:rPr>
        <w:t>representing</w:t>
      </w:r>
      <w:r w:rsidR="005C624F" w:rsidRPr="00C2716E">
        <w:rPr>
          <w:rFonts w:ascii="Times New Roman" w:eastAsia="MS Mincho" w:hAnsi="Times New Roman" w:cs="Times New Roman"/>
          <w:sz w:val="24"/>
          <w:szCs w:val="24"/>
        </w:rPr>
        <w:t xml:space="preserve"> </w:t>
      </w:r>
      <w:ins w:id="20" w:author="Larson, Danelle M" w:date="2026-02-02T10:07:00Z" w16du:dateUtc="2026-02-02T16:07:00Z">
        <w:r w:rsidR="00B27961">
          <w:rPr>
            <w:rFonts w:ascii="Times New Roman" w:eastAsia="MS Mincho" w:hAnsi="Times New Roman" w:cs="Times New Roman"/>
            <w:sz w:val="24"/>
            <w:szCs w:val="24"/>
          </w:rPr>
          <w:t xml:space="preserve">temporal and spatial variation in </w:t>
        </w:r>
      </w:ins>
      <w:r w:rsidR="005C624F" w:rsidRPr="00C2716E">
        <w:rPr>
          <w:rFonts w:ascii="Times New Roman" w:eastAsia="MS Mincho" w:hAnsi="Times New Roman" w:cs="Times New Roman"/>
          <w:sz w:val="24"/>
          <w:szCs w:val="24"/>
        </w:rPr>
        <w:t xml:space="preserve">hydrology, water quality, and climate in </w:t>
      </w:r>
      <w:r w:rsidR="0045517F">
        <w:rPr>
          <w:rFonts w:ascii="Times New Roman" w:eastAsia="MS Mincho" w:hAnsi="Times New Roman" w:cs="Times New Roman"/>
          <w:sz w:val="24"/>
          <w:szCs w:val="24"/>
        </w:rPr>
        <w:t>Lower Pool</w:t>
      </w:r>
      <w:r w:rsidR="0039081E">
        <w:rPr>
          <w:rFonts w:ascii="Times New Roman" w:eastAsia="MS Mincho" w:hAnsi="Times New Roman" w:cs="Times New Roman"/>
          <w:sz w:val="24"/>
          <w:szCs w:val="24"/>
        </w:rPr>
        <w:t xml:space="preserve"> </w:t>
      </w:r>
      <w:r w:rsidR="0045517F">
        <w:rPr>
          <w:rFonts w:ascii="Times New Roman" w:eastAsia="MS Mincho" w:hAnsi="Times New Roman" w:cs="Times New Roman"/>
          <w:sz w:val="24"/>
          <w:szCs w:val="24"/>
        </w:rPr>
        <w:t>4</w:t>
      </w:r>
      <w:r w:rsidR="00004950">
        <w:rPr>
          <w:rFonts w:ascii="Times New Roman" w:eastAsia="MS Mincho" w:hAnsi="Times New Roman" w:cs="Times New Roman"/>
          <w:sz w:val="24"/>
          <w:szCs w:val="24"/>
        </w:rPr>
        <w:t xml:space="preserve"> of</w:t>
      </w:r>
      <w:r w:rsidR="00123BC2">
        <w:rPr>
          <w:rFonts w:ascii="Times New Roman" w:eastAsia="MS Mincho" w:hAnsi="Times New Roman" w:cs="Times New Roman"/>
          <w:sz w:val="24"/>
          <w:szCs w:val="24"/>
        </w:rPr>
        <w:t xml:space="preserve"> the </w:t>
      </w:r>
      <w:r w:rsidR="0084225A">
        <w:rPr>
          <w:rFonts w:ascii="Times New Roman" w:eastAsia="MS Mincho" w:hAnsi="Times New Roman" w:cs="Times New Roman"/>
          <w:sz w:val="24"/>
          <w:szCs w:val="24"/>
        </w:rPr>
        <w:t>UMR</w:t>
      </w:r>
      <w:r w:rsidR="00A102CF">
        <w:rPr>
          <w:rFonts w:ascii="Times New Roman" w:eastAsia="MS Mincho" w:hAnsi="Times New Roman" w:cs="Times New Roman"/>
          <w:sz w:val="24"/>
          <w:szCs w:val="24"/>
        </w:rPr>
        <w:t>.</w:t>
      </w:r>
      <w:r w:rsidR="005C624F" w:rsidRPr="00C2716E">
        <w:rPr>
          <w:rFonts w:ascii="Times New Roman" w:eastAsia="MS Mincho" w:hAnsi="Times New Roman" w:cs="Times New Roman"/>
          <w:sz w:val="24"/>
          <w:szCs w:val="24"/>
        </w:rPr>
        <w:t xml:space="preserve"> </w:t>
      </w:r>
      <w:ins w:id="21" w:author="Larson, Danelle M" w:date="2026-02-02T10:07:00Z" w16du:dateUtc="2026-02-02T16:07:00Z">
        <w:r w:rsidR="00116AF2" w:rsidRPr="00C2716E">
          <w:rPr>
            <w:rFonts w:ascii="Times New Roman" w:eastAsia="MS Mincho" w:hAnsi="Times New Roman" w:cs="Times New Roman"/>
            <w:sz w:val="24"/>
            <w:szCs w:val="24"/>
          </w:rPr>
          <w:t xml:space="preserve">Positive and negative responses </w:t>
        </w:r>
        <w:r w:rsidR="00116AF2">
          <w:rPr>
            <w:rFonts w:ascii="Times New Roman" w:eastAsia="MS Mincho" w:hAnsi="Times New Roman" w:cs="Times New Roman"/>
            <w:sz w:val="24"/>
            <w:szCs w:val="24"/>
          </w:rPr>
          <w:t xml:space="preserve">to each covariate </w:t>
        </w:r>
        <w:r w:rsidR="00116AF2" w:rsidRPr="00C2716E">
          <w:rPr>
            <w:rFonts w:ascii="Times New Roman" w:eastAsia="MS Mincho" w:hAnsi="Times New Roman" w:cs="Times New Roman"/>
            <w:sz w:val="24"/>
            <w:szCs w:val="24"/>
          </w:rPr>
          <w:t>(with &gt;90% posterior probability</w:t>
        </w:r>
        <w:r w:rsidR="00116AF2">
          <w:rPr>
            <w:rFonts w:ascii="Times New Roman" w:eastAsia="MS Mincho" w:hAnsi="Times New Roman" w:cs="Times New Roman"/>
            <w:sz w:val="24"/>
            <w:szCs w:val="24"/>
          </w:rPr>
          <w:t xml:space="preserve"> for the beta estimates</w:t>
        </w:r>
        <w:r w:rsidR="00116AF2" w:rsidRPr="00C2716E">
          <w:rPr>
            <w:rFonts w:ascii="Times New Roman" w:eastAsia="MS Mincho" w:hAnsi="Times New Roman" w:cs="Times New Roman"/>
            <w:sz w:val="24"/>
            <w:szCs w:val="24"/>
          </w:rPr>
          <w:t xml:space="preserve">) </w:t>
        </w:r>
        <w:r w:rsidR="00116AF2">
          <w:rPr>
            <w:rFonts w:ascii="Times New Roman" w:eastAsia="MS Mincho" w:hAnsi="Times New Roman" w:cs="Times New Roman"/>
            <w:sz w:val="24"/>
            <w:szCs w:val="24"/>
          </w:rPr>
          <w:t>a</w:t>
        </w:r>
        <w:r w:rsidR="00116AF2" w:rsidRPr="00C2716E">
          <w:rPr>
            <w:rFonts w:ascii="Times New Roman" w:eastAsia="MS Mincho" w:hAnsi="Times New Roman" w:cs="Times New Roman"/>
            <w:sz w:val="24"/>
            <w:szCs w:val="24"/>
          </w:rPr>
          <w:t xml:space="preserve">re illustrated </w:t>
        </w:r>
        <w:r w:rsidR="00116AF2">
          <w:rPr>
            <w:rFonts w:ascii="Times New Roman" w:eastAsia="MS Mincho" w:hAnsi="Times New Roman" w:cs="Times New Roman"/>
            <w:sz w:val="24"/>
            <w:szCs w:val="24"/>
          </w:rPr>
          <w:t>in</w:t>
        </w:r>
        <w:r w:rsidR="00116AF2" w:rsidRPr="00C2716E">
          <w:rPr>
            <w:rFonts w:ascii="Times New Roman" w:eastAsia="MS Mincho" w:hAnsi="Times New Roman" w:cs="Times New Roman"/>
            <w:sz w:val="24"/>
            <w:szCs w:val="24"/>
          </w:rPr>
          <w:t xml:space="preserve"> red and blue, respectively.</w:t>
        </w:r>
        <w:r w:rsidR="00116AF2" w:rsidRPr="00C2716E">
          <w:rPr>
            <w:rFonts w:ascii="Times New Roman" w:eastAsia="MS Mincho" w:hAnsi="Times New Roman" w:cs="Times New Roman"/>
            <w:b/>
            <w:bCs/>
            <w:sz w:val="24"/>
            <w:szCs w:val="24"/>
          </w:rPr>
          <w:t xml:space="preserve"> </w:t>
        </w:r>
      </w:ins>
      <w:ins w:id="22" w:author="Larson, Danelle M" w:date="2026-02-02T10:08:00Z" w16du:dateUtc="2026-02-02T16:08:00Z">
        <w:r w:rsidR="00A13CF0" w:rsidRPr="00065846">
          <w:rPr>
            <w:rFonts w:ascii="Times New Roman" w:eastAsia="MS Gothic" w:hAnsi="Times New Roman" w:cs="Times New Roman"/>
            <w:sz w:val="24"/>
            <w:szCs w:val="24"/>
          </w:rPr>
          <w:t>The red and blue colors indicate posterior support for positive versus negative ecological responses to the annual covariate means and residuals (i.e., for non-zero β values)</w:t>
        </w:r>
        <w:r w:rsidR="00A13CF0">
          <w:rPr>
            <w:rFonts w:ascii="Times New Roman" w:eastAsia="MS Gothic" w:hAnsi="Times New Roman" w:cs="Times New Roman"/>
            <w:sz w:val="24"/>
            <w:szCs w:val="24"/>
          </w:rPr>
          <w:t xml:space="preserve">. </w:t>
        </w:r>
      </w:ins>
      <w:del w:id="23" w:author="Larson, Danelle M" w:date="2026-02-02T10:07:00Z" w16du:dateUtc="2026-02-02T16:07:00Z">
        <w:r w:rsidR="007C5776" w:rsidRPr="00C2716E" w:rsidDel="00116AF2">
          <w:rPr>
            <w:rFonts w:ascii="Times New Roman" w:eastAsia="MS Mincho" w:hAnsi="Times New Roman" w:cs="Times New Roman"/>
            <w:sz w:val="24"/>
            <w:szCs w:val="24"/>
          </w:rPr>
          <w:delText xml:space="preserve">Positive and negative responses (with </w:delText>
        </w:r>
        <w:bookmarkStart w:id="24" w:name="_Hlk150342254"/>
        <w:r w:rsidR="007C5776" w:rsidRPr="00C2716E" w:rsidDel="00116AF2">
          <w:rPr>
            <w:rFonts w:ascii="Times New Roman" w:eastAsia="MS Mincho" w:hAnsi="Times New Roman" w:cs="Times New Roman"/>
            <w:sz w:val="24"/>
            <w:szCs w:val="24"/>
          </w:rPr>
          <w:delText xml:space="preserve">statistical support of </w:delText>
        </w:r>
        <w:r w:rsidR="001767FE" w:rsidRPr="00C2716E" w:rsidDel="00116AF2">
          <w:rPr>
            <w:rFonts w:ascii="Times New Roman" w:eastAsia="MS Mincho" w:hAnsi="Times New Roman" w:cs="Times New Roman"/>
            <w:sz w:val="24"/>
            <w:szCs w:val="24"/>
          </w:rPr>
          <w:delText>&gt;</w:delText>
        </w:r>
        <w:r w:rsidR="007C5776" w:rsidRPr="00C2716E" w:rsidDel="00116AF2">
          <w:rPr>
            <w:rFonts w:ascii="Times New Roman" w:eastAsia="MS Mincho" w:hAnsi="Times New Roman" w:cs="Times New Roman"/>
            <w:sz w:val="24"/>
            <w:szCs w:val="24"/>
          </w:rPr>
          <w:delText>9</w:delText>
        </w:r>
        <w:r w:rsidR="007514A8" w:rsidRPr="00C2716E" w:rsidDel="00116AF2">
          <w:rPr>
            <w:rFonts w:ascii="Times New Roman" w:eastAsia="MS Mincho" w:hAnsi="Times New Roman" w:cs="Times New Roman"/>
            <w:sz w:val="24"/>
            <w:szCs w:val="24"/>
          </w:rPr>
          <w:delText>0</w:delText>
        </w:r>
        <w:r w:rsidR="007C5776" w:rsidRPr="00C2716E" w:rsidDel="00116AF2">
          <w:rPr>
            <w:rFonts w:ascii="Times New Roman" w:eastAsia="MS Mincho" w:hAnsi="Times New Roman" w:cs="Times New Roman"/>
            <w:sz w:val="24"/>
            <w:szCs w:val="24"/>
          </w:rPr>
          <w:delText>% posterior probability</w:delText>
        </w:r>
        <w:bookmarkEnd w:id="24"/>
        <w:r w:rsidR="005952D3" w:rsidDel="00116AF2">
          <w:rPr>
            <w:rFonts w:ascii="Times New Roman" w:eastAsia="MS Mincho" w:hAnsi="Times New Roman" w:cs="Times New Roman"/>
            <w:sz w:val="24"/>
            <w:szCs w:val="24"/>
          </w:rPr>
          <w:delText xml:space="preserve"> for the beta estimates</w:delText>
        </w:r>
        <w:r w:rsidR="007C5776" w:rsidRPr="00C2716E" w:rsidDel="00116AF2">
          <w:rPr>
            <w:rFonts w:ascii="Times New Roman" w:eastAsia="MS Mincho" w:hAnsi="Times New Roman" w:cs="Times New Roman"/>
            <w:sz w:val="24"/>
            <w:szCs w:val="24"/>
          </w:rPr>
          <w:delText xml:space="preserve">) were illustrated </w:delText>
        </w:r>
        <w:r w:rsidR="00E20331" w:rsidDel="00116AF2">
          <w:rPr>
            <w:rFonts w:ascii="Times New Roman" w:eastAsia="MS Mincho" w:hAnsi="Times New Roman" w:cs="Times New Roman"/>
            <w:sz w:val="24"/>
            <w:szCs w:val="24"/>
          </w:rPr>
          <w:delText>in</w:delText>
        </w:r>
        <w:r w:rsidR="007C5776" w:rsidRPr="00C2716E" w:rsidDel="00116AF2">
          <w:rPr>
            <w:rFonts w:ascii="Times New Roman" w:eastAsia="MS Mincho" w:hAnsi="Times New Roman" w:cs="Times New Roman"/>
            <w:sz w:val="24"/>
            <w:szCs w:val="24"/>
          </w:rPr>
          <w:delText xml:space="preserve"> red and blue, respectively.</w:delText>
        </w:r>
        <w:r w:rsidR="007C5776" w:rsidRPr="00C2716E" w:rsidDel="00116AF2">
          <w:rPr>
            <w:rFonts w:ascii="Times New Roman" w:eastAsia="MS Mincho" w:hAnsi="Times New Roman" w:cs="Times New Roman"/>
            <w:b/>
            <w:bCs/>
            <w:sz w:val="24"/>
            <w:szCs w:val="24"/>
          </w:rPr>
          <w:delText xml:space="preserve"> </w:delText>
        </w:r>
        <w:r w:rsidR="005C624F" w:rsidRPr="00C2716E" w:rsidDel="00116AF2">
          <w:rPr>
            <w:rFonts w:ascii="Times New Roman" w:eastAsia="MS Mincho" w:hAnsi="Times New Roman" w:cs="Times New Roman"/>
            <w:sz w:val="24"/>
            <w:szCs w:val="24"/>
          </w:rPr>
          <w:delText>The species</w:delText>
        </w:r>
        <w:r w:rsidR="00577696" w:rsidDel="00116AF2">
          <w:rPr>
            <w:rFonts w:ascii="Times New Roman" w:eastAsia="MS Mincho" w:hAnsi="Times New Roman" w:cs="Times New Roman"/>
            <w:sz w:val="24"/>
            <w:szCs w:val="24"/>
          </w:rPr>
          <w:delText>’</w:delText>
        </w:r>
        <w:r w:rsidR="005C624F" w:rsidRPr="00C2716E" w:rsidDel="00116AF2">
          <w:rPr>
            <w:rFonts w:ascii="Times New Roman" w:eastAsia="MS Mincho" w:hAnsi="Times New Roman" w:cs="Times New Roman"/>
            <w:sz w:val="24"/>
            <w:szCs w:val="24"/>
          </w:rPr>
          <w:delText xml:space="preserve"> environmental responses </w:delText>
        </w:r>
        <w:r w:rsidR="0062565A" w:rsidRPr="00C2716E" w:rsidDel="00116AF2">
          <w:rPr>
            <w:rFonts w:ascii="Times New Roman" w:eastAsia="MS Mincho" w:hAnsi="Times New Roman" w:cs="Times New Roman"/>
            <w:sz w:val="24"/>
            <w:szCs w:val="24"/>
          </w:rPr>
          <w:delText>were modelled</w:delText>
        </w:r>
        <w:r w:rsidR="005C624F" w:rsidRPr="00C2716E" w:rsidDel="00116AF2">
          <w:rPr>
            <w:rFonts w:ascii="Times New Roman" w:eastAsia="MS Mincho" w:hAnsi="Times New Roman" w:cs="Times New Roman"/>
            <w:sz w:val="24"/>
            <w:szCs w:val="24"/>
          </w:rPr>
          <w:delText xml:space="preserve"> </w:delText>
        </w:r>
        <w:r w:rsidR="00C719BE" w:rsidDel="00116AF2">
          <w:rPr>
            <w:rFonts w:ascii="Times New Roman" w:eastAsia="MS Mincho" w:hAnsi="Times New Roman" w:cs="Times New Roman"/>
            <w:sz w:val="24"/>
            <w:szCs w:val="24"/>
          </w:rPr>
          <w:delText>to</w:delText>
        </w:r>
        <w:r w:rsidR="0062565A" w:rsidRPr="00C2716E" w:rsidDel="00116AF2">
          <w:rPr>
            <w:rFonts w:ascii="Times New Roman" w:eastAsia="MS Mincho" w:hAnsi="Times New Roman" w:cs="Times New Roman"/>
            <w:sz w:val="24"/>
            <w:szCs w:val="24"/>
          </w:rPr>
          <w:delText xml:space="preserve"> </w:delText>
        </w:r>
        <w:r w:rsidR="00345FF2" w:rsidDel="00116AF2">
          <w:rPr>
            <w:rFonts w:ascii="Times New Roman" w:eastAsia="MS Mincho" w:hAnsi="Times New Roman" w:cs="Times New Roman"/>
            <w:sz w:val="24"/>
            <w:szCs w:val="24"/>
          </w:rPr>
          <w:delText>separate the</w:delText>
        </w:r>
        <w:r w:rsidR="00573FD2" w:rsidDel="00116AF2">
          <w:rPr>
            <w:rFonts w:ascii="Times New Roman" w:eastAsia="MS Mincho" w:hAnsi="Times New Roman" w:cs="Times New Roman"/>
            <w:sz w:val="24"/>
            <w:szCs w:val="24"/>
          </w:rPr>
          <w:delText xml:space="preserve"> </w:delText>
        </w:r>
        <w:r w:rsidR="005C624F" w:rsidRPr="00C2716E" w:rsidDel="00116AF2">
          <w:rPr>
            <w:rFonts w:ascii="Times New Roman" w:eastAsia="MS Mincho" w:hAnsi="Times New Roman" w:cs="Times New Roman"/>
            <w:sz w:val="24"/>
            <w:szCs w:val="24"/>
          </w:rPr>
          <w:delText xml:space="preserve">temporal </w:delText>
        </w:r>
        <w:r w:rsidR="00345FF2" w:rsidDel="00116AF2">
          <w:rPr>
            <w:rFonts w:ascii="Times New Roman" w:eastAsia="MS Mincho" w:hAnsi="Times New Roman" w:cs="Times New Roman"/>
            <w:sz w:val="24"/>
            <w:szCs w:val="24"/>
          </w:rPr>
          <w:delText>and</w:delText>
        </w:r>
        <w:r w:rsidR="00573FD2" w:rsidRPr="00C2716E" w:rsidDel="00116AF2">
          <w:rPr>
            <w:rFonts w:ascii="Times New Roman" w:eastAsia="MS Mincho" w:hAnsi="Times New Roman" w:cs="Times New Roman"/>
            <w:sz w:val="24"/>
            <w:szCs w:val="24"/>
          </w:rPr>
          <w:delText xml:space="preserve"> </w:delText>
        </w:r>
        <w:r w:rsidR="005C624F" w:rsidRPr="00C2716E" w:rsidDel="00116AF2">
          <w:rPr>
            <w:rFonts w:ascii="Times New Roman" w:eastAsia="MS Mincho" w:hAnsi="Times New Roman" w:cs="Times New Roman"/>
            <w:sz w:val="24"/>
            <w:szCs w:val="24"/>
          </w:rPr>
          <w:delText xml:space="preserve">spatial </w:delText>
        </w:r>
        <w:r w:rsidR="00573FD2" w:rsidDel="00116AF2">
          <w:rPr>
            <w:rFonts w:ascii="Times New Roman" w:eastAsia="MS Mincho" w:hAnsi="Times New Roman" w:cs="Times New Roman"/>
            <w:sz w:val="24"/>
            <w:szCs w:val="24"/>
          </w:rPr>
          <w:delText>variation</w:delText>
        </w:r>
        <w:r w:rsidR="00345FF2" w:rsidDel="00116AF2">
          <w:rPr>
            <w:rFonts w:ascii="Times New Roman" w:eastAsia="MS Mincho" w:hAnsi="Times New Roman" w:cs="Times New Roman"/>
            <w:sz w:val="24"/>
            <w:szCs w:val="24"/>
          </w:rPr>
          <w:delText>s</w:delText>
        </w:r>
        <w:r w:rsidR="00573FD2" w:rsidDel="00116AF2">
          <w:rPr>
            <w:rFonts w:ascii="Times New Roman" w:eastAsia="MS Mincho" w:hAnsi="Times New Roman" w:cs="Times New Roman"/>
            <w:sz w:val="24"/>
            <w:szCs w:val="24"/>
          </w:rPr>
          <w:delText xml:space="preserve"> in environmental conditions</w:delText>
        </w:r>
        <w:r w:rsidR="00BE1B3D" w:rsidDel="00116AF2">
          <w:rPr>
            <w:rFonts w:ascii="Times New Roman" w:eastAsia="MS Mincho" w:hAnsi="Times New Roman" w:cs="Times New Roman"/>
            <w:sz w:val="24"/>
            <w:szCs w:val="24"/>
          </w:rPr>
          <w:delText>.</w:delText>
        </w:r>
        <w:r w:rsidR="005C624F" w:rsidRPr="00C2716E" w:rsidDel="00116AF2">
          <w:rPr>
            <w:rFonts w:ascii="Times New Roman" w:eastAsia="MS Mincho" w:hAnsi="Times New Roman" w:cs="Times New Roman"/>
            <w:sz w:val="24"/>
            <w:szCs w:val="24"/>
          </w:rPr>
          <w:delText xml:space="preserve"> </w:delText>
        </w:r>
      </w:del>
      <w:commentRangeStart w:id="25"/>
      <w:commentRangeStart w:id="26"/>
      <w:r w:rsidR="00CD6B4B">
        <w:rPr>
          <w:rFonts w:ascii="Times New Roman" w:eastAsia="MS Mincho" w:hAnsi="Times New Roman" w:cs="Times New Roman"/>
          <w:sz w:val="24"/>
          <w:szCs w:val="24"/>
        </w:rPr>
        <w:t>A</w:t>
      </w:r>
      <w:r w:rsidR="00573FD2">
        <w:rPr>
          <w:rFonts w:ascii="Times New Roman" w:eastAsia="MS Mincho" w:hAnsi="Times New Roman" w:cs="Times New Roman"/>
          <w:sz w:val="24"/>
          <w:szCs w:val="24"/>
        </w:rPr>
        <w:t xml:space="preserve">nnual </w:t>
      </w:r>
      <w:r w:rsidR="005C624F" w:rsidRPr="00C2716E">
        <w:rPr>
          <w:rFonts w:ascii="Times New Roman" w:eastAsia="MS Mincho" w:hAnsi="Times New Roman" w:cs="Times New Roman"/>
          <w:sz w:val="24"/>
          <w:szCs w:val="24"/>
        </w:rPr>
        <w:t>covariate means</w:t>
      </w:r>
      <w:r w:rsidR="00573FD2">
        <w:rPr>
          <w:rFonts w:ascii="Times New Roman" w:eastAsia="MS Mincho" w:hAnsi="Times New Roman" w:cs="Times New Roman"/>
          <w:sz w:val="24"/>
          <w:szCs w:val="24"/>
        </w:rPr>
        <w:t xml:space="preserve"> </w:t>
      </w:r>
      <w:del w:id="27" w:author="Larson, Danelle M" w:date="2026-01-27T13:13:00Z" w16du:dateUtc="2026-01-27T19:13:00Z">
        <w:r w:rsidR="00573FD2" w:rsidDel="00114BFF">
          <w:rPr>
            <w:rFonts w:ascii="Times New Roman" w:eastAsia="MS Mincho" w:hAnsi="Times New Roman" w:cs="Times New Roman"/>
            <w:sz w:val="24"/>
            <w:szCs w:val="24"/>
          </w:rPr>
          <w:delText xml:space="preserve">per </w:delText>
        </w:r>
      </w:del>
      <w:ins w:id="28" w:author="Larson, Danelle M" w:date="2026-01-27T13:13:00Z" w16du:dateUtc="2026-01-27T19:13:00Z">
        <w:r w:rsidR="00114BFF">
          <w:rPr>
            <w:rFonts w:ascii="Times New Roman" w:eastAsia="MS Mincho" w:hAnsi="Times New Roman" w:cs="Times New Roman"/>
            <w:sz w:val="24"/>
            <w:szCs w:val="24"/>
          </w:rPr>
          <w:t xml:space="preserve">for </w:t>
        </w:r>
      </w:ins>
      <w:ins w:id="29" w:author="Larson, Danelle M" w:date="2026-01-27T13:14:00Z" w16du:dateUtc="2026-01-27T19:14:00Z">
        <w:r w:rsidR="00114BFF">
          <w:rPr>
            <w:rFonts w:ascii="Times New Roman" w:eastAsia="MS Mincho" w:hAnsi="Times New Roman" w:cs="Times New Roman"/>
            <w:sz w:val="24"/>
            <w:szCs w:val="24"/>
          </w:rPr>
          <w:t>Lower Pool 4</w:t>
        </w:r>
      </w:ins>
      <w:ins w:id="30" w:author="Larson, Danelle M" w:date="2026-01-27T13:13:00Z" w16du:dateUtc="2026-01-27T19:13:00Z">
        <w:r w:rsidR="00114BFF">
          <w:rPr>
            <w:rFonts w:ascii="Times New Roman" w:eastAsia="MS Mincho" w:hAnsi="Times New Roman" w:cs="Times New Roman"/>
            <w:sz w:val="24"/>
            <w:szCs w:val="24"/>
          </w:rPr>
          <w:t xml:space="preserve"> </w:t>
        </w:r>
      </w:ins>
      <w:del w:id="31" w:author="Larson, Danelle M" w:date="2026-01-27T13:14:00Z" w16du:dateUtc="2026-01-27T19:14:00Z">
        <w:r w:rsidR="00100641" w:rsidDel="00114BFF">
          <w:rPr>
            <w:rFonts w:ascii="Times New Roman" w:eastAsia="MS Mincho" w:hAnsi="Times New Roman" w:cs="Times New Roman"/>
            <w:sz w:val="24"/>
            <w:szCs w:val="24"/>
          </w:rPr>
          <w:delText xml:space="preserve">reach </w:delText>
        </w:r>
      </w:del>
      <w:r w:rsidR="00933944" w:rsidRPr="00C2716E">
        <w:rPr>
          <w:rFonts w:ascii="Times New Roman" w:eastAsia="MS Mincho" w:hAnsi="Times New Roman" w:cs="Times New Roman"/>
          <w:sz w:val="24"/>
          <w:szCs w:val="24"/>
        </w:rPr>
        <w:t>(</w:t>
      </w:r>
      <w:commentRangeEnd w:id="25"/>
      <w:r w:rsidR="005A6E46">
        <w:rPr>
          <w:rStyle w:val="CommentReference"/>
        </w:rPr>
        <w:commentReference w:id="25"/>
      </w:r>
      <w:commentRangeEnd w:id="26"/>
      <w:r w:rsidR="001D29B2">
        <w:rPr>
          <w:rStyle w:val="CommentReference"/>
        </w:rPr>
        <w:commentReference w:id="26"/>
      </w:r>
      <w:r w:rsidR="0085528B">
        <w:rPr>
          <w:rFonts w:ascii="Times New Roman" w:eastAsia="MS Mincho" w:hAnsi="Times New Roman" w:cs="Times New Roman"/>
          <w:sz w:val="24"/>
          <w:szCs w:val="24"/>
        </w:rPr>
        <w:t>“</w:t>
      </w:r>
      <w:proofErr w:type="spellStart"/>
      <w:r w:rsidR="00DA3DF5">
        <w:rPr>
          <w:rFonts w:ascii="Times New Roman" w:eastAsia="MS Mincho" w:hAnsi="Times New Roman" w:cs="Times New Roman"/>
          <w:sz w:val="24"/>
          <w:szCs w:val="24"/>
        </w:rPr>
        <w:t>COVARIATE</w:t>
      </w:r>
      <w:r w:rsidR="00933944" w:rsidRPr="00C2716E">
        <w:rPr>
          <w:rFonts w:ascii="Times New Roman" w:eastAsia="MS Mincho" w:hAnsi="Times New Roman" w:cs="Times New Roman"/>
          <w:sz w:val="24"/>
          <w:szCs w:val="24"/>
        </w:rPr>
        <w:t>_m</w:t>
      </w:r>
      <w:r w:rsidR="00DA3DF5">
        <w:rPr>
          <w:rFonts w:ascii="Times New Roman" w:eastAsia="MS Mincho" w:hAnsi="Times New Roman" w:cs="Times New Roman"/>
          <w:sz w:val="24"/>
          <w:szCs w:val="24"/>
        </w:rPr>
        <w:t>ean</w:t>
      </w:r>
      <w:proofErr w:type="spellEnd"/>
      <w:r w:rsidR="0085528B">
        <w:rPr>
          <w:rFonts w:ascii="Times New Roman" w:eastAsia="MS Mincho" w:hAnsi="Times New Roman" w:cs="Times New Roman"/>
          <w:sz w:val="24"/>
          <w:szCs w:val="24"/>
        </w:rPr>
        <w:t>”</w:t>
      </w:r>
      <w:del w:id="32" w:author="Larson, Danelle M" w:date="2026-01-27T13:13:00Z" w16du:dateUtc="2026-01-27T19:13:00Z">
        <w:r w:rsidR="00933944" w:rsidRPr="00C2716E" w:rsidDel="00114BFF">
          <w:rPr>
            <w:rFonts w:ascii="Times New Roman" w:eastAsia="MS Mincho" w:hAnsi="Times New Roman" w:cs="Times New Roman"/>
            <w:sz w:val="24"/>
            <w:szCs w:val="24"/>
          </w:rPr>
          <w:delText>’</w:delText>
        </w:r>
      </w:del>
      <w:r w:rsidR="00933944" w:rsidRPr="00C2716E">
        <w:rPr>
          <w:rFonts w:ascii="Times New Roman" w:eastAsia="MS Mincho" w:hAnsi="Times New Roman" w:cs="Times New Roman"/>
          <w:sz w:val="24"/>
          <w:szCs w:val="24"/>
        </w:rPr>
        <w:t xml:space="preserve">) </w:t>
      </w:r>
      <w:r w:rsidR="005C624F" w:rsidRPr="00C2716E">
        <w:rPr>
          <w:rFonts w:ascii="Times New Roman" w:eastAsia="MS Mincho" w:hAnsi="Times New Roman" w:cs="Times New Roman"/>
          <w:sz w:val="24"/>
          <w:szCs w:val="24"/>
        </w:rPr>
        <w:t>represent</w:t>
      </w:r>
      <w:r w:rsidR="00F66E21" w:rsidRPr="00C2716E">
        <w:rPr>
          <w:rFonts w:ascii="Times New Roman" w:eastAsia="MS Mincho" w:hAnsi="Times New Roman" w:cs="Times New Roman"/>
          <w:sz w:val="24"/>
          <w:szCs w:val="24"/>
        </w:rPr>
        <w:t>ed</w:t>
      </w:r>
      <w:r w:rsidR="005C624F" w:rsidRPr="00C2716E">
        <w:rPr>
          <w:rFonts w:ascii="Times New Roman" w:eastAsia="MS Mincho" w:hAnsi="Times New Roman" w:cs="Times New Roman"/>
          <w:sz w:val="24"/>
          <w:szCs w:val="24"/>
        </w:rPr>
        <w:t xml:space="preserve"> the temporal variation </w:t>
      </w:r>
      <w:r w:rsidR="00573FD2">
        <w:rPr>
          <w:rFonts w:ascii="Times New Roman" w:eastAsia="MS Mincho" w:hAnsi="Times New Roman" w:cs="Times New Roman"/>
          <w:sz w:val="24"/>
          <w:szCs w:val="24"/>
        </w:rPr>
        <w:t xml:space="preserve">in each environmental covariate </w:t>
      </w:r>
      <w:r w:rsidR="005C624F" w:rsidRPr="00C2716E">
        <w:rPr>
          <w:rFonts w:ascii="Times New Roman" w:eastAsia="MS Mincho" w:hAnsi="Times New Roman" w:cs="Times New Roman"/>
          <w:sz w:val="24"/>
          <w:szCs w:val="24"/>
        </w:rPr>
        <w:t>across 22 years</w:t>
      </w:r>
      <w:r w:rsidR="00F007A5">
        <w:rPr>
          <w:rFonts w:ascii="Times New Roman" w:eastAsia="MS Mincho" w:hAnsi="Times New Roman" w:cs="Times New Roman"/>
          <w:sz w:val="24"/>
          <w:szCs w:val="24"/>
        </w:rPr>
        <w:t>,</w:t>
      </w:r>
      <w:r w:rsidR="005C624F" w:rsidRPr="00C2716E">
        <w:rPr>
          <w:rFonts w:ascii="Times New Roman" w:eastAsia="MS Mincho" w:hAnsi="Times New Roman" w:cs="Times New Roman"/>
          <w:sz w:val="24"/>
          <w:szCs w:val="24"/>
        </w:rPr>
        <w:t xml:space="preserve"> and the</w:t>
      </w:r>
      <w:r w:rsidR="00577696">
        <w:rPr>
          <w:rFonts w:ascii="Times New Roman" w:eastAsia="MS Mincho" w:hAnsi="Times New Roman" w:cs="Times New Roman"/>
          <w:sz w:val="24"/>
          <w:szCs w:val="24"/>
        </w:rPr>
        <w:t>ir within-year</w:t>
      </w:r>
      <w:r w:rsidR="005C624F" w:rsidRPr="00C2716E">
        <w:rPr>
          <w:rFonts w:ascii="Times New Roman" w:eastAsia="MS Mincho" w:hAnsi="Times New Roman" w:cs="Times New Roman"/>
          <w:sz w:val="24"/>
          <w:szCs w:val="24"/>
        </w:rPr>
        <w:t xml:space="preserve"> residuals </w:t>
      </w:r>
      <w:r w:rsidR="00933944" w:rsidRPr="00C2716E">
        <w:rPr>
          <w:rFonts w:ascii="Times New Roman" w:eastAsia="MS Mincho" w:hAnsi="Times New Roman" w:cs="Times New Roman"/>
          <w:sz w:val="24"/>
          <w:szCs w:val="24"/>
        </w:rPr>
        <w:t>(</w:t>
      </w:r>
      <w:r w:rsidR="00F00F76">
        <w:rPr>
          <w:rFonts w:ascii="Times New Roman" w:eastAsia="MS Mincho" w:hAnsi="Times New Roman" w:cs="Times New Roman"/>
          <w:sz w:val="24"/>
          <w:szCs w:val="24"/>
        </w:rPr>
        <w:t>“</w:t>
      </w:r>
      <w:proofErr w:type="spellStart"/>
      <w:r w:rsidR="00DA3DF5">
        <w:rPr>
          <w:rFonts w:ascii="Times New Roman" w:eastAsia="MS Mincho" w:hAnsi="Times New Roman" w:cs="Times New Roman"/>
          <w:sz w:val="24"/>
          <w:szCs w:val="24"/>
        </w:rPr>
        <w:t>COVARIATE_residual</w:t>
      </w:r>
      <w:proofErr w:type="spellEnd"/>
      <w:r w:rsidR="00F00F76">
        <w:rPr>
          <w:rFonts w:ascii="Times New Roman" w:eastAsia="MS Mincho" w:hAnsi="Times New Roman" w:cs="Times New Roman"/>
          <w:sz w:val="24"/>
          <w:szCs w:val="24"/>
        </w:rPr>
        <w:t>”</w:t>
      </w:r>
      <w:r w:rsidR="00933944" w:rsidRPr="00C2716E">
        <w:rPr>
          <w:rFonts w:ascii="Times New Roman" w:eastAsia="MS Mincho" w:hAnsi="Times New Roman" w:cs="Times New Roman"/>
          <w:sz w:val="24"/>
          <w:szCs w:val="24"/>
        </w:rPr>
        <w:t xml:space="preserve">) </w:t>
      </w:r>
      <w:r w:rsidR="005C624F" w:rsidRPr="00C2716E">
        <w:rPr>
          <w:rFonts w:ascii="Times New Roman" w:eastAsia="MS Mincho" w:hAnsi="Times New Roman" w:cs="Times New Roman"/>
          <w:sz w:val="24"/>
          <w:szCs w:val="24"/>
        </w:rPr>
        <w:t>represent</w:t>
      </w:r>
      <w:r w:rsidR="00F66E21" w:rsidRPr="00C2716E">
        <w:rPr>
          <w:rFonts w:ascii="Times New Roman" w:eastAsia="MS Mincho" w:hAnsi="Times New Roman" w:cs="Times New Roman"/>
          <w:sz w:val="24"/>
          <w:szCs w:val="24"/>
        </w:rPr>
        <w:t>ed</w:t>
      </w:r>
      <w:r w:rsidR="005C624F" w:rsidRPr="00C2716E">
        <w:rPr>
          <w:rFonts w:ascii="Times New Roman" w:eastAsia="MS Mincho" w:hAnsi="Times New Roman" w:cs="Times New Roman"/>
          <w:sz w:val="24"/>
          <w:szCs w:val="24"/>
        </w:rPr>
        <w:t xml:space="preserve"> spatial variation </w:t>
      </w:r>
      <w:r w:rsidR="00573FD2">
        <w:rPr>
          <w:rFonts w:ascii="Times New Roman" w:eastAsia="MS Mincho" w:hAnsi="Times New Roman" w:cs="Times New Roman"/>
          <w:sz w:val="24"/>
          <w:szCs w:val="24"/>
        </w:rPr>
        <w:t xml:space="preserve">in environmental conditions </w:t>
      </w:r>
      <w:r w:rsidR="005C624F" w:rsidRPr="00C2716E">
        <w:rPr>
          <w:rFonts w:ascii="Times New Roman" w:eastAsia="MS Mincho" w:hAnsi="Times New Roman" w:cs="Times New Roman"/>
          <w:sz w:val="24"/>
          <w:szCs w:val="24"/>
        </w:rPr>
        <w:t>within years.</w:t>
      </w:r>
      <w:r w:rsidR="00092785">
        <w:rPr>
          <w:rFonts w:ascii="Times New Roman" w:eastAsia="MS Mincho" w:hAnsi="Times New Roman" w:cs="Times New Roman"/>
          <w:sz w:val="24"/>
          <w:szCs w:val="24"/>
        </w:rPr>
        <w:t xml:space="preserve"> </w:t>
      </w:r>
      <w:del w:id="33" w:author="Larson, Danelle M" w:date="2026-02-02T10:08:00Z" w16du:dateUtc="2026-02-02T16:08:00Z">
        <w:r w:rsidR="00F428D2" w:rsidRPr="00F428D2" w:rsidDel="00A13CF0">
          <w:rPr>
            <w:rFonts w:ascii="Times New Roman" w:eastAsia="MS Gothic" w:hAnsi="Times New Roman" w:cs="Times New Roman"/>
            <w:sz w:val="24"/>
            <w:szCs w:val="24"/>
          </w:rPr>
          <w:delText xml:space="preserve">The positive versus negative β values for the annual means and residuals indicate that macrophyte occurrences were higher versus lower, respectively, in plots or years </w:delText>
        </w:r>
        <w:r w:rsidR="00F428D2" w:rsidRPr="00F428D2" w:rsidDel="00A13CF0">
          <w:rPr>
            <w:rStyle w:val="cf01"/>
            <w:rFonts w:ascii="Times New Roman" w:hAnsi="Times New Roman" w:cs="Times New Roman"/>
            <w:b w:val="0"/>
            <w:bCs w:val="0"/>
            <w:sz w:val="24"/>
            <w:szCs w:val="24"/>
          </w:rPr>
          <w:delText xml:space="preserve">where the focal covariate had a greater value than the average value in the </w:delText>
        </w:r>
        <w:r w:rsidR="00100641" w:rsidDel="00A13CF0">
          <w:rPr>
            <w:rStyle w:val="cf01"/>
            <w:rFonts w:ascii="Times New Roman" w:hAnsi="Times New Roman" w:cs="Times New Roman"/>
            <w:b w:val="0"/>
            <w:bCs w:val="0"/>
            <w:sz w:val="24"/>
            <w:szCs w:val="24"/>
          </w:rPr>
          <w:delText>reach</w:delText>
        </w:r>
        <w:r w:rsidR="00F428D2" w:rsidRPr="00F428D2" w:rsidDel="00A13CF0">
          <w:rPr>
            <w:rFonts w:ascii="Times New Roman" w:eastAsia="MS Gothic" w:hAnsi="Times New Roman" w:cs="Times New Roman"/>
            <w:sz w:val="24"/>
            <w:szCs w:val="24"/>
          </w:rPr>
          <w:delText xml:space="preserve">. Therefore, positive β estimates indicate a positive ecological response </w:delText>
        </w:r>
        <w:r w:rsidR="00F428D2" w:rsidRPr="00F428D2" w:rsidDel="00A13CF0">
          <w:rPr>
            <w:rFonts w:ascii="Times New Roman" w:eastAsia="MS Gothic" w:hAnsi="Times New Roman" w:cs="Times New Roman"/>
            <w:sz w:val="24"/>
            <w:szCs w:val="24"/>
          </w:rPr>
          <w:lastRenderedPageBreak/>
          <w:delText xml:space="preserve">of macrophytes while the negative β estimates indicate a negative response. </w:delText>
        </w:r>
      </w:del>
      <w:r w:rsidR="009705A9" w:rsidRPr="00C2716E">
        <w:rPr>
          <w:rFonts w:ascii="Times New Roman" w:eastAsia="MS Mincho" w:hAnsi="Times New Roman" w:cs="Times New Roman"/>
          <w:sz w:val="24"/>
          <w:szCs w:val="24"/>
        </w:rPr>
        <w:t xml:space="preserve">The macrophyte species codes </w:t>
      </w:r>
      <w:r w:rsidR="00573FD2">
        <w:rPr>
          <w:rFonts w:ascii="Times New Roman" w:eastAsia="MS Mincho" w:hAnsi="Times New Roman" w:cs="Times New Roman"/>
          <w:sz w:val="24"/>
          <w:szCs w:val="24"/>
        </w:rPr>
        <w:t xml:space="preserve">are </w:t>
      </w:r>
      <w:r w:rsidR="009705A9" w:rsidRPr="00C2716E">
        <w:rPr>
          <w:rFonts w:ascii="Times New Roman" w:eastAsia="MS Mincho" w:hAnsi="Times New Roman" w:cs="Times New Roman"/>
          <w:sz w:val="24"/>
          <w:szCs w:val="24"/>
        </w:rPr>
        <w:t xml:space="preserve">further described in Supplemental Table </w:t>
      </w:r>
      <w:r w:rsidR="00AB0DED">
        <w:rPr>
          <w:rFonts w:ascii="Times New Roman" w:eastAsia="MS Mincho" w:hAnsi="Times New Roman" w:cs="Times New Roman"/>
          <w:sz w:val="24"/>
          <w:szCs w:val="24"/>
        </w:rPr>
        <w:t>1</w:t>
      </w:r>
      <w:r w:rsidR="009705A9" w:rsidRPr="00C2716E">
        <w:rPr>
          <w:rFonts w:ascii="Times New Roman" w:eastAsia="MS Mincho" w:hAnsi="Times New Roman" w:cs="Times New Roman"/>
          <w:sz w:val="24"/>
          <w:szCs w:val="24"/>
        </w:rPr>
        <w:t>.</w:t>
      </w:r>
      <w:r w:rsidR="00C91DF5">
        <w:rPr>
          <w:rFonts w:ascii="Times New Roman" w:eastAsia="MS Mincho" w:hAnsi="Times New Roman" w:cs="Times New Roman"/>
          <w:sz w:val="24"/>
          <w:szCs w:val="24"/>
        </w:rPr>
        <w:t xml:space="preserve"> Similar plots for the other study </w:t>
      </w:r>
      <w:r w:rsidR="00626165">
        <w:rPr>
          <w:rFonts w:ascii="Times New Roman" w:eastAsia="MS Mincho" w:hAnsi="Times New Roman" w:cs="Times New Roman"/>
          <w:sz w:val="24"/>
          <w:szCs w:val="24"/>
        </w:rPr>
        <w:t>reaches</w:t>
      </w:r>
      <w:r w:rsidR="00C91DF5">
        <w:rPr>
          <w:rFonts w:ascii="Times New Roman" w:eastAsia="MS Mincho" w:hAnsi="Times New Roman" w:cs="Times New Roman"/>
          <w:sz w:val="24"/>
          <w:szCs w:val="24"/>
        </w:rPr>
        <w:t xml:space="preserve"> are in Supplemental Figure </w:t>
      </w:r>
      <w:r w:rsidR="009356C9">
        <w:rPr>
          <w:rFonts w:ascii="Times New Roman" w:eastAsia="MS Mincho" w:hAnsi="Times New Roman" w:cs="Times New Roman"/>
          <w:sz w:val="24"/>
          <w:szCs w:val="24"/>
        </w:rPr>
        <w:t>3</w:t>
      </w:r>
      <w:r w:rsidR="00C91DF5">
        <w:rPr>
          <w:rFonts w:ascii="Times New Roman" w:eastAsia="MS Mincho" w:hAnsi="Times New Roman" w:cs="Times New Roman"/>
          <w:sz w:val="24"/>
          <w:szCs w:val="24"/>
        </w:rPr>
        <w:t>.</w:t>
      </w:r>
    </w:p>
    <w:p w14:paraId="3CA998C3" w14:textId="77777777" w:rsidR="0059036D" w:rsidRDefault="0059036D" w:rsidP="0059036D">
      <w:pPr>
        <w:spacing w:line="240" w:lineRule="auto"/>
        <w:rPr>
          <w:rFonts w:ascii="Times New Roman" w:eastAsia="MS Mincho" w:hAnsi="Times New Roman" w:cs="Times New Roman"/>
          <w:sz w:val="24"/>
          <w:szCs w:val="24"/>
        </w:rPr>
      </w:pPr>
    </w:p>
    <w:p w14:paraId="2133F2CA" w14:textId="77777777" w:rsidR="007076F8" w:rsidRDefault="007076F8" w:rsidP="0059036D">
      <w:pPr>
        <w:spacing w:line="240" w:lineRule="auto"/>
        <w:rPr>
          <w:rFonts w:ascii="Times New Roman" w:eastAsia="MS Mincho" w:hAnsi="Times New Roman" w:cs="Times New Roman"/>
          <w:sz w:val="24"/>
          <w:szCs w:val="24"/>
        </w:rPr>
      </w:pPr>
    </w:p>
    <w:p w14:paraId="020E8EA2" w14:textId="77777777" w:rsidR="007076F8" w:rsidRDefault="007076F8" w:rsidP="007076F8">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D0EE4C8" wp14:editId="1DCE9128">
            <wp:extent cx="5939790" cy="4456430"/>
            <wp:effectExtent l="0" t="0" r="3810" b="1270"/>
            <wp:docPr id="986696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9790" cy="4456430"/>
                    </a:xfrm>
                    <a:prstGeom prst="rect">
                      <a:avLst/>
                    </a:prstGeom>
                    <a:noFill/>
                    <a:ln>
                      <a:noFill/>
                    </a:ln>
                  </pic:spPr>
                </pic:pic>
              </a:graphicData>
            </a:graphic>
          </wp:inline>
        </w:drawing>
      </w:r>
      <w:r>
        <w:rPr>
          <w:rFonts w:ascii="Times New Roman" w:hAnsi="Times New Roman" w:cs="Times New Roman"/>
          <w:b/>
          <w:bCs/>
          <w:sz w:val="24"/>
          <w:szCs w:val="24"/>
        </w:rPr>
        <w:t xml:space="preserve"> </w:t>
      </w:r>
    </w:p>
    <w:p w14:paraId="40191886" w14:textId="77777777" w:rsidR="007076F8" w:rsidRDefault="007076F8" w:rsidP="007076F8">
      <w:pPr>
        <w:spacing w:line="240" w:lineRule="auto"/>
        <w:rPr>
          <w:rFonts w:ascii="Times New Roman" w:hAnsi="Times New Roman" w:cs="Times New Roman"/>
          <w:b/>
          <w:bCs/>
          <w:sz w:val="24"/>
          <w:szCs w:val="24"/>
        </w:rPr>
      </w:pPr>
    </w:p>
    <w:p w14:paraId="405DF88B" w14:textId="1FE80C1B" w:rsidR="00ED69EA" w:rsidRPr="007D6E20" w:rsidRDefault="007076F8" w:rsidP="00ED69EA">
      <w:pPr>
        <w:rPr>
          <w:rFonts w:ascii="Times New Roman" w:hAnsi="Times New Roman" w:cs="Times New Roman"/>
          <w:sz w:val="24"/>
          <w:szCs w:val="24"/>
        </w:rPr>
      </w:pPr>
      <w:r>
        <w:rPr>
          <w:rFonts w:ascii="Times New Roman" w:hAnsi="Times New Roman" w:cs="Times New Roman"/>
          <w:b/>
          <w:bCs/>
          <w:sz w:val="24"/>
          <w:szCs w:val="24"/>
        </w:rPr>
        <w:t xml:space="preserve">FIGURE 7 </w:t>
      </w:r>
      <w:r w:rsidRPr="00E52161">
        <w:rPr>
          <w:rFonts w:ascii="Times New Roman" w:hAnsi="Times New Roman" w:cs="Times New Roman"/>
          <w:sz w:val="24"/>
          <w:szCs w:val="24"/>
        </w:rPr>
        <w:t xml:space="preserve">Marginal mean effects plots of </w:t>
      </w:r>
      <w:r>
        <w:rPr>
          <w:rFonts w:ascii="Times New Roman" w:hAnsi="Times New Roman" w:cs="Times New Roman"/>
          <w:sz w:val="24"/>
          <w:szCs w:val="24"/>
        </w:rPr>
        <w:t xml:space="preserve">the </w:t>
      </w:r>
      <w:r w:rsidRPr="00E52161">
        <w:rPr>
          <w:rFonts w:ascii="Times New Roman" w:hAnsi="Times New Roman" w:cs="Times New Roman"/>
          <w:sz w:val="24"/>
          <w:szCs w:val="24"/>
        </w:rPr>
        <w:t xml:space="preserve">water quality </w:t>
      </w:r>
      <w:r>
        <w:rPr>
          <w:rFonts w:ascii="Times New Roman" w:hAnsi="Times New Roman" w:cs="Times New Roman"/>
          <w:sz w:val="24"/>
          <w:szCs w:val="24"/>
        </w:rPr>
        <w:t>covariates</w:t>
      </w:r>
      <w:r w:rsidRPr="00E52161">
        <w:rPr>
          <w:rFonts w:ascii="Times New Roman" w:hAnsi="Times New Roman" w:cs="Times New Roman"/>
          <w:sz w:val="24"/>
          <w:szCs w:val="24"/>
        </w:rPr>
        <w:t xml:space="preserve"> on macrophyte species richnes</w:t>
      </w:r>
      <w:r>
        <w:rPr>
          <w:rFonts w:ascii="Times New Roman" w:hAnsi="Times New Roman" w:cs="Times New Roman"/>
          <w:sz w:val="24"/>
          <w:szCs w:val="24"/>
        </w:rPr>
        <w:t xml:space="preserve">s in each study </w:t>
      </w:r>
      <w:r w:rsidR="00100641">
        <w:rPr>
          <w:rFonts w:ascii="Times New Roman" w:hAnsi="Times New Roman" w:cs="Times New Roman"/>
          <w:sz w:val="24"/>
          <w:szCs w:val="24"/>
        </w:rPr>
        <w:t>reach (differentiated by color)</w:t>
      </w:r>
      <w:r w:rsidRPr="00E52161">
        <w:rPr>
          <w:rFonts w:ascii="Times New Roman" w:hAnsi="Times New Roman" w:cs="Times New Roman"/>
          <w:sz w:val="24"/>
          <w:szCs w:val="24"/>
        </w:rPr>
        <w:t xml:space="preserve">. </w:t>
      </w:r>
      <w:r>
        <w:rPr>
          <w:rFonts w:ascii="Times New Roman" w:hAnsi="Times New Roman" w:cs="Times New Roman"/>
          <w:sz w:val="24"/>
          <w:szCs w:val="24"/>
        </w:rPr>
        <w:t xml:space="preserve">All covariates </w:t>
      </w:r>
      <w:r w:rsidR="008F25C7">
        <w:rPr>
          <w:rFonts w:ascii="Times New Roman" w:hAnsi="Times New Roman" w:cs="Times New Roman"/>
          <w:sz w:val="24"/>
          <w:szCs w:val="24"/>
        </w:rPr>
        <w:t xml:space="preserve">influenced species richness </w:t>
      </w:r>
      <w:ins w:id="34" w:author="Larson, Danelle M" w:date="2026-02-02T10:09:00Z" w16du:dateUtc="2026-02-02T16:09:00Z">
        <w:r w:rsidR="00E20557">
          <w:rPr>
            <w:rFonts w:ascii="Times New Roman" w:hAnsi="Times New Roman" w:cs="Times New Roman"/>
            <w:sz w:val="24"/>
            <w:szCs w:val="24"/>
          </w:rPr>
          <w:t xml:space="preserve">either positivity or negatively </w:t>
        </w:r>
      </w:ins>
      <w:r w:rsidR="008F25C7">
        <w:rPr>
          <w:rFonts w:ascii="Times New Roman" w:hAnsi="Times New Roman" w:cs="Times New Roman"/>
          <w:sz w:val="24"/>
          <w:szCs w:val="24"/>
        </w:rPr>
        <w:t xml:space="preserve">with </w:t>
      </w:r>
      <w:r w:rsidRPr="00E52161">
        <w:rPr>
          <w:rFonts w:ascii="Times New Roman" w:hAnsi="Times New Roman" w:cs="Times New Roman"/>
          <w:sz w:val="24"/>
          <w:szCs w:val="24"/>
        </w:rPr>
        <w:t xml:space="preserve">&gt;90% </w:t>
      </w:r>
      <w:r>
        <w:rPr>
          <w:rFonts w:ascii="Times New Roman" w:hAnsi="Times New Roman" w:cs="Times New Roman"/>
          <w:sz w:val="24"/>
          <w:szCs w:val="24"/>
        </w:rPr>
        <w:t xml:space="preserve">posterior </w:t>
      </w:r>
      <w:r w:rsidRPr="00E52161">
        <w:rPr>
          <w:rFonts w:ascii="Times New Roman" w:hAnsi="Times New Roman" w:cs="Times New Roman"/>
          <w:sz w:val="24"/>
          <w:szCs w:val="24"/>
        </w:rPr>
        <w:t>probability</w:t>
      </w:r>
      <w:del w:id="35" w:author="Larson, Danelle M" w:date="2026-02-02T10:10:00Z" w16du:dateUtc="2026-02-02T16:10:00Z">
        <w:r w:rsidRPr="00E52161" w:rsidDel="00FD0066">
          <w:rPr>
            <w:rFonts w:ascii="Times New Roman" w:hAnsi="Times New Roman" w:cs="Times New Roman"/>
            <w:sz w:val="24"/>
            <w:szCs w:val="24"/>
          </w:rPr>
          <w:delText xml:space="preserve">, which is the probability of the predicted species richness values to be either smaller or larger at minimum and maximum environmental </w:delText>
        </w:r>
        <w:r w:rsidDel="00FD0066">
          <w:rPr>
            <w:rFonts w:ascii="Times New Roman" w:hAnsi="Times New Roman" w:cs="Times New Roman"/>
            <w:sz w:val="24"/>
            <w:szCs w:val="24"/>
          </w:rPr>
          <w:delText>covariates</w:delText>
        </w:r>
      </w:del>
      <w:r w:rsidRPr="00E52161">
        <w:rPr>
          <w:rFonts w:ascii="Times New Roman" w:hAnsi="Times New Roman" w:cs="Times New Roman"/>
          <w:sz w:val="24"/>
          <w:szCs w:val="24"/>
        </w:rPr>
        <w:t xml:space="preserve">. </w:t>
      </w:r>
      <w:r w:rsidR="00F52049">
        <w:rPr>
          <w:rFonts w:ascii="Times New Roman" w:hAnsi="Times New Roman" w:cs="Times New Roman"/>
          <w:sz w:val="24"/>
          <w:szCs w:val="24"/>
        </w:rPr>
        <w:t>The x-</w:t>
      </w:r>
      <w:r w:rsidR="00ED69EA">
        <w:rPr>
          <w:rFonts w:ascii="Times New Roman" w:hAnsi="Times New Roman" w:cs="Times New Roman"/>
          <w:sz w:val="24"/>
          <w:szCs w:val="24"/>
        </w:rPr>
        <w:t xml:space="preserve">axis values </w:t>
      </w:r>
      <w:del w:id="36" w:author="Larson, Danelle M" w:date="2026-02-02T10:09:00Z" w16du:dateUtc="2026-02-02T16:09:00Z">
        <w:r w:rsidR="00C04F4A" w:rsidDel="00E20557">
          <w:rPr>
            <w:rFonts w:ascii="Times New Roman" w:hAnsi="Times New Roman" w:cs="Times New Roman"/>
            <w:sz w:val="24"/>
            <w:szCs w:val="24"/>
          </w:rPr>
          <w:delText>include</w:delText>
        </w:r>
        <w:r w:rsidR="00ED69EA" w:rsidDel="00E20557">
          <w:rPr>
            <w:rFonts w:ascii="Times New Roman" w:hAnsi="Times New Roman" w:cs="Times New Roman"/>
            <w:sz w:val="24"/>
            <w:szCs w:val="24"/>
          </w:rPr>
          <w:delText xml:space="preserve"> </w:delText>
        </w:r>
      </w:del>
      <w:ins w:id="37" w:author="Larson, Danelle M" w:date="2026-02-02T10:09:00Z" w16du:dateUtc="2026-02-02T16:09:00Z">
        <w:r w:rsidR="00E20557">
          <w:rPr>
            <w:rFonts w:ascii="Times New Roman" w:hAnsi="Times New Roman" w:cs="Times New Roman"/>
            <w:sz w:val="24"/>
            <w:szCs w:val="24"/>
          </w:rPr>
          <w:t xml:space="preserve">depict observed gradients in </w:t>
        </w:r>
      </w:ins>
      <w:r w:rsidR="00ED69EA" w:rsidRPr="00B77591">
        <w:rPr>
          <w:rFonts w:ascii="Times New Roman" w:hAnsi="Times New Roman" w:cs="Times New Roman"/>
          <w:sz w:val="24"/>
          <w:szCs w:val="24"/>
        </w:rPr>
        <w:t>(</w:t>
      </w:r>
      <w:r w:rsidR="00ED69EA">
        <w:rPr>
          <w:rFonts w:ascii="Times New Roman" w:hAnsi="Times New Roman" w:cs="Times New Roman"/>
          <w:sz w:val="24"/>
          <w:szCs w:val="24"/>
        </w:rPr>
        <w:t>A</w:t>
      </w:r>
      <w:r w:rsidR="00ED69EA" w:rsidRPr="00B77591">
        <w:rPr>
          <w:rFonts w:ascii="Times New Roman" w:hAnsi="Times New Roman" w:cs="Times New Roman"/>
          <w:sz w:val="24"/>
          <w:szCs w:val="24"/>
        </w:rPr>
        <w:t xml:space="preserve">) </w:t>
      </w:r>
      <w:r w:rsidR="00ED69EA">
        <w:rPr>
          <w:rFonts w:ascii="Times New Roman" w:hAnsi="Times New Roman" w:cs="Times New Roman"/>
          <w:sz w:val="24"/>
          <w:szCs w:val="24"/>
        </w:rPr>
        <w:t>total N</w:t>
      </w:r>
      <w:r w:rsidR="00ED69EA" w:rsidRPr="007D6E20">
        <w:rPr>
          <w:rFonts w:ascii="Times New Roman" w:hAnsi="Times New Roman" w:cs="Times New Roman"/>
          <w:sz w:val="24"/>
          <w:szCs w:val="24"/>
        </w:rPr>
        <w:t xml:space="preserve"> concentration,</w:t>
      </w:r>
      <w:r w:rsidR="00F52049" w:rsidRPr="007D6E20">
        <w:rPr>
          <w:rFonts w:ascii="Times New Roman" w:hAnsi="Times New Roman" w:cs="Times New Roman"/>
          <w:sz w:val="24"/>
          <w:szCs w:val="24"/>
        </w:rPr>
        <w:t xml:space="preserve"> log-transformed (mg/L); </w:t>
      </w:r>
      <w:r w:rsidR="00ED69EA" w:rsidRPr="007D6E20">
        <w:rPr>
          <w:rFonts w:ascii="Times New Roman" w:hAnsi="Times New Roman" w:cs="Times New Roman"/>
          <w:sz w:val="24"/>
          <w:szCs w:val="24"/>
        </w:rPr>
        <w:t xml:space="preserve"> </w:t>
      </w:r>
      <w:r w:rsidR="00ED69EA" w:rsidRPr="00B77591">
        <w:rPr>
          <w:rFonts w:ascii="Times New Roman" w:hAnsi="Times New Roman" w:cs="Times New Roman"/>
          <w:sz w:val="24"/>
          <w:szCs w:val="24"/>
        </w:rPr>
        <w:t>(</w:t>
      </w:r>
      <w:r w:rsidR="00ED69EA">
        <w:rPr>
          <w:rFonts w:ascii="Times New Roman" w:hAnsi="Times New Roman" w:cs="Times New Roman"/>
          <w:sz w:val="24"/>
          <w:szCs w:val="24"/>
        </w:rPr>
        <w:t>B</w:t>
      </w:r>
      <w:r w:rsidR="00ED69EA" w:rsidRPr="00B77591">
        <w:rPr>
          <w:rFonts w:ascii="Times New Roman" w:hAnsi="Times New Roman" w:cs="Times New Roman"/>
          <w:sz w:val="24"/>
          <w:szCs w:val="24"/>
        </w:rPr>
        <w:t xml:space="preserve">) </w:t>
      </w:r>
      <w:r w:rsidR="00ED69EA">
        <w:rPr>
          <w:rFonts w:ascii="Times New Roman" w:hAnsi="Times New Roman" w:cs="Times New Roman"/>
          <w:sz w:val="24"/>
          <w:szCs w:val="24"/>
        </w:rPr>
        <w:t>total P</w:t>
      </w:r>
      <w:r w:rsidR="00ED69EA" w:rsidRPr="007D6E20">
        <w:rPr>
          <w:rFonts w:ascii="Times New Roman" w:hAnsi="Times New Roman" w:cs="Times New Roman"/>
          <w:sz w:val="24"/>
          <w:szCs w:val="24"/>
        </w:rPr>
        <w:t xml:space="preserve"> concentration, log-transformed (mg/L); (</w:t>
      </w:r>
      <w:r w:rsidR="00ED69EA">
        <w:rPr>
          <w:rFonts w:ascii="Times New Roman" w:hAnsi="Times New Roman" w:cs="Times New Roman"/>
          <w:sz w:val="24"/>
          <w:szCs w:val="24"/>
        </w:rPr>
        <w:t>C</w:t>
      </w:r>
      <w:r w:rsidR="00ED69EA" w:rsidRPr="007D6E20">
        <w:rPr>
          <w:rFonts w:ascii="Times New Roman" w:hAnsi="Times New Roman" w:cs="Times New Roman"/>
          <w:sz w:val="24"/>
          <w:szCs w:val="24"/>
        </w:rPr>
        <w:t xml:space="preserve">) </w:t>
      </w:r>
      <w:r w:rsidR="00ED69EA">
        <w:rPr>
          <w:rFonts w:ascii="Times New Roman" w:hAnsi="Times New Roman" w:cs="Times New Roman"/>
          <w:sz w:val="24"/>
          <w:szCs w:val="24"/>
        </w:rPr>
        <w:t>total suspended solids</w:t>
      </w:r>
      <w:r w:rsidR="00ED69EA" w:rsidRPr="007D6E20">
        <w:rPr>
          <w:rFonts w:ascii="Times New Roman" w:hAnsi="Times New Roman" w:cs="Times New Roman"/>
          <w:sz w:val="24"/>
          <w:szCs w:val="24"/>
        </w:rPr>
        <w:t xml:space="preserve"> </w:t>
      </w:r>
      <w:r w:rsidR="00ED69EA">
        <w:rPr>
          <w:rFonts w:ascii="Times New Roman" w:hAnsi="Times New Roman" w:cs="Times New Roman"/>
          <w:sz w:val="24"/>
          <w:szCs w:val="24"/>
        </w:rPr>
        <w:t>(</w:t>
      </w:r>
      <w:r w:rsidR="00ED69EA" w:rsidRPr="007D6E20">
        <w:rPr>
          <w:rFonts w:ascii="Times New Roman" w:hAnsi="Times New Roman" w:cs="Times New Roman"/>
          <w:sz w:val="24"/>
          <w:szCs w:val="24"/>
        </w:rPr>
        <w:t xml:space="preserve">mg/L); </w:t>
      </w:r>
      <w:r w:rsidR="00ED69EA">
        <w:rPr>
          <w:rFonts w:ascii="Times New Roman" w:hAnsi="Times New Roman" w:cs="Times New Roman"/>
          <w:sz w:val="24"/>
          <w:szCs w:val="24"/>
        </w:rPr>
        <w:t>and</w:t>
      </w:r>
      <w:r w:rsidR="00ED69EA" w:rsidRPr="007D6E20">
        <w:rPr>
          <w:rFonts w:ascii="Times New Roman" w:hAnsi="Times New Roman" w:cs="Times New Roman"/>
          <w:sz w:val="24"/>
          <w:szCs w:val="24"/>
        </w:rPr>
        <w:t xml:space="preserve"> (</w:t>
      </w:r>
      <w:r w:rsidR="00ED69EA">
        <w:rPr>
          <w:rFonts w:ascii="Times New Roman" w:hAnsi="Times New Roman" w:cs="Times New Roman"/>
          <w:sz w:val="24"/>
          <w:szCs w:val="24"/>
        </w:rPr>
        <w:t>D</w:t>
      </w:r>
      <w:r w:rsidR="00ED69EA" w:rsidRPr="007D6E20">
        <w:rPr>
          <w:rFonts w:ascii="Times New Roman" w:hAnsi="Times New Roman" w:cs="Times New Roman"/>
          <w:sz w:val="24"/>
          <w:szCs w:val="24"/>
        </w:rPr>
        <w:t xml:space="preserve">) chlorophyll </w:t>
      </w:r>
      <w:r w:rsidR="00ED69EA" w:rsidRPr="007D6E20">
        <w:rPr>
          <w:rFonts w:ascii="Times New Roman" w:hAnsi="Times New Roman" w:cs="Times New Roman"/>
          <w:i/>
          <w:iCs/>
          <w:sz w:val="24"/>
          <w:szCs w:val="24"/>
        </w:rPr>
        <w:t>a</w:t>
      </w:r>
      <w:r w:rsidR="00ED69EA" w:rsidRPr="007D6E20">
        <w:rPr>
          <w:rFonts w:ascii="Times New Roman" w:hAnsi="Times New Roman" w:cs="Times New Roman"/>
          <w:sz w:val="24"/>
          <w:szCs w:val="24"/>
        </w:rPr>
        <w:t xml:space="preserve"> concentration </w:t>
      </w:r>
      <w:commentRangeStart w:id="38"/>
      <w:commentRangeStart w:id="39"/>
      <w:r w:rsidR="00ED69EA" w:rsidRPr="007D6E20">
        <w:rPr>
          <w:rFonts w:ascii="Times New Roman" w:hAnsi="Times New Roman" w:cs="Times New Roman"/>
          <w:sz w:val="24"/>
          <w:szCs w:val="24"/>
        </w:rPr>
        <w:t>(</w:t>
      </w:r>
      <w:ins w:id="40" w:author="Larson, Danelle M" w:date="2026-02-02T10:09:00Z" w16du:dateUtc="2026-02-02T16:09:00Z">
        <w:r w:rsidR="00E20557">
          <w:rPr>
            <w:rFonts w:ascii="Times New Roman" w:hAnsi="Times New Roman" w:cs="Times New Roman"/>
            <w:sz w:val="24"/>
            <w:szCs w:val="24"/>
          </w:rPr>
          <w:t>µ</w:t>
        </w:r>
      </w:ins>
      <w:del w:id="41" w:author="Larson, Danelle M" w:date="2026-02-02T10:09:00Z" w16du:dateUtc="2026-02-02T16:09:00Z">
        <w:r w:rsidR="00ED69EA" w:rsidRPr="007D6E20" w:rsidDel="00E20557">
          <w:rPr>
            <w:rFonts w:ascii="Times New Roman" w:hAnsi="Times New Roman" w:cs="Times New Roman"/>
            <w:sz w:val="24"/>
            <w:szCs w:val="24"/>
          </w:rPr>
          <w:delText>m</w:delText>
        </w:r>
      </w:del>
      <w:r w:rsidR="00ED69EA" w:rsidRPr="007D6E20">
        <w:rPr>
          <w:rFonts w:ascii="Times New Roman" w:hAnsi="Times New Roman" w:cs="Times New Roman"/>
          <w:sz w:val="24"/>
          <w:szCs w:val="24"/>
        </w:rPr>
        <w:t>g/L)</w:t>
      </w:r>
      <w:r w:rsidR="00ED69EA">
        <w:rPr>
          <w:rFonts w:ascii="Times New Roman" w:hAnsi="Times New Roman" w:cs="Times New Roman"/>
          <w:sz w:val="24"/>
          <w:szCs w:val="24"/>
        </w:rPr>
        <w:t>.</w:t>
      </w:r>
      <w:commentRangeEnd w:id="38"/>
      <w:r w:rsidR="0089421D">
        <w:rPr>
          <w:rStyle w:val="CommentReference"/>
        </w:rPr>
        <w:commentReference w:id="38"/>
      </w:r>
      <w:commentRangeEnd w:id="39"/>
      <w:r w:rsidR="00E20557">
        <w:rPr>
          <w:rStyle w:val="CommentReference"/>
        </w:rPr>
        <w:commentReference w:id="39"/>
      </w:r>
    </w:p>
    <w:p w14:paraId="0B3FDC3A" w14:textId="7014CDFA" w:rsidR="007076F8" w:rsidRPr="00325FB4" w:rsidRDefault="007076F8" w:rsidP="007076F8">
      <w:pPr>
        <w:spacing w:line="240" w:lineRule="auto"/>
        <w:rPr>
          <w:rFonts w:ascii="Times New Roman" w:hAnsi="Times New Roman" w:cs="Times New Roman"/>
          <w:b/>
          <w:bCs/>
          <w:vanish/>
          <w:sz w:val="24"/>
          <w:szCs w:val="24"/>
          <w:specVanish/>
        </w:rPr>
      </w:pPr>
      <w:r>
        <w:rPr>
          <w:rFonts w:ascii="Times New Roman" w:hAnsi="Times New Roman" w:cs="Times New Roman"/>
        </w:rPr>
        <w:t xml:space="preserve"> </w:t>
      </w:r>
      <w:r>
        <w:rPr>
          <w:rFonts w:ascii="Times New Roman" w:hAnsi="Times New Roman" w:cs="Times New Roman"/>
          <w:b/>
          <w:bCs/>
          <w:sz w:val="24"/>
          <w:szCs w:val="24"/>
        </w:rPr>
        <w:t xml:space="preserve"> </w:t>
      </w:r>
    </w:p>
    <w:p w14:paraId="2BF05A23" w14:textId="77777777" w:rsidR="007076F8" w:rsidRDefault="007076F8" w:rsidP="007076F8">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3EBECBFA" w14:textId="77777777" w:rsidR="007076F8" w:rsidRPr="0059036D" w:rsidRDefault="007076F8" w:rsidP="007076F8">
      <w:pPr>
        <w:rPr>
          <w:rFonts w:ascii="Times New Roman" w:hAnsi="Times New Roman" w:cs="Times New Roman"/>
          <w:b/>
          <w:bCs/>
          <w:sz w:val="24"/>
          <w:szCs w:val="24"/>
        </w:rPr>
      </w:pPr>
      <w:r>
        <w:rPr>
          <w:rFonts w:ascii="Times New Roman" w:eastAsia="MS Mincho" w:hAnsi="Times New Roman" w:cs="Times New Roman"/>
          <w:sz w:val="24"/>
          <w:szCs w:val="24"/>
        </w:rPr>
        <w:br w:type="page"/>
      </w:r>
    </w:p>
    <w:p w14:paraId="68C9DB03" w14:textId="77777777" w:rsidR="00F9402D" w:rsidRDefault="00F9402D">
      <w:pPr>
        <w:rPr>
          <w:rFonts w:eastAsia="MS Mincho" w:cstheme="minorHAnsi"/>
          <w:b/>
          <w:bCs/>
          <w:sz w:val="24"/>
          <w:szCs w:val="24"/>
        </w:rPr>
        <w:sectPr w:rsidR="00F9402D" w:rsidSect="00C44CD1">
          <w:headerReference w:type="default" r:id="rId25"/>
          <w:footerReference w:type="default" r:id="rId26"/>
          <w:pgSz w:w="12240" w:h="15840"/>
          <w:pgMar w:top="1440" w:right="1440" w:bottom="1440" w:left="1440" w:header="720" w:footer="720" w:gutter="0"/>
          <w:lnNumType w:countBy="1" w:restart="continuous"/>
          <w:cols w:space="720"/>
          <w:docGrid w:linePitch="360"/>
        </w:sectPr>
      </w:pPr>
    </w:p>
    <w:p w14:paraId="7DC60BC1" w14:textId="7D5A1901" w:rsidR="00DF22A6" w:rsidRPr="00A512AB" w:rsidRDefault="00DF22A6">
      <w:pPr>
        <w:rPr>
          <w:rFonts w:eastAsia="MS Mincho" w:cstheme="minorHAnsi"/>
          <w:b/>
          <w:bCs/>
          <w:sz w:val="24"/>
          <w:szCs w:val="24"/>
        </w:rPr>
      </w:pPr>
    </w:p>
    <w:p w14:paraId="6DC5D830" w14:textId="176CF337" w:rsidR="00FF5829" w:rsidRDefault="00DF22A6" w:rsidP="00DF22A6">
      <w:pPr>
        <w:pStyle w:val="ListParagraph"/>
        <w:spacing w:line="240" w:lineRule="auto"/>
        <w:rPr>
          <w:rFonts w:cstheme="minorHAnsi"/>
          <w:b/>
          <w:bCs/>
          <w:sz w:val="24"/>
          <w:szCs w:val="24"/>
        </w:rPr>
      </w:pPr>
      <w:r>
        <w:rPr>
          <w:rFonts w:cstheme="minorHAnsi"/>
          <w:b/>
          <w:bCs/>
          <w:sz w:val="24"/>
          <w:szCs w:val="24"/>
        </w:rPr>
        <w:t xml:space="preserve">SUPPLEMENTAL </w:t>
      </w:r>
      <w:r w:rsidR="00FF5829">
        <w:rPr>
          <w:rFonts w:cstheme="minorHAnsi"/>
          <w:b/>
          <w:bCs/>
          <w:sz w:val="24"/>
          <w:szCs w:val="24"/>
        </w:rPr>
        <w:t xml:space="preserve">TABLES AND </w:t>
      </w:r>
      <w:r>
        <w:rPr>
          <w:rFonts w:cstheme="minorHAnsi"/>
          <w:b/>
          <w:bCs/>
          <w:sz w:val="24"/>
          <w:szCs w:val="24"/>
        </w:rPr>
        <w:t>FIGURES</w:t>
      </w:r>
    </w:p>
    <w:p w14:paraId="480CB90F" w14:textId="3B05CE58" w:rsidR="00291AC6" w:rsidRPr="00141CDA" w:rsidRDefault="008C6309" w:rsidP="008F4BC9">
      <w:pPr>
        <w:spacing w:line="240" w:lineRule="auto"/>
        <w:rPr>
          <w:rFonts w:ascii="Times New Roman" w:hAnsi="Times New Roman" w:cs="Times New Roman"/>
          <w:sz w:val="24"/>
          <w:szCs w:val="24"/>
        </w:rPr>
      </w:pPr>
      <w:r>
        <w:rPr>
          <w:rFonts w:ascii="Times New Roman" w:hAnsi="Times New Roman" w:cs="Times New Roman"/>
          <w:b/>
          <w:bCs/>
          <w:sz w:val="24"/>
          <w:szCs w:val="24"/>
        </w:rPr>
        <w:t>SUPPLEMENTAL TABLE</w:t>
      </w:r>
      <w:r w:rsidR="00FD6E8E" w:rsidRPr="00757285">
        <w:rPr>
          <w:rFonts w:ascii="Times New Roman" w:hAnsi="Times New Roman" w:cs="Times New Roman"/>
          <w:b/>
          <w:bCs/>
          <w:sz w:val="24"/>
          <w:szCs w:val="24"/>
        </w:rPr>
        <w:t xml:space="preserve"> </w:t>
      </w:r>
      <w:r w:rsidR="00085B3B">
        <w:rPr>
          <w:rFonts w:ascii="Times New Roman" w:hAnsi="Times New Roman" w:cs="Times New Roman"/>
          <w:b/>
          <w:bCs/>
          <w:sz w:val="24"/>
          <w:szCs w:val="24"/>
        </w:rPr>
        <w:t>1</w:t>
      </w:r>
      <w:r w:rsidR="00FD6E8E" w:rsidRPr="00757285">
        <w:rPr>
          <w:rFonts w:ascii="Times New Roman" w:hAnsi="Times New Roman" w:cs="Times New Roman"/>
          <w:sz w:val="24"/>
          <w:szCs w:val="24"/>
        </w:rPr>
        <w:t xml:space="preserve"> </w:t>
      </w:r>
      <w:r w:rsidR="00FD6E8E" w:rsidRPr="00141CDA">
        <w:rPr>
          <w:rFonts w:ascii="Times New Roman" w:hAnsi="Times New Roman" w:cs="Times New Roman"/>
          <w:sz w:val="24"/>
          <w:szCs w:val="24"/>
        </w:rPr>
        <w:t xml:space="preserve">Aquatic macrophyte species found throughout the </w:t>
      </w:r>
      <w:r w:rsidR="00513B2C">
        <w:rPr>
          <w:rFonts w:ascii="Times New Roman" w:hAnsi="Times New Roman" w:cs="Times New Roman"/>
          <w:sz w:val="24"/>
          <w:szCs w:val="24"/>
        </w:rPr>
        <w:t>UMR</w:t>
      </w:r>
      <w:r w:rsidR="004520EE">
        <w:rPr>
          <w:rFonts w:ascii="Times New Roman" w:hAnsi="Times New Roman" w:cs="Times New Roman"/>
          <w:sz w:val="24"/>
          <w:szCs w:val="24"/>
        </w:rPr>
        <w:t>.</w:t>
      </w:r>
      <w:r w:rsidR="00FD6E8E" w:rsidRPr="00141CDA">
        <w:rPr>
          <w:rFonts w:ascii="Times New Roman" w:hAnsi="Times New Roman" w:cs="Times New Roman"/>
          <w:sz w:val="24"/>
          <w:szCs w:val="24"/>
        </w:rPr>
        <w:t xml:space="preserve"> Data were retrieved on 20 March 2021 from </w:t>
      </w:r>
      <w:hyperlink r:id="rId27" w:history="1">
        <w:r w:rsidR="002E3E25" w:rsidRPr="00141CDA">
          <w:rPr>
            <w:rStyle w:val="Hyperlink"/>
            <w:rFonts w:ascii="Times New Roman" w:hAnsi="Times New Roman" w:cs="Times New Roman"/>
            <w:sz w:val="24"/>
            <w:szCs w:val="24"/>
          </w:rPr>
          <w:t>https://umesc.usgs.gov/data_library/vegetation/srs/veg_srs_1_query.shtml</w:t>
        </w:r>
      </w:hyperlink>
      <w:r w:rsidR="00FD6E8E" w:rsidRPr="00141CDA">
        <w:rPr>
          <w:rFonts w:ascii="Times New Roman" w:hAnsi="Times New Roman" w:cs="Times New Roman"/>
          <w:sz w:val="24"/>
          <w:szCs w:val="24"/>
        </w:rPr>
        <w:t xml:space="preserve">. </w:t>
      </w:r>
      <w:r w:rsidR="00291AC6" w:rsidRPr="00141CDA">
        <w:rPr>
          <w:rFonts w:ascii="Times New Roman" w:hAnsi="Times New Roman" w:cs="Times New Roman"/>
          <w:sz w:val="24"/>
          <w:szCs w:val="24"/>
        </w:rPr>
        <w:t xml:space="preserve">We list 71 aquatic macrophyte species over the period of record (1998–2023) in Pools 4, 8, and 13 of the </w:t>
      </w:r>
      <w:r w:rsidR="004520EE">
        <w:rPr>
          <w:rFonts w:ascii="Times New Roman" w:hAnsi="Times New Roman" w:cs="Times New Roman"/>
          <w:sz w:val="24"/>
          <w:szCs w:val="24"/>
        </w:rPr>
        <w:t>UMR</w:t>
      </w:r>
      <w:r w:rsidR="00291AC6" w:rsidRPr="00141CDA">
        <w:rPr>
          <w:rFonts w:ascii="Times New Roman" w:hAnsi="Times New Roman" w:cs="Times New Roman"/>
          <w:sz w:val="24"/>
          <w:szCs w:val="24"/>
        </w:rPr>
        <w:t>. Species</w:t>
      </w:r>
      <w:r w:rsidR="00892D89">
        <w:rPr>
          <w:rFonts w:ascii="Times New Roman" w:hAnsi="Times New Roman" w:cs="Times New Roman"/>
          <w:sz w:val="24"/>
          <w:szCs w:val="24"/>
        </w:rPr>
        <w:t>’</w:t>
      </w:r>
      <w:r w:rsidR="00291AC6" w:rsidRPr="00141CDA">
        <w:rPr>
          <w:rFonts w:ascii="Times New Roman" w:hAnsi="Times New Roman" w:cs="Times New Roman"/>
          <w:sz w:val="24"/>
          <w:szCs w:val="24"/>
        </w:rPr>
        <w:t xml:space="preserve"> codes are from the USDA Plants Database</w:t>
      </w:r>
      <w:r w:rsidR="005C297A">
        <w:rPr>
          <w:rFonts w:ascii="Times New Roman" w:hAnsi="Times New Roman" w:cs="Times New Roman"/>
          <w:sz w:val="24"/>
          <w:szCs w:val="24"/>
        </w:rPr>
        <w:t>,</w:t>
      </w:r>
      <w:hyperlink r:id="rId28" w:history="1"/>
      <w:r w:rsidR="00291AC6" w:rsidRPr="00141CDA">
        <w:rPr>
          <w:rFonts w:ascii="Times New Roman" w:hAnsi="Times New Roman" w:cs="Times New Roman"/>
          <w:sz w:val="24"/>
          <w:szCs w:val="24"/>
        </w:rPr>
        <w:t xml:space="preserve"> </w:t>
      </w:r>
      <w:r w:rsidR="00291AC6" w:rsidRPr="00141CDA">
        <w:rPr>
          <w:rFonts w:ascii="Times New Roman" w:eastAsia="Times New Roman" w:hAnsi="Times New Roman" w:cs="Times New Roman"/>
          <w:sz w:val="24"/>
          <w:szCs w:val="24"/>
        </w:rPr>
        <w:t xml:space="preserve">and taxonomic authority was used from </w:t>
      </w:r>
      <w:r w:rsidR="00455BA3">
        <w:rPr>
          <w:rFonts w:ascii="Times New Roman" w:eastAsia="Times New Roman" w:hAnsi="Times New Roman" w:cs="Times New Roman"/>
          <w:sz w:val="24"/>
          <w:szCs w:val="24"/>
        </w:rPr>
        <w:t xml:space="preserve">the </w:t>
      </w:r>
      <w:r w:rsidR="00291AC6" w:rsidRPr="00141CDA">
        <w:rPr>
          <w:rFonts w:ascii="Times New Roman" w:eastAsia="Times New Roman" w:hAnsi="Times New Roman" w:cs="Times New Roman"/>
          <w:sz w:val="24"/>
          <w:szCs w:val="24"/>
        </w:rPr>
        <w:t>Integrated Taxonomic Information System (ITIS) in 2024.</w:t>
      </w:r>
      <w:r w:rsidR="00291AC6" w:rsidRPr="00141CDA">
        <w:rPr>
          <w:rFonts w:ascii="Times New Roman" w:hAnsi="Times New Roman" w:cs="Times New Roman"/>
          <w:sz w:val="24"/>
          <w:szCs w:val="24"/>
        </w:rPr>
        <w:t xml:space="preserve"> Life form includes submersed (“S”), emersed (“E”),</w:t>
      </w:r>
      <w:r w:rsidR="00291AC6" w:rsidRPr="00141CDA">
        <w:rPr>
          <w:rFonts w:ascii="Times New Roman" w:eastAsia="Times New Roman" w:hAnsi="Times New Roman" w:cs="Times New Roman"/>
          <w:sz w:val="24"/>
          <w:szCs w:val="24"/>
        </w:rPr>
        <w:t xml:space="preserve"> rooted floating-leaved</w:t>
      </w:r>
      <w:r w:rsidR="00291AC6" w:rsidRPr="00141CDA">
        <w:rPr>
          <w:rFonts w:ascii="Times New Roman" w:hAnsi="Times New Roman" w:cs="Times New Roman"/>
          <w:sz w:val="24"/>
          <w:szCs w:val="24"/>
        </w:rPr>
        <w:t xml:space="preserve"> (“F”), </w:t>
      </w:r>
      <w:r w:rsidR="00291AC6" w:rsidRPr="00141CDA">
        <w:rPr>
          <w:rFonts w:ascii="Times New Roman" w:eastAsia="Times New Roman" w:hAnsi="Times New Roman" w:cs="Times New Roman"/>
          <w:sz w:val="24"/>
          <w:szCs w:val="24"/>
        </w:rPr>
        <w:t>nonrooted floating-leaved (“N”),</w:t>
      </w:r>
      <w:r w:rsidR="002B490B">
        <w:rPr>
          <w:rFonts w:ascii="Times New Roman" w:eastAsia="Times New Roman" w:hAnsi="Times New Roman" w:cs="Times New Roman"/>
          <w:sz w:val="24"/>
          <w:szCs w:val="24"/>
        </w:rPr>
        <w:t xml:space="preserve"> and</w:t>
      </w:r>
      <w:r w:rsidR="00291AC6" w:rsidRPr="00141CDA">
        <w:rPr>
          <w:rFonts w:ascii="Times New Roman" w:eastAsia="Times New Roman" w:hAnsi="Times New Roman" w:cs="Times New Roman"/>
          <w:sz w:val="24"/>
          <w:szCs w:val="24"/>
        </w:rPr>
        <w:t xml:space="preserve"> filamentous algae (“A”). </w:t>
      </w:r>
      <w:r w:rsidR="00577F4A" w:rsidRPr="00141CDA">
        <w:rPr>
          <w:rStyle w:val="normaltextrun"/>
          <w:rFonts w:ascii="Times New Roman" w:hAnsi="Times New Roman" w:cs="Times New Roman"/>
          <w:color w:val="000000"/>
          <w:sz w:val="24"/>
          <w:szCs w:val="24"/>
          <w:shd w:val="clear" w:color="auto" w:fill="FFFFFF"/>
        </w:rPr>
        <w:t xml:space="preserve">Pollination mode includes entomophily (by insects), hypohydrophily (under the water’s surface), epihydrophily (on the water’s surface), or N/A (not available because algae does not pollinate). </w:t>
      </w:r>
      <w:r w:rsidR="00291AC6" w:rsidRPr="00141CDA">
        <w:rPr>
          <w:rFonts w:ascii="Times New Roman" w:hAnsi="Times New Roman" w:cs="Times New Roman"/>
          <w:sz w:val="24"/>
          <w:szCs w:val="24"/>
        </w:rPr>
        <w:t xml:space="preserve">Native </w:t>
      </w:r>
      <w:r w:rsidR="00405408">
        <w:rPr>
          <w:rFonts w:ascii="Times New Roman" w:hAnsi="Times New Roman" w:cs="Times New Roman"/>
          <w:sz w:val="24"/>
          <w:szCs w:val="24"/>
        </w:rPr>
        <w:t>s</w:t>
      </w:r>
      <w:r w:rsidR="00291AC6" w:rsidRPr="00141CDA">
        <w:rPr>
          <w:rFonts w:ascii="Times New Roman" w:hAnsi="Times New Roman" w:cs="Times New Roman"/>
          <w:sz w:val="24"/>
          <w:szCs w:val="24"/>
        </w:rPr>
        <w:t xml:space="preserve">tatus includes either native (“N”) or not native/invasive (“NN/I”) to the </w:t>
      </w:r>
      <w:r w:rsidR="004B291E">
        <w:rPr>
          <w:rFonts w:ascii="Times New Roman" w:hAnsi="Times New Roman" w:cs="Times New Roman"/>
          <w:sz w:val="24"/>
          <w:szCs w:val="24"/>
        </w:rPr>
        <w:t>UMR</w:t>
      </w:r>
      <w:r w:rsidR="00291AC6" w:rsidRPr="00141CDA">
        <w:rPr>
          <w:rFonts w:ascii="Times New Roman" w:hAnsi="Times New Roman" w:cs="Times New Roman"/>
          <w:sz w:val="24"/>
          <w:szCs w:val="24"/>
        </w:rPr>
        <w:t xml:space="preserve"> </w:t>
      </w:r>
      <w:r w:rsidR="00C96B83">
        <w:rPr>
          <w:rFonts w:ascii="Times New Roman" w:hAnsi="Times New Roman" w:cs="Times New Roman"/>
          <w:sz w:val="24"/>
          <w:szCs w:val="24"/>
        </w:rPr>
        <w:t>B</w:t>
      </w:r>
      <w:r w:rsidR="00291AC6" w:rsidRPr="00141CDA">
        <w:rPr>
          <w:rFonts w:ascii="Times New Roman" w:hAnsi="Times New Roman" w:cs="Times New Roman"/>
          <w:sz w:val="24"/>
          <w:szCs w:val="24"/>
        </w:rPr>
        <w:t xml:space="preserve">asin. </w:t>
      </w:r>
      <w:r w:rsidR="00291AC6" w:rsidRPr="00141CDA">
        <w:rPr>
          <w:rFonts w:ascii="Times New Roman" w:eastAsia="Times New Roman" w:hAnsi="Times New Roman" w:cs="Times New Roman"/>
          <w:color w:val="000000" w:themeColor="text1"/>
          <w:sz w:val="24"/>
          <w:szCs w:val="24"/>
        </w:rPr>
        <w:t xml:space="preserve">USDA Wetland </w:t>
      </w:r>
      <w:r w:rsidR="00DB37F5">
        <w:rPr>
          <w:rFonts w:ascii="Times New Roman" w:eastAsia="Times New Roman" w:hAnsi="Times New Roman" w:cs="Times New Roman"/>
          <w:color w:val="000000" w:themeColor="text1"/>
          <w:sz w:val="24"/>
          <w:szCs w:val="24"/>
        </w:rPr>
        <w:t>s</w:t>
      </w:r>
      <w:r w:rsidR="00291AC6" w:rsidRPr="00141CDA">
        <w:rPr>
          <w:rFonts w:ascii="Times New Roman" w:eastAsia="Times New Roman" w:hAnsi="Times New Roman" w:cs="Times New Roman"/>
          <w:color w:val="000000" w:themeColor="text1"/>
          <w:sz w:val="24"/>
          <w:szCs w:val="24"/>
        </w:rPr>
        <w:t xml:space="preserve">tatus includes obligate wetland </w:t>
      </w:r>
      <w:r w:rsidR="006E2D24" w:rsidRPr="00141CDA">
        <w:rPr>
          <w:rFonts w:ascii="Times New Roman" w:eastAsia="Times New Roman" w:hAnsi="Times New Roman" w:cs="Times New Roman"/>
          <w:color w:val="000000" w:themeColor="text1"/>
          <w:sz w:val="24"/>
          <w:szCs w:val="24"/>
        </w:rPr>
        <w:t>(</w:t>
      </w:r>
      <w:r w:rsidR="00291AC6" w:rsidRPr="00141CDA">
        <w:rPr>
          <w:rFonts w:ascii="Times New Roman" w:eastAsia="Times New Roman" w:hAnsi="Times New Roman" w:cs="Times New Roman"/>
          <w:color w:val="000000" w:themeColor="text1"/>
          <w:sz w:val="24"/>
          <w:szCs w:val="24"/>
        </w:rPr>
        <w:t>“OBL”</w:t>
      </w:r>
      <w:r w:rsidR="006E2D24" w:rsidRPr="00141CDA">
        <w:rPr>
          <w:rFonts w:ascii="Times New Roman" w:eastAsia="Times New Roman" w:hAnsi="Times New Roman" w:cs="Times New Roman"/>
          <w:color w:val="000000" w:themeColor="text1"/>
          <w:sz w:val="24"/>
          <w:szCs w:val="24"/>
        </w:rPr>
        <w:t>)</w:t>
      </w:r>
      <w:r w:rsidR="00291AC6" w:rsidRPr="00141CDA">
        <w:rPr>
          <w:rFonts w:ascii="Times New Roman" w:eastAsia="Times New Roman" w:hAnsi="Times New Roman" w:cs="Times New Roman"/>
          <w:color w:val="000000" w:themeColor="text1"/>
          <w:sz w:val="24"/>
          <w:szCs w:val="24"/>
        </w:rPr>
        <w:t xml:space="preserve"> and facultative wetland </w:t>
      </w:r>
      <w:r w:rsidR="006E2D24" w:rsidRPr="00141CDA">
        <w:rPr>
          <w:rFonts w:ascii="Times New Roman" w:eastAsia="Times New Roman" w:hAnsi="Times New Roman" w:cs="Times New Roman"/>
          <w:color w:val="000000" w:themeColor="text1"/>
          <w:sz w:val="24"/>
          <w:szCs w:val="24"/>
        </w:rPr>
        <w:t>(</w:t>
      </w:r>
      <w:r w:rsidR="00291AC6" w:rsidRPr="00141CDA">
        <w:rPr>
          <w:rFonts w:ascii="Times New Roman" w:eastAsia="Times New Roman" w:hAnsi="Times New Roman" w:cs="Times New Roman"/>
          <w:color w:val="000000" w:themeColor="text1"/>
          <w:sz w:val="24"/>
          <w:szCs w:val="24"/>
        </w:rPr>
        <w:t>“FACW”</w:t>
      </w:r>
      <w:r w:rsidR="006E2D24" w:rsidRPr="00141CDA">
        <w:rPr>
          <w:rFonts w:ascii="Times New Roman" w:eastAsia="Times New Roman" w:hAnsi="Times New Roman" w:cs="Times New Roman"/>
          <w:color w:val="000000" w:themeColor="text1"/>
          <w:sz w:val="24"/>
          <w:szCs w:val="24"/>
        </w:rPr>
        <w:t>)</w:t>
      </w:r>
      <w:r w:rsidR="00291AC6" w:rsidRPr="00141CDA">
        <w:rPr>
          <w:rFonts w:ascii="Times New Roman" w:eastAsia="Times New Roman" w:hAnsi="Times New Roman" w:cs="Times New Roman"/>
          <w:color w:val="000000" w:themeColor="text1"/>
          <w:sz w:val="24"/>
          <w:szCs w:val="24"/>
        </w:rPr>
        <w:t xml:space="preserve"> for the Midwest Region</w:t>
      </w:r>
      <w:r w:rsidR="006E2D24" w:rsidRPr="00141CDA">
        <w:rPr>
          <w:rFonts w:ascii="Times New Roman" w:eastAsia="Times New Roman" w:hAnsi="Times New Roman" w:cs="Times New Roman"/>
          <w:color w:val="000000" w:themeColor="text1"/>
          <w:sz w:val="24"/>
          <w:szCs w:val="24"/>
        </w:rPr>
        <w:t xml:space="preserve"> of the United States</w:t>
      </w:r>
      <w:r w:rsidR="00291AC6" w:rsidRPr="00141CDA">
        <w:rPr>
          <w:rFonts w:ascii="Times New Roman" w:eastAsia="Times New Roman" w:hAnsi="Times New Roman" w:cs="Times New Roman"/>
          <w:color w:val="000000" w:themeColor="text1"/>
          <w:sz w:val="24"/>
          <w:szCs w:val="24"/>
        </w:rPr>
        <w:t xml:space="preserve">. </w:t>
      </w:r>
      <w:r w:rsidR="00291AC6" w:rsidRPr="00141CDA">
        <w:rPr>
          <w:rFonts w:ascii="Times New Roman" w:hAnsi="Times New Roman" w:cs="Times New Roman"/>
          <w:sz w:val="24"/>
          <w:szCs w:val="24"/>
        </w:rPr>
        <w:t>Species are listed in order of most common occurrences as of 202</w:t>
      </w:r>
      <w:r w:rsidR="002D4667">
        <w:rPr>
          <w:rFonts w:ascii="Times New Roman" w:hAnsi="Times New Roman" w:cs="Times New Roman"/>
          <w:sz w:val="24"/>
          <w:szCs w:val="24"/>
        </w:rPr>
        <w:t>5</w:t>
      </w:r>
      <w:r w:rsidR="00291AC6" w:rsidRPr="00141CDA">
        <w:rPr>
          <w:rFonts w:ascii="Times New Roman" w:hAnsi="Times New Roman" w:cs="Times New Roman"/>
          <w:sz w:val="24"/>
          <w:szCs w:val="24"/>
        </w:rPr>
        <w:t>.</w:t>
      </w:r>
    </w:p>
    <w:tbl>
      <w:tblPr>
        <w:tblStyle w:val="PlainTable1"/>
        <w:tblW w:w="12950" w:type="dxa"/>
        <w:tblLayout w:type="fixed"/>
        <w:tblLook w:val="04A0" w:firstRow="1" w:lastRow="0" w:firstColumn="1" w:lastColumn="0" w:noHBand="0" w:noVBand="1"/>
      </w:tblPr>
      <w:tblGrid>
        <w:gridCol w:w="1255"/>
        <w:gridCol w:w="1980"/>
        <w:gridCol w:w="1800"/>
        <w:gridCol w:w="2203"/>
        <w:gridCol w:w="1037"/>
        <w:gridCol w:w="1800"/>
        <w:gridCol w:w="1257"/>
        <w:gridCol w:w="1618"/>
      </w:tblGrid>
      <w:tr w:rsidR="005A2635" w:rsidRPr="004779D9" w14:paraId="05D2FE67" w14:textId="77777777" w:rsidTr="006E2D24">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779F150" w14:textId="0BC58C39" w:rsidR="005A2635" w:rsidRPr="004779D9" w:rsidRDefault="005A2635" w:rsidP="00754A01">
            <w:pPr>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Species</w:t>
            </w:r>
            <w:r w:rsidR="0044412A">
              <w:rPr>
                <w:rFonts w:ascii="Times New Roman" w:eastAsiaTheme="minorHAnsi" w:hAnsi="Times New Roman" w:cs="Times New Roman"/>
                <w:sz w:val="22"/>
                <w:szCs w:val="22"/>
              </w:rPr>
              <w:t>’</w:t>
            </w:r>
            <w:r w:rsidRPr="004779D9">
              <w:rPr>
                <w:rFonts w:ascii="Times New Roman" w:eastAsiaTheme="minorHAnsi" w:hAnsi="Times New Roman" w:cs="Times New Roman"/>
                <w:sz w:val="22"/>
                <w:szCs w:val="22"/>
              </w:rPr>
              <w:t xml:space="preserve"> </w:t>
            </w:r>
            <w:r w:rsidR="005B386F">
              <w:rPr>
                <w:rFonts w:ascii="Times New Roman" w:eastAsiaTheme="minorHAnsi" w:hAnsi="Times New Roman" w:cs="Times New Roman"/>
                <w:sz w:val="22"/>
                <w:szCs w:val="22"/>
              </w:rPr>
              <w:t>c</w:t>
            </w:r>
            <w:r w:rsidRPr="004779D9">
              <w:rPr>
                <w:rFonts w:ascii="Times New Roman" w:eastAsiaTheme="minorHAnsi" w:hAnsi="Times New Roman" w:cs="Times New Roman"/>
                <w:sz w:val="22"/>
                <w:szCs w:val="22"/>
              </w:rPr>
              <w:t>ode</w:t>
            </w:r>
          </w:p>
        </w:tc>
        <w:tc>
          <w:tcPr>
            <w:tcW w:w="1980" w:type="dxa"/>
            <w:noWrap/>
            <w:hideMark/>
          </w:tcPr>
          <w:p w14:paraId="0C2B3F31" w14:textId="2B6D5A6A"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 xml:space="preserve">Common </w:t>
            </w:r>
            <w:r w:rsidR="003E01ED">
              <w:rPr>
                <w:rFonts w:ascii="Times New Roman" w:eastAsiaTheme="minorHAnsi" w:hAnsi="Times New Roman" w:cs="Times New Roman"/>
                <w:sz w:val="22"/>
                <w:szCs w:val="22"/>
              </w:rPr>
              <w:t>n</w:t>
            </w:r>
            <w:r w:rsidRPr="004779D9">
              <w:rPr>
                <w:rFonts w:ascii="Times New Roman" w:eastAsiaTheme="minorHAnsi" w:hAnsi="Times New Roman" w:cs="Times New Roman"/>
                <w:sz w:val="22"/>
                <w:szCs w:val="22"/>
              </w:rPr>
              <w:t>ames</w:t>
            </w:r>
          </w:p>
        </w:tc>
        <w:tc>
          <w:tcPr>
            <w:tcW w:w="1800" w:type="dxa"/>
          </w:tcPr>
          <w:p w14:paraId="7223E5F5" w14:textId="77777777"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Family</w:t>
            </w:r>
          </w:p>
        </w:tc>
        <w:tc>
          <w:tcPr>
            <w:tcW w:w="2203" w:type="dxa"/>
          </w:tcPr>
          <w:p w14:paraId="6639D9D1" w14:textId="323BE3F4"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 xml:space="preserve">Scientific </w:t>
            </w:r>
            <w:r w:rsidR="003E01ED">
              <w:rPr>
                <w:rFonts w:ascii="Times New Roman" w:eastAsiaTheme="minorHAnsi" w:hAnsi="Times New Roman" w:cs="Times New Roman"/>
                <w:sz w:val="22"/>
                <w:szCs w:val="22"/>
              </w:rPr>
              <w:t>n</w:t>
            </w:r>
            <w:r w:rsidRPr="004779D9">
              <w:rPr>
                <w:rFonts w:ascii="Times New Roman" w:eastAsiaTheme="minorHAnsi" w:hAnsi="Times New Roman" w:cs="Times New Roman"/>
                <w:sz w:val="22"/>
                <w:szCs w:val="22"/>
              </w:rPr>
              <w:t>ame</w:t>
            </w:r>
          </w:p>
        </w:tc>
        <w:tc>
          <w:tcPr>
            <w:tcW w:w="1037" w:type="dxa"/>
          </w:tcPr>
          <w:p w14:paraId="546623D5" w14:textId="56038203"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 xml:space="preserve">Life </w:t>
            </w:r>
            <w:r w:rsidR="003E01ED">
              <w:rPr>
                <w:rFonts w:ascii="Times New Roman" w:eastAsiaTheme="minorHAnsi" w:hAnsi="Times New Roman" w:cs="Times New Roman"/>
                <w:sz w:val="22"/>
                <w:szCs w:val="22"/>
              </w:rPr>
              <w:t>f</w:t>
            </w:r>
            <w:r w:rsidRPr="004779D9">
              <w:rPr>
                <w:rFonts w:ascii="Times New Roman" w:eastAsiaTheme="minorHAnsi" w:hAnsi="Times New Roman" w:cs="Times New Roman"/>
                <w:sz w:val="22"/>
                <w:szCs w:val="22"/>
              </w:rPr>
              <w:t>orm</w:t>
            </w:r>
          </w:p>
        </w:tc>
        <w:tc>
          <w:tcPr>
            <w:tcW w:w="1800" w:type="dxa"/>
          </w:tcPr>
          <w:p w14:paraId="36EFB246" w14:textId="053373B5"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 xml:space="preserve">Pollination </w:t>
            </w:r>
            <w:r w:rsidR="003E01ED">
              <w:rPr>
                <w:rFonts w:ascii="Times New Roman" w:eastAsiaTheme="minorHAnsi" w:hAnsi="Times New Roman" w:cs="Times New Roman"/>
                <w:sz w:val="22"/>
                <w:szCs w:val="22"/>
              </w:rPr>
              <w:t>m</w:t>
            </w:r>
            <w:r>
              <w:rPr>
                <w:rFonts w:ascii="Times New Roman" w:eastAsiaTheme="minorHAnsi" w:hAnsi="Times New Roman" w:cs="Times New Roman"/>
                <w:sz w:val="22"/>
                <w:szCs w:val="22"/>
              </w:rPr>
              <w:t>ode</w:t>
            </w:r>
          </w:p>
        </w:tc>
        <w:tc>
          <w:tcPr>
            <w:tcW w:w="1257" w:type="dxa"/>
          </w:tcPr>
          <w:p w14:paraId="6D797459" w14:textId="3FCF9F3F"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 xml:space="preserve">Native </w:t>
            </w:r>
            <w:r w:rsidR="003E01ED">
              <w:rPr>
                <w:rFonts w:ascii="Times New Roman" w:eastAsiaTheme="minorHAnsi" w:hAnsi="Times New Roman" w:cs="Times New Roman"/>
                <w:sz w:val="22"/>
                <w:szCs w:val="22"/>
              </w:rPr>
              <w:t>s</w:t>
            </w:r>
            <w:r w:rsidRPr="004779D9">
              <w:rPr>
                <w:rFonts w:ascii="Times New Roman" w:eastAsiaTheme="minorHAnsi" w:hAnsi="Times New Roman" w:cs="Times New Roman"/>
                <w:sz w:val="22"/>
                <w:szCs w:val="22"/>
              </w:rPr>
              <w:t>tatus</w:t>
            </w:r>
          </w:p>
        </w:tc>
        <w:tc>
          <w:tcPr>
            <w:tcW w:w="1618" w:type="dxa"/>
          </w:tcPr>
          <w:p w14:paraId="67716F98" w14:textId="5B1B0310"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Pr>
                <w:rFonts w:ascii="Times New Roman" w:hAnsi="Times New Roman" w:cs="Times New Roman"/>
                <w:sz w:val="22"/>
                <w:szCs w:val="22"/>
              </w:rPr>
              <w:t xml:space="preserve">USDA </w:t>
            </w:r>
            <w:r w:rsidR="008466A8">
              <w:rPr>
                <w:rFonts w:ascii="Times New Roman" w:hAnsi="Times New Roman" w:cs="Times New Roman"/>
                <w:sz w:val="22"/>
                <w:szCs w:val="22"/>
              </w:rPr>
              <w:t>w</w:t>
            </w:r>
            <w:r>
              <w:rPr>
                <w:rFonts w:ascii="Times New Roman" w:hAnsi="Times New Roman" w:cs="Times New Roman"/>
                <w:sz w:val="22"/>
                <w:szCs w:val="22"/>
              </w:rPr>
              <w:t xml:space="preserve">etland </w:t>
            </w:r>
            <w:r w:rsidR="008466A8">
              <w:rPr>
                <w:rFonts w:ascii="Times New Roman" w:hAnsi="Times New Roman" w:cs="Times New Roman"/>
                <w:sz w:val="22"/>
                <w:szCs w:val="22"/>
              </w:rPr>
              <w:t>s</w:t>
            </w:r>
            <w:r>
              <w:rPr>
                <w:rFonts w:ascii="Times New Roman" w:hAnsi="Times New Roman" w:cs="Times New Roman"/>
                <w:sz w:val="22"/>
                <w:szCs w:val="22"/>
              </w:rPr>
              <w:t xml:space="preserve">tatus (Midwest </w:t>
            </w:r>
            <w:r w:rsidR="008466A8">
              <w:rPr>
                <w:rFonts w:ascii="Times New Roman" w:hAnsi="Times New Roman" w:cs="Times New Roman"/>
                <w:sz w:val="22"/>
                <w:szCs w:val="22"/>
              </w:rPr>
              <w:t>r</w:t>
            </w:r>
            <w:r>
              <w:rPr>
                <w:rFonts w:ascii="Times New Roman" w:hAnsi="Times New Roman" w:cs="Times New Roman"/>
                <w:sz w:val="22"/>
                <w:szCs w:val="22"/>
              </w:rPr>
              <w:t xml:space="preserve">egion) </w:t>
            </w:r>
          </w:p>
        </w:tc>
      </w:tr>
      <w:tr w:rsidR="005A2635" w:rsidRPr="0060263C" w14:paraId="6F2F78B2"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A766347"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CEDE4</w:t>
            </w:r>
          </w:p>
        </w:tc>
        <w:tc>
          <w:tcPr>
            <w:tcW w:w="1980" w:type="dxa"/>
            <w:noWrap/>
            <w:hideMark/>
          </w:tcPr>
          <w:p w14:paraId="7ACB548F" w14:textId="1794EA30" w:rsidR="005A2635" w:rsidRPr="004779D9" w:rsidRDefault="002324FF"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proofErr w:type="spellStart"/>
            <w:r>
              <w:rPr>
                <w:rFonts w:ascii="Times New Roman" w:eastAsiaTheme="minorHAnsi" w:hAnsi="Times New Roman" w:cs="Times New Roman"/>
                <w:sz w:val="22"/>
                <w:szCs w:val="22"/>
              </w:rPr>
              <w:t>c</w:t>
            </w:r>
            <w:r w:rsidR="005A2635" w:rsidRPr="004779D9">
              <w:rPr>
                <w:rFonts w:ascii="Times New Roman" w:eastAsiaTheme="minorHAnsi" w:hAnsi="Times New Roman" w:cs="Times New Roman"/>
                <w:sz w:val="22"/>
                <w:szCs w:val="22"/>
              </w:rPr>
              <w:t>oontail</w:t>
            </w:r>
            <w:proofErr w:type="spellEnd"/>
          </w:p>
        </w:tc>
        <w:tc>
          <w:tcPr>
            <w:tcW w:w="1800" w:type="dxa"/>
          </w:tcPr>
          <w:p w14:paraId="6577F3DF"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proofErr w:type="spellStart"/>
            <w:r w:rsidRPr="004779D9">
              <w:rPr>
                <w:rFonts w:ascii="Times New Roman" w:eastAsiaTheme="minorHAnsi" w:hAnsi="Times New Roman" w:cs="Times New Roman"/>
                <w:sz w:val="22"/>
                <w:szCs w:val="22"/>
              </w:rPr>
              <w:t>Ceratophyllaceae</w:t>
            </w:r>
            <w:proofErr w:type="spellEnd"/>
          </w:p>
        </w:tc>
        <w:tc>
          <w:tcPr>
            <w:tcW w:w="2203" w:type="dxa"/>
          </w:tcPr>
          <w:p w14:paraId="45D3B104"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proofErr w:type="spellStart"/>
            <w:r w:rsidRPr="004779D9">
              <w:rPr>
                <w:rFonts w:ascii="Times New Roman" w:eastAsiaTheme="minorHAnsi" w:hAnsi="Times New Roman" w:cs="Times New Roman"/>
                <w:i/>
                <w:iCs/>
                <w:sz w:val="22"/>
                <w:szCs w:val="22"/>
              </w:rPr>
              <w:t>Ceratophyllum</w:t>
            </w:r>
            <w:proofErr w:type="spellEnd"/>
            <w:r w:rsidRPr="004779D9">
              <w:rPr>
                <w:rFonts w:ascii="Times New Roman" w:eastAsiaTheme="minorHAnsi" w:hAnsi="Times New Roman" w:cs="Times New Roman"/>
                <w:i/>
                <w:iCs/>
                <w:sz w:val="22"/>
                <w:szCs w:val="22"/>
              </w:rPr>
              <w:t xml:space="preserve"> </w:t>
            </w:r>
            <w:proofErr w:type="spellStart"/>
            <w:r w:rsidRPr="004779D9">
              <w:rPr>
                <w:rFonts w:ascii="Times New Roman" w:eastAsiaTheme="minorHAnsi" w:hAnsi="Times New Roman" w:cs="Times New Roman"/>
                <w:i/>
                <w:iCs/>
                <w:sz w:val="22"/>
                <w:szCs w:val="22"/>
              </w:rPr>
              <w:t>demersum</w:t>
            </w:r>
            <w:proofErr w:type="spellEnd"/>
            <w:r w:rsidRPr="004779D9">
              <w:rPr>
                <w:rFonts w:ascii="Times New Roman" w:eastAsiaTheme="minorHAnsi" w:hAnsi="Times New Roman" w:cs="Times New Roman"/>
                <w:sz w:val="22"/>
                <w:szCs w:val="22"/>
              </w:rPr>
              <w:t xml:space="preserve"> L.</w:t>
            </w:r>
          </w:p>
        </w:tc>
        <w:tc>
          <w:tcPr>
            <w:tcW w:w="1037" w:type="dxa"/>
          </w:tcPr>
          <w:p w14:paraId="653ABBB8"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56767213" w14:textId="2166B818" w:rsidR="005A2635" w:rsidRPr="004779D9" w:rsidRDefault="00AC6F60"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H</w:t>
            </w:r>
            <w:r w:rsidR="00D26176">
              <w:rPr>
                <w:rFonts w:ascii="Times New Roman" w:eastAsiaTheme="minorHAnsi" w:hAnsi="Times New Roman" w:cs="Times New Roman"/>
                <w:sz w:val="22"/>
                <w:szCs w:val="22"/>
              </w:rPr>
              <w:t>ypohydrophily</w:t>
            </w:r>
          </w:p>
        </w:tc>
        <w:tc>
          <w:tcPr>
            <w:tcW w:w="1257" w:type="dxa"/>
          </w:tcPr>
          <w:p w14:paraId="194076CF" w14:textId="1A8AB60B"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591AAB6E"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3CBD5F26"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B36276C"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ELCA7</w:t>
            </w:r>
          </w:p>
        </w:tc>
        <w:tc>
          <w:tcPr>
            <w:tcW w:w="1980" w:type="dxa"/>
            <w:noWrap/>
            <w:hideMark/>
          </w:tcPr>
          <w:p w14:paraId="37931D4C"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Canadian waterweed</w:t>
            </w:r>
          </w:p>
        </w:tc>
        <w:tc>
          <w:tcPr>
            <w:tcW w:w="1800" w:type="dxa"/>
          </w:tcPr>
          <w:p w14:paraId="21D7B5E4"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proofErr w:type="spellStart"/>
            <w:r w:rsidRPr="004779D9">
              <w:rPr>
                <w:rFonts w:ascii="Times New Roman" w:eastAsiaTheme="minorHAnsi" w:hAnsi="Times New Roman" w:cs="Times New Roman"/>
                <w:sz w:val="22"/>
                <w:szCs w:val="22"/>
              </w:rPr>
              <w:t>Hydrocharitaceae</w:t>
            </w:r>
            <w:proofErr w:type="spellEnd"/>
          </w:p>
        </w:tc>
        <w:tc>
          <w:tcPr>
            <w:tcW w:w="2203" w:type="dxa"/>
          </w:tcPr>
          <w:p w14:paraId="6B69B807"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Elodea canadensis</w:t>
            </w:r>
            <w:r w:rsidRPr="004779D9">
              <w:rPr>
                <w:rFonts w:ascii="Times New Roman" w:eastAsiaTheme="minorHAnsi" w:hAnsi="Times New Roman" w:cs="Times New Roman"/>
                <w:sz w:val="22"/>
                <w:szCs w:val="22"/>
              </w:rPr>
              <w:t xml:space="preserve"> Michx.</w:t>
            </w:r>
          </w:p>
        </w:tc>
        <w:tc>
          <w:tcPr>
            <w:tcW w:w="1037" w:type="dxa"/>
          </w:tcPr>
          <w:p w14:paraId="51C5DA54"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0780F4EB" w14:textId="632D4812" w:rsidR="005A2635" w:rsidRPr="004779D9" w:rsidRDefault="00AC6F60"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265100">
              <w:rPr>
                <w:rFonts w:ascii="Times New Roman" w:eastAsiaTheme="minorHAnsi" w:hAnsi="Times New Roman" w:cs="Times New Roman"/>
                <w:sz w:val="22"/>
                <w:szCs w:val="22"/>
              </w:rPr>
              <w:t>pihydrophily</w:t>
            </w:r>
          </w:p>
        </w:tc>
        <w:tc>
          <w:tcPr>
            <w:tcW w:w="1257" w:type="dxa"/>
          </w:tcPr>
          <w:p w14:paraId="2E55B709" w14:textId="4B188A5D"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295BAB0A"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5D4338DB"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47F7F757"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VAAM3</w:t>
            </w:r>
          </w:p>
        </w:tc>
        <w:tc>
          <w:tcPr>
            <w:tcW w:w="1980" w:type="dxa"/>
            <w:noWrap/>
            <w:hideMark/>
          </w:tcPr>
          <w:p w14:paraId="0ED8A9D6" w14:textId="343682F9" w:rsidR="005A2635" w:rsidRPr="004779D9" w:rsidRDefault="002324FF"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w</w:t>
            </w:r>
            <w:r w:rsidR="005A2635" w:rsidRPr="004779D9">
              <w:rPr>
                <w:rFonts w:ascii="Times New Roman" w:eastAsiaTheme="minorHAnsi" w:hAnsi="Times New Roman" w:cs="Times New Roman"/>
                <w:sz w:val="22"/>
                <w:szCs w:val="22"/>
              </w:rPr>
              <w:t>atercelery, wild celery</w:t>
            </w:r>
          </w:p>
        </w:tc>
        <w:tc>
          <w:tcPr>
            <w:tcW w:w="1800" w:type="dxa"/>
          </w:tcPr>
          <w:p w14:paraId="28F8396E"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proofErr w:type="spellStart"/>
            <w:r w:rsidRPr="004779D9">
              <w:rPr>
                <w:rFonts w:ascii="Times New Roman" w:eastAsiaTheme="minorHAnsi" w:hAnsi="Times New Roman" w:cs="Times New Roman"/>
                <w:sz w:val="22"/>
                <w:szCs w:val="22"/>
              </w:rPr>
              <w:t>Hydrocharitaceae</w:t>
            </w:r>
            <w:proofErr w:type="spellEnd"/>
          </w:p>
        </w:tc>
        <w:tc>
          <w:tcPr>
            <w:tcW w:w="2203" w:type="dxa"/>
          </w:tcPr>
          <w:p w14:paraId="55BFFDC3"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Vallisneria americana</w:t>
            </w:r>
            <w:r w:rsidRPr="004779D9">
              <w:rPr>
                <w:rFonts w:ascii="Times New Roman" w:eastAsiaTheme="minorHAnsi" w:hAnsi="Times New Roman" w:cs="Times New Roman"/>
                <w:sz w:val="22"/>
                <w:szCs w:val="22"/>
              </w:rPr>
              <w:t xml:space="preserve"> Michx.</w:t>
            </w:r>
          </w:p>
        </w:tc>
        <w:tc>
          <w:tcPr>
            <w:tcW w:w="1037" w:type="dxa"/>
          </w:tcPr>
          <w:p w14:paraId="417702A6"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194D3DF4" w14:textId="606517DF" w:rsidR="005A2635" w:rsidRPr="004779D9" w:rsidRDefault="00AC6F60"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265100">
              <w:rPr>
                <w:rFonts w:ascii="Times New Roman" w:eastAsiaTheme="minorHAnsi" w:hAnsi="Times New Roman" w:cs="Times New Roman"/>
                <w:sz w:val="22"/>
                <w:szCs w:val="22"/>
              </w:rPr>
              <w:t>pihydrophily</w:t>
            </w:r>
          </w:p>
        </w:tc>
        <w:tc>
          <w:tcPr>
            <w:tcW w:w="1257" w:type="dxa"/>
          </w:tcPr>
          <w:p w14:paraId="0DAD67DC" w14:textId="019DAEF2"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50761652"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32804AEA"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76E90711" w14:textId="29D12714" w:rsidR="005A2635" w:rsidRPr="004779D9" w:rsidRDefault="005A2635" w:rsidP="00754A01">
            <w:pPr>
              <w:rPr>
                <w:rFonts w:ascii="Times New Roman" w:hAnsi="Times New Roman" w:cs="Times New Roman"/>
                <w:sz w:val="22"/>
                <w:szCs w:val="22"/>
              </w:rPr>
            </w:pPr>
            <w:r w:rsidRPr="5B6F5129">
              <w:rPr>
                <w:rFonts w:ascii="Times New Roman" w:hAnsi="Times New Roman" w:cs="Times New Roman"/>
                <w:sz w:val="22"/>
                <w:szCs w:val="22"/>
              </w:rPr>
              <w:lastRenderedPageBreak/>
              <w:t xml:space="preserve">LEMI3 </w:t>
            </w:r>
            <w:r>
              <w:rPr>
                <w:rFonts w:ascii="Times New Roman" w:eastAsiaTheme="minorHAnsi" w:hAnsi="Times New Roman" w:cs="Times New Roman"/>
                <w:sz w:val="22"/>
                <w:szCs w:val="22"/>
              </w:rPr>
              <w:t>(FFP)</w:t>
            </w:r>
          </w:p>
        </w:tc>
        <w:tc>
          <w:tcPr>
            <w:tcW w:w="1980" w:type="dxa"/>
            <w:noWrap/>
            <w:hideMark/>
          </w:tcPr>
          <w:p w14:paraId="64C10B63" w14:textId="1D5A2D28" w:rsidR="005A2635" w:rsidRPr="004779D9" w:rsidRDefault="002324FF"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s</w:t>
            </w:r>
            <w:r w:rsidR="005A2635" w:rsidRPr="004779D9">
              <w:rPr>
                <w:rFonts w:ascii="Times New Roman" w:eastAsiaTheme="minorHAnsi" w:hAnsi="Times New Roman" w:cs="Times New Roman"/>
                <w:sz w:val="22"/>
                <w:szCs w:val="22"/>
              </w:rPr>
              <w:t>mall duckweed</w:t>
            </w:r>
          </w:p>
        </w:tc>
        <w:tc>
          <w:tcPr>
            <w:tcW w:w="1800" w:type="dxa"/>
          </w:tcPr>
          <w:p w14:paraId="5CDECAAD"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Lemnaceae</w:t>
            </w:r>
          </w:p>
        </w:tc>
        <w:tc>
          <w:tcPr>
            <w:tcW w:w="2203" w:type="dxa"/>
          </w:tcPr>
          <w:p w14:paraId="6A123665"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Lemna minor</w:t>
            </w:r>
            <w:r w:rsidRPr="004779D9">
              <w:rPr>
                <w:rFonts w:ascii="Times New Roman" w:eastAsiaTheme="minorHAnsi" w:hAnsi="Times New Roman" w:cs="Times New Roman"/>
                <w:sz w:val="22"/>
                <w:szCs w:val="22"/>
              </w:rPr>
              <w:t xml:space="preserve"> L.</w:t>
            </w:r>
          </w:p>
        </w:tc>
        <w:tc>
          <w:tcPr>
            <w:tcW w:w="1037" w:type="dxa"/>
          </w:tcPr>
          <w:p w14:paraId="57BDC1F1"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p>
        </w:tc>
        <w:tc>
          <w:tcPr>
            <w:tcW w:w="1800" w:type="dxa"/>
          </w:tcPr>
          <w:p w14:paraId="6C2A942A" w14:textId="68BB7F6E" w:rsidR="005A2635" w:rsidRPr="004779D9" w:rsidRDefault="00547584"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265100">
              <w:rPr>
                <w:rFonts w:ascii="Times New Roman" w:eastAsiaTheme="minorHAnsi" w:hAnsi="Times New Roman" w:cs="Times New Roman"/>
                <w:sz w:val="22"/>
                <w:szCs w:val="22"/>
              </w:rPr>
              <w:t>ntomophily</w:t>
            </w:r>
          </w:p>
        </w:tc>
        <w:tc>
          <w:tcPr>
            <w:tcW w:w="1257" w:type="dxa"/>
          </w:tcPr>
          <w:p w14:paraId="25C6210E" w14:textId="142BB77B"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3CEEDC25"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588255E4"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7EC6B3D1"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ZODU</w:t>
            </w:r>
          </w:p>
        </w:tc>
        <w:tc>
          <w:tcPr>
            <w:tcW w:w="1980" w:type="dxa"/>
            <w:noWrap/>
            <w:hideMark/>
          </w:tcPr>
          <w:p w14:paraId="27ED5DB3" w14:textId="42CD4F04" w:rsidR="005A2635" w:rsidRPr="004779D9" w:rsidRDefault="002324FF" w:rsidP="00754A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w</w:t>
            </w:r>
            <w:r w:rsidR="005A2635" w:rsidRPr="06C47924">
              <w:rPr>
                <w:rFonts w:ascii="Times New Roman" w:hAnsi="Times New Roman" w:cs="Times New Roman"/>
                <w:sz w:val="22"/>
                <w:szCs w:val="22"/>
              </w:rPr>
              <w:t xml:space="preserve">ater stargrass, grassleaf mudplantain </w:t>
            </w:r>
          </w:p>
        </w:tc>
        <w:tc>
          <w:tcPr>
            <w:tcW w:w="1800" w:type="dxa"/>
          </w:tcPr>
          <w:p w14:paraId="583070C5"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Pontederiaceae</w:t>
            </w:r>
          </w:p>
        </w:tc>
        <w:tc>
          <w:tcPr>
            <w:tcW w:w="2203" w:type="dxa"/>
          </w:tcPr>
          <w:p w14:paraId="5563201D"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Heteranthera dubia</w:t>
            </w:r>
            <w:r w:rsidRPr="004779D9">
              <w:rPr>
                <w:rFonts w:ascii="Times New Roman" w:eastAsiaTheme="minorHAnsi" w:hAnsi="Times New Roman" w:cs="Times New Roman"/>
                <w:sz w:val="22"/>
                <w:szCs w:val="22"/>
              </w:rPr>
              <w:t xml:space="preserve"> (Jacq.) MacM.</w:t>
            </w:r>
          </w:p>
        </w:tc>
        <w:tc>
          <w:tcPr>
            <w:tcW w:w="1037" w:type="dxa"/>
          </w:tcPr>
          <w:p w14:paraId="56D3DD9D"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721FBAC" w14:textId="0B5384B9" w:rsidR="005A2635" w:rsidRPr="004779D9" w:rsidRDefault="00083291"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265100">
              <w:rPr>
                <w:rFonts w:ascii="Times New Roman" w:eastAsiaTheme="minorHAnsi" w:hAnsi="Times New Roman" w:cs="Times New Roman"/>
                <w:sz w:val="22"/>
                <w:szCs w:val="22"/>
              </w:rPr>
              <w:t>pihydrophily</w:t>
            </w:r>
          </w:p>
        </w:tc>
        <w:tc>
          <w:tcPr>
            <w:tcW w:w="1257" w:type="dxa"/>
          </w:tcPr>
          <w:p w14:paraId="18E9AB27" w14:textId="26D57CD0"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5757A5D9"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A2635" w:rsidRPr="0060263C" w14:paraId="5EB4A71E"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1B25E06D"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NLPW</w:t>
            </w:r>
          </w:p>
        </w:tc>
        <w:tc>
          <w:tcPr>
            <w:tcW w:w="1980" w:type="dxa"/>
            <w:noWrap/>
            <w:hideMark/>
          </w:tcPr>
          <w:p w14:paraId="171F6BD9" w14:textId="16156AEF" w:rsidR="005A2635" w:rsidRPr="004779D9" w:rsidRDefault="002324FF"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r w:rsidR="005A2635">
              <w:rPr>
                <w:rFonts w:ascii="Times New Roman" w:eastAsiaTheme="minorHAnsi" w:hAnsi="Times New Roman" w:cs="Times New Roman"/>
                <w:sz w:val="22"/>
                <w:szCs w:val="22"/>
              </w:rPr>
              <w:t>arrow-leaf</w:t>
            </w:r>
            <w:r w:rsidR="005A2635" w:rsidRPr="004779D9">
              <w:rPr>
                <w:rFonts w:ascii="Times New Roman" w:eastAsiaTheme="minorHAnsi" w:hAnsi="Times New Roman" w:cs="Times New Roman"/>
                <w:sz w:val="22"/>
                <w:szCs w:val="22"/>
              </w:rPr>
              <w:t xml:space="preserve"> pondweed</w:t>
            </w:r>
          </w:p>
        </w:tc>
        <w:tc>
          <w:tcPr>
            <w:tcW w:w="1800" w:type="dxa"/>
          </w:tcPr>
          <w:p w14:paraId="2B792ACA"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626B61BF" w14:textId="795F5014" w:rsidR="005A2635"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1241B915">
              <w:rPr>
                <w:rFonts w:ascii="Times New Roman" w:hAnsi="Times New Roman" w:cs="Times New Roman"/>
                <w:i/>
                <w:iCs/>
                <w:sz w:val="22"/>
                <w:szCs w:val="22"/>
              </w:rPr>
              <w:t>Potamogeton foliosus</w:t>
            </w:r>
            <w:r w:rsidRPr="1241B915">
              <w:rPr>
                <w:rFonts w:ascii="Times New Roman" w:hAnsi="Times New Roman" w:cs="Times New Roman"/>
                <w:sz w:val="22"/>
                <w:szCs w:val="22"/>
              </w:rPr>
              <w:t xml:space="preserve"> Raf. </w:t>
            </w:r>
            <w:r w:rsidR="00A72CA6">
              <w:rPr>
                <w:rFonts w:ascii="Times New Roman" w:hAnsi="Times New Roman" w:cs="Times New Roman"/>
                <w:sz w:val="22"/>
                <w:szCs w:val="22"/>
              </w:rPr>
              <w:t>or</w:t>
            </w:r>
          </w:p>
          <w:p w14:paraId="4C91B879"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D3699">
              <w:rPr>
                <w:rFonts w:ascii="Times New Roman" w:hAnsi="Times New Roman" w:cs="Times New Roman"/>
                <w:i/>
                <w:iCs/>
                <w:sz w:val="22"/>
                <w:szCs w:val="22"/>
              </w:rPr>
              <w:t>Potamogeton pusillus</w:t>
            </w:r>
            <w:r w:rsidRPr="1241B915">
              <w:rPr>
                <w:rFonts w:ascii="Times New Roman" w:hAnsi="Times New Roman" w:cs="Times New Roman"/>
                <w:sz w:val="22"/>
                <w:szCs w:val="22"/>
              </w:rPr>
              <w:t xml:space="preserve"> L.</w:t>
            </w:r>
          </w:p>
        </w:tc>
        <w:tc>
          <w:tcPr>
            <w:tcW w:w="1037" w:type="dxa"/>
          </w:tcPr>
          <w:p w14:paraId="0D5EDCDE"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0E50FBC8" w14:textId="6084AF25" w:rsidR="005A2635" w:rsidRPr="004779D9" w:rsidRDefault="00083291"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50E34">
              <w:rPr>
                <w:rFonts w:ascii="Times New Roman" w:eastAsiaTheme="minorHAnsi" w:hAnsi="Times New Roman" w:cs="Times New Roman"/>
                <w:sz w:val="22"/>
                <w:szCs w:val="22"/>
              </w:rPr>
              <w:t>pihydrophily</w:t>
            </w:r>
          </w:p>
        </w:tc>
        <w:tc>
          <w:tcPr>
            <w:tcW w:w="1257" w:type="dxa"/>
          </w:tcPr>
          <w:p w14:paraId="0B4BDB23" w14:textId="66E22FCF"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82280D0"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A2635" w:rsidRPr="0060263C" w14:paraId="464C3026"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537C17F8"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ALGA</w:t>
            </w:r>
          </w:p>
        </w:tc>
        <w:tc>
          <w:tcPr>
            <w:tcW w:w="1980" w:type="dxa"/>
            <w:noWrap/>
            <w:hideMark/>
          </w:tcPr>
          <w:p w14:paraId="5AB0586A" w14:textId="759CDA4B" w:rsidR="005A2635" w:rsidRPr="004779D9" w:rsidRDefault="002324FF"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f</w:t>
            </w:r>
            <w:r w:rsidR="005A2635" w:rsidRPr="004779D9">
              <w:rPr>
                <w:rFonts w:ascii="Times New Roman" w:eastAsiaTheme="minorHAnsi" w:hAnsi="Times New Roman" w:cs="Times New Roman"/>
                <w:sz w:val="22"/>
                <w:szCs w:val="22"/>
              </w:rPr>
              <w:t>ilamentous algae (not speciated)</w:t>
            </w:r>
          </w:p>
        </w:tc>
        <w:tc>
          <w:tcPr>
            <w:tcW w:w="1800" w:type="dxa"/>
          </w:tcPr>
          <w:p w14:paraId="3A3CB3C0"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algae, filamentous</w:t>
            </w:r>
          </w:p>
        </w:tc>
        <w:tc>
          <w:tcPr>
            <w:tcW w:w="2203" w:type="dxa"/>
          </w:tcPr>
          <w:p w14:paraId="45C88D0A"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Filamentous algae</w:t>
            </w:r>
          </w:p>
        </w:tc>
        <w:tc>
          <w:tcPr>
            <w:tcW w:w="1037" w:type="dxa"/>
          </w:tcPr>
          <w:p w14:paraId="39D78CA1"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A</w:t>
            </w:r>
          </w:p>
        </w:tc>
        <w:tc>
          <w:tcPr>
            <w:tcW w:w="1800" w:type="dxa"/>
          </w:tcPr>
          <w:p w14:paraId="75B94CD4" w14:textId="340E3234" w:rsidR="005A2635" w:rsidRPr="004779D9" w:rsidRDefault="00D50E34"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r w:rsidR="00EE5CF6">
              <w:rPr>
                <w:rFonts w:ascii="Times New Roman" w:eastAsiaTheme="minorHAnsi" w:hAnsi="Times New Roman" w:cs="Times New Roman"/>
                <w:sz w:val="22"/>
                <w:szCs w:val="22"/>
              </w:rPr>
              <w:t>o pollination mode</w:t>
            </w:r>
          </w:p>
        </w:tc>
        <w:tc>
          <w:tcPr>
            <w:tcW w:w="1257" w:type="dxa"/>
          </w:tcPr>
          <w:p w14:paraId="1D3AC7B8" w14:textId="7DD8802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30C9F67"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5286DA1F"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73DFF3D9" w14:textId="77777777" w:rsidR="005A2635" w:rsidRPr="004779D9" w:rsidRDefault="005A2635" w:rsidP="00754A01">
            <w:pPr>
              <w:rPr>
                <w:rFonts w:ascii="Times New Roman" w:hAnsi="Times New Roman" w:cs="Times New Roman"/>
                <w:sz w:val="22"/>
                <w:szCs w:val="22"/>
              </w:rPr>
            </w:pPr>
            <w:r w:rsidRPr="6AB0A9D3">
              <w:rPr>
                <w:rFonts w:ascii="Times New Roman" w:hAnsi="Times New Roman" w:cs="Times New Roman"/>
                <w:sz w:val="22"/>
                <w:szCs w:val="22"/>
              </w:rPr>
              <w:t xml:space="preserve">POPE6 </w:t>
            </w:r>
          </w:p>
        </w:tc>
        <w:tc>
          <w:tcPr>
            <w:tcW w:w="1980" w:type="dxa"/>
            <w:noWrap/>
            <w:hideMark/>
          </w:tcPr>
          <w:p w14:paraId="719AC80F" w14:textId="25BE43B4" w:rsidR="005A2635" w:rsidRPr="004779D9" w:rsidRDefault="002324FF"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s</w:t>
            </w:r>
            <w:r w:rsidR="005A2635" w:rsidRPr="004779D9">
              <w:rPr>
                <w:rFonts w:ascii="Times New Roman" w:eastAsiaTheme="minorHAnsi" w:hAnsi="Times New Roman" w:cs="Times New Roman"/>
                <w:sz w:val="22"/>
                <w:szCs w:val="22"/>
              </w:rPr>
              <w:t>ago pondweed</w:t>
            </w:r>
          </w:p>
        </w:tc>
        <w:tc>
          <w:tcPr>
            <w:tcW w:w="1800" w:type="dxa"/>
          </w:tcPr>
          <w:p w14:paraId="59F9EDF2"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642A388D"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Stuckenia pectinata</w:t>
            </w:r>
            <w:r w:rsidRPr="004779D9">
              <w:rPr>
                <w:rFonts w:ascii="Times New Roman" w:eastAsiaTheme="minorHAnsi" w:hAnsi="Times New Roman" w:cs="Times New Roman"/>
                <w:sz w:val="22"/>
                <w:szCs w:val="22"/>
              </w:rPr>
              <w:t xml:space="preserve"> (L.) Börner</w:t>
            </w:r>
          </w:p>
        </w:tc>
        <w:tc>
          <w:tcPr>
            <w:tcW w:w="1037" w:type="dxa"/>
          </w:tcPr>
          <w:p w14:paraId="42C858AE"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764D886" w14:textId="6BD6C7B0" w:rsidR="005A2635" w:rsidRPr="004779D9" w:rsidRDefault="00083291"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H</w:t>
            </w:r>
            <w:r w:rsidR="00D50E34">
              <w:rPr>
                <w:rFonts w:ascii="Times New Roman" w:eastAsiaTheme="minorHAnsi" w:hAnsi="Times New Roman" w:cs="Times New Roman"/>
                <w:sz w:val="22"/>
                <w:szCs w:val="22"/>
              </w:rPr>
              <w:t>ypohydrophily</w:t>
            </w:r>
          </w:p>
        </w:tc>
        <w:tc>
          <w:tcPr>
            <w:tcW w:w="1257" w:type="dxa"/>
          </w:tcPr>
          <w:p w14:paraId="1AFEF4CA" w14:textId="2C8437FE"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2019A3C"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A2635" w:rsidRPr="0060263C" w14:paraId="58BDE7A9"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1A6AA770" w14:textId="2AE0488A"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SPPO</w:t>
            </w:r>
            <w:r>
              <w:rPr>
                <w:rFonts w:ascii="Times New Roman" w:eastAsiaTheme="minorHAnsi" w:hAnsi="Times New Roman" w:cs="Times New Roman"/>
                <w:sz w:val="22"/>
                <w:szCs w:val="22"/>
              </w:rPr>
              <w:t xml:space="preserve"> (FFP) </w:t>
            </w:r>
          </w:p>
        </w:tc>
        <w:tc>
          <w:tcPr>
            <w:tcW w:w="1980" w:type="dxa"/>
            <w:noWrap/>
            <w:hideMark/>
          </w:tcPr>
          <w:p w14:paraId="08A634CE" w14:textId="3EC9D033" w:rsidR="005A2635" w:rsidRPr="004779D9" w:rsidRDefault="002324FF"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b</w:t>
            </w:r>
            <w:r w:rsidR="005A2635" w:rsidRPr="004779D9">
              <w:rPr>
                <w:rFonts w:ascii="Times New Roman" w:eastAsiaTheme="minorHAnsi" w:hAnsi="Times New Roman" w:cs="Times New Roman"/>
                <w:sz w:val="22"/>
                <w:szCs w:val="22"/>
              </w:rPr>
              <w:t>ig duckweed</w:t>
            </w:r>
          </w:p>
        </w:tc>
        <w:tc>
          <w:tcPr>
            <w:tcW w:w="1800" w:type="dxa"/>
          </w:tcPr>
          <w:p w14:paraId="6B447064"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Lemnaceae</w:t>
            </w:r>
          </w:p>
        </w:tc>
        <w:tc>
          <w:tcPr>
            <w:tcW w:w="2203" w:type="dxa"/>
          </w:tcPr>
          <w:p w14:paraId="3B9896F4"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Spirodela polyrrhiza</w:t>
            </w:r>
            <w:r w:rsidRPr="004779D9">
              <w:rPr>
                <w:rFonts w:ascii="Times New Roman" w:eastAsiaTheme="minorHAnsi" w:hAnsi="Times New Roman" w:cs="Times New Roman"/>
                <w:sz w:val="22"/>
                <w:szCs w:val="22"/>
              </w:rPr>
              <w:t xml:space="preserve"> (L.) Schleid.</w:t>
            </w:r>
          </w:p>
        </w:tc>
        <w:tc>
          <w:tcPr>
            <w:tcW w:w="1037" w:type="dxa"/>
          </w:tcPr>
          <w:p w14:paraId="67E3D466"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p>
        </w:tc>
        <w:tc>
          <w:tcPr>
            <w:tcW w:w="1800" w:type="dxa"/>
          </w:tcPr>
          <w:p w14:paraId="3274B062" w14:textId="076540E0" w:rsidR="005A2635" w:rsidRPr="004779D9" w:rsidRDefault="00083291"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50E34">
              <w:rPr>
                <w:rFonts w:ascii="Times New Roman" w:eastAsiaTheme="minorHAnsi" w:hAnsi="Times New Roman" w:cs="Times New Roman"/>
                <w:sz w:val="22"/>
                <w:szCs w:val="22"/>
              </w:rPr>
              <w:t>ntomophily</w:t>
            </w:r>
          </w:p>
        </w:tc>
        <w:tc>
          <w:tcPr>
            <w:tcW w:w="1257" w:type="dxa"/>
          </w:tcPr>
          <w:p w14:paraId="2A582B04" w14:textId="36F6BB1A"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137709C1"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1EB6BD2D"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86D213B"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NYTU</w:t>
            </w:r>
          </w:p>
        </w:tc>
        <w:tc>
          <w:tcPr>
            <w:tcW w:w="1980" w:type="dxa"/>
            <w:noWrap/>
            <w:hideMark/>
          </w:tcPr>
          <w:p w14:paraId="5DA077F3" w14:textId="38BE412B" w:rsidR="005A2635" w:rsidRPr="004779D9" w:rsidRDefault="002324FF"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w</w:t>
            </w:r>
            <w:r w:rsidR="005A2635" w:rsidRPr="004779D9">
              <w:rPr>
                <w:rFonts w:ascii="Times New Roman" w:eastAsiaTheme="minorHAnsi" w:hAnsi="Times New Roman" w:cs="Times New Roman"/>
                <w:sz w:val="22"/>
                <w:szCs w:val="22"/>
              </w:rPr>
              <w:t>hite waterlily</w:t>
            </w:r>
          </w:p>
        </w:tc>
        <w:tc>
          <w:tcPr>
            <w:tcW w:w="1800" w:type="dxa"/>
          </w:tcPr>
          <w:p w14:paraId="702682DC"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Nymphaeaceae</w:t>
            </w:r>
          </w:p>
        </w:tc>
        <w:tc>
          <w:tcPr>
            <w:tcW w:w="2203" w:type="dxa"/>
          </w:tcPr>
          <w:p w14:paraId="10772D1B"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Nymphaea odorata</w:t>
            </w:r>
            <w:r w:rsidRPr="004779D9">
              <w:rPr>
                <w:rFonts w:ascii="Times New Roman" w:eastAsiaTheme="minorHAnsi" w:hAnsi="Times New Roman" w:cs="Times New Roman"/>
                <w:sz w:val="22"/>
                <w:szCs w:val="22"/>
              </w:rPr>
              <w:t xml:space="preserve"> Ait. spp </w:t>
            </w:r>
            <w:r w:rsidRPr="004779D9">
              <w:rPr>
                <w:rFonts w:ascii="Times New Roman" w:eastAsiaTheme="minorHAnsi" w:hAnsi="Times New Roman" w:cs="Times New Roman"/>
                <w:i/>
                <w:iCs/>
                <w:sz w:val="22"/>
                <w:szCs w:val="22"/>
              </w:rPr>
              <w:t xml:space="preserve">tuberosa </w:t>
            </w:r>
            <w:r w:rsidRPr="004779D9">
              <w:rPr>
                <w:rFonts w:ascii="Times New Roman" w:eastAsiaTheme="minorHAnsi" w:hAnsi="Times New Roman" w:cs="Times New Roman"/>
                <w:sz w:val="22"/>
                <w:szCs w:val="22"/>
              </w:rPr>
              <w:t>(Paine) Wiersma &amp; Hellquist</w:t>
            </w:r>
          </w:p>
        </w:tc>
        <w:tc>
          <w:tcPr>
            <w:tcW w:w="1037" w:type="dxa"/>
          </w:tcPr>
          <w:p w14:paraId="470A2FF6"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F</w:t>
            </w:r>
          </w:p>
        </w:tc>
        <w:tc>
          <w:tcPr>
            <w:tcW w:w="1800" w:type="dxa"/>
          </w:tcPr>
          <w:p w14:paraId="42ED85A1" w14:textId="1CBFB344" w:rsidR="005A2635" w:rsidRPr="004779D9" w:rsidRDefault="00083291"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50E34">
              <w:rPr>
                <w:rFonts w:ascii="Times New Roman" w:eastAsiaTheme="minorHAnsi" w:hAnsi="Times New Roman" w:cs="Times New Roman"/>
                <w:sz w:val="22"/>
                <w:szCs w:val="22"/>
              </w:rPr>
              <w:t>ntomophily</w:t>
            </w:r>
          </w:p>
        </w:tc>
        <w:tc>
          <w:tcPr>
            <w:tcW w:w="1257" w:type="dxa"/>
          </w:tcPr>
          <w:p w14:paraId="6CDED152" w14:textId="692170B4"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3B1138A4"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A2635" w:rsidRPr="0060263C" w14:paraId="14D776F6"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638439C4"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MYSP2</w:t>
            </w:r>
          </w:p>
        </w:tc>
        <w:tc>
          <w:tcPr>
            <w:tcW w:w="1980" w:type="dxa"/>
            <w:noWrap/>
            <w:hideMark/>
          </w:tcPr>
          <w:p w14:paraId="62A90CE9"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Eurasian watermilfoil</w:t>
            </w:r>
          </w:p>
        </w:tc>
        <w:tc>
          <w:tcPr>
            <w:tcW w:w="1800" w:type="dxa"/>
          </w:tcPr>
          <w:p w14:paraId="0A613864"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Haloragaceae</w:t>
            </w:r>
          </w:p>
        </w:tc>
        <w:tc>
          <w:tcPr>
            <w:tcW w:w="2203" w:type="dxa"/>
          </w:tcPr>
          <w:p w14:paraId="4EBCFD77"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Myriophyllum spicatum</w:t>
            </w:r>
            <w:r w:rsidRPr="004779D9">
              <w:rPr>
                <w:rFonts w:ascii="Times New Roman" w:eastAsiaTheme="minorHAnsi" w:hAnsi="Times New Roman" w:cs="Times New Roman"/>
                <w:sz w:val="22"/>
                <w:szCs w:val="22"/>
              </w:rPr>
              <w:t xml:space="preserve"> L.</w:t>
            </w:r>
          </w:p>
        </w:tc>
        <w:tc>
          <w:tcPr>
            <w:tcW w:w="1037" w:type="dxa"/>
          </w:tcPr>
          <w:p w14:paraId="43548D5B"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35041AAD" w14:textId="5BBCA770" w:rsidR="005A2635" w:rsidRPr="004779D9" w:rsidRDefault="00083291"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F62D8E">
              <w:rPr>
                <w:rFonts w:ascii="Times New Roman" w:eastAsiaTheme="minorHAnsi" w:hAnsi="Times New Roman" w:cs="Times New Roman"/>
                <w:sz w:val="22"/>
                <w:szCs w:val="22"/>
              </w:rPr>
              <w:t>pihydrophily</w:t>
            </w:r>
          </w:p>
        </w:tc>
        <w:tc>
          <w:tcPr>
            <w:tcW w:w="1257" w:type="dxa"/>
          </w:tcPr>
          <w:p w14:paraId="1DBFAEB5" w14:textId="0A81EA3F"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NN/I</w:t>
            </w:r>
          </w:p>
        </w:tc>
        <w:tc>
          <w:tcPr>
            <w:tcW w:w="1618" w:type="dxa"/>
          </w:tcPr>
          <w:p w14:paraId="5D9E16A4"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A2635" w:rsidRPr="0060263C" w14:paraId="413CD795"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8FB65A1"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lastRenderedPageBreak/>
              <w:t>POCR3</w:t>
            </w:r>
          </w:p>
        </w:tc>
        <w:tc>
          <w:tcPr>
            <w:tcW w:w="1980" w:type="dxa"/>
            <w:noWrap/>
            <w:hideMark/>
          </w:tcPr>
          <w:p w14:paraId="4F76960C" w14:textId="42DAEF7E" w:rsidR="005A2635" w:rsidRPr="004779D9" w:rsidRDefault="002324FF"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c</w:t>
            </w:r>
            <w:r w:rsidR="005A2635" w:rsidRPr="004779D9">
              <w:rPr>
                <w:rFonts w:ascii="Times New Roman" w:eastAsiaTheme="minorHAnsi" w:hAnsi="Times New Roman" w:cs="Times New Roman"/>
                <w:sz w:val="22"/>
                <w:szCs w:val="22"/>
              </w:rPr>
              <w:t>urly-leaved pondweed</w:t>
            </w:r>
          </w:p>
        </w:tc>
        <w:tc>
          <w:tcPr>
            <w:tcW w:w="1800" w:type="dxa"/>
          </w:tcPr>
          <w:p w14:paraId="13672BEB"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780C9CE0"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Potamogeton crispus</w:t>
            </w:r>
            <w:r w:rsidRPr="004779D9">
              <w:rPr>
                <w:rFonts w:ascii="Times New Roman" w:eastAsiaTheme="minorHAnsi" w:hAnsi="Times New Roman" w:cs="Times New Roman"/>
                <w:sz w:val="22"/>
                <w:szCs w:val="22"/>
              </w:rPr>
              <w:t xml:space="preserve"> L.</w:t>
            </w:r>
          </w:p>
        </w:tc>
        <w:tc>
          <w:tcPr>
            <w:tcW w:w="1037" w:type="dxa"/>
          </w:tcPr>
          <w:p w14:paraId="16EB3AA8"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3C46ADEE" w14:textId="475699F3" w:rsidR="005A2635" w:rsidRPr="004779D9" w:rsidRDefault="00083291"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F62D8E">
              <w:rPr>
                <w:rFonts w:ascii="Times New Roman" w:eastAsiaTheme="minorHAnsi" w:hAnsi="Times New Roman" w:cs="Times New Roman"/>
                <w:sz w:val="22"/>
                <w:szCs w:val="22"/>
              </w:rPr>
              <w:t>pihydrophily</w:t>
            </w:r>
          </w:p>
        </w:tc>
        <w:tc>
          <w:tcPr>
            <w:tcW w:w="1257" w:type="dxa"/>
          </w:tcPr>
          <w:p w14:paraId="59360D7B" w14:textId="1560C3DD"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NN/I</w:t>
            </w:r>
          </w:p>
        </w:tc>
        <w:tc>
          <w:tcPr>
            <w:tcW w:w="1618" w:type="dxa"/>
          </w:tcPr>
          <w:p w14:paraId="09B00858"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E618B2" w:rsidRPr="0060263C" w14:paraId="345D323D"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56275122" w14:textId="77777777" w:rsidR="00E618B2" w:rsidRPr="004779D9" w:rsidRDefault="00E618B2" w:rsidP="00E618B2">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NELU</w:t>
            </w:r>
          </w:p>
        </w:tc>
        <w:tc>
          <w:tcPr>
            <w:tcW w:w="1980" w:type="dxa"/>
            <w:noWrap/>
            <w:hideMark/>
          </w:tcPr>
          <w:p w14:paraId="3D6075AB" w14:textId="297D16B5" w:rsidR="00E618B2" w:rsidRPr="004779D9" w:rsidRDefault="002324FF"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l</w:t>
            </w:r>
            <w:r w:rsidR="00E618B2" w:rsidRPr="004779D9">
              <w:rPr>
                <w:rFonts w:ascii="Times New Roman" w:eastAsiaTheme="minorHAnsi" w:hAnsi="Times New Roman" w:cs="Times New Roman"/>
                <w:sz w:val="22"/>
                <w:szCs w:val="22"/>
              </w:rPr>
              <w:t>otus, American lotus</w:t>
            </w:r>
          </w:p>
        </w:tc>
        <w:tc>
          <w:tcPr>
            <w:tcW w:w="1800" w:type="dxa"/>
          </w:tcPr>
          <w:p w14:paraId="388F05AD"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Nelumbonaceae</w:t>
            </w:r>
          </w:p>
        </w:tc>
        <w:tc>
          <w:tcPr>
            <w:tcW w:w="2203" w:type="dxa"/>
          </w:tcPr>
          <w:p w14:paraId="61D98E8B"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Nelumbo lutea</w:t>
            </w:r>
            <w:r w:rsidRPr="004779D9">
              <w:rPr>
                <w:rFonts w:ascii="Times New Roman" w:eastAsiaTheme="minorHAnsi" w:hAnsi="Times New Roman" w:cs="Times New Roman"/>
                <w:sz w:val="22"/>
                <w:szCs w:val="22"/>
              </w:rPr>
              <w:t xml:space="preserve"> Willd.</w:t>
            </w:r>
          </w:p>
        </w:tc>
        <w:tc>
          <w:tcPr>
            <w:tcW w:w="1037" w:type="dxa"/>
          </w:tcPr>
          <w:p w14:paraId="723E5C62"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F</w:t>
            </w:r>
          </w:p>
        </w:tc>
        <w:tc>
          <w:tcPr>
            <w:tcW w:w="1800" w:type="dxa"/>
          </w:tcPr>
          <w:p w14:paraId="4F2A5719" w14:textId="0B2FC02B" w:rsidR="00E618B2" w:rsidRPr="004779D9" w:rsidRDefault="00083291"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E618B2">
              <w:rPr>
                <w:rFonts w:ascii="Times New Roman" w:eastAsiaTheme="minorHAnsi" w:hAnsi="Times New Roman" w:cs="Times New Roman"/>
                <w:sz w:val="22"/>
                <w:szCs w:val="22"/>
              </w:rPr>
              <w:t>ntomophily</w:t>
            </w:r>
          </w:p>
        </w:tc>
        <w:tc>
          <w:tcPr>
            <w:tcW w:w="1257" w:type="dxa"/>
          </w:tcPr>
          <w:p w14:paraId="5D6B1F66" w14:textId="57B17D8C"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1A0795F" w14:textId="77777777" w:rsidR="00E618B2" w:rsidRPr="0060263C"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E618B2" w:rsidRPr="0060263C" w14:paraId="48524FFF"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765D2A65" w14:textId="77777777" w:rsidR="00E618B2" w:rsidRPr="004779D9" w:rsidRDefault="00E618B2" w:rsidP="00E618B2">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POZO</w:t>
            </w:r>
          </w:p>
        </w:tc>
        <w:tc>
          <w:tcPr>
            <w:tcW w:w="1980" w:type="dxa"/>
            <w:noWrap/>
            <w:hideMark/>
          </w:tcPr>
          <w:p w14:paraId="6F305588" w14:textId="0AC58C51" w:rsidR="00E618B2" w:rsidRPr="004779D9" w:rsidRDefault="002324FF"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f</w:t>
            </w:r>
            <w:r w:rsidR="00E618B2" w:rsidRPr="004779D9">
              <w:rPr>
                <w:rFonts w:ascii="Times New Roman" w:eastAsiaTheme="minorHAnsi" w:hAnsi="Times New Roman" w:cs="Times New Roman"/>
                <w:sz w:val="22"/>
                <w:szCs w:val="22"/>
              </w:rPr>
              <w:t>latstem pondweed</w:t>
            </w:r>
          </w:p>
        </w:tc>
        <w:tc>
          <w:tcPr>
            <w:tcW w:w="1800" w:type="dxa"/>
          </w:tcPr>
          <w:p w14:paraId="2C4E3187"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4ECEC9E8"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Potamogeton zosteriformis</w:t>
            </w:r>
            <w:r w:rsidRPr="004779D9">
              <w:rPr>
                <w:rFonts w:ascii="Times New Roman" w:eastAsiaTheme="minorHAnsi" w:hAnsi="Times New Roman" w:cs="Times New Roman"/>
                <w:sz w:val="22"/>
                <w:szCs w:val="22"/>
              </w:rPr>
              <w:t xml:space="preserve"> Fern.</w:t>
            </w:r>
          </w:p>
        </w:tc>
        <w:tc>
          <w:tcPr>
            <w:tcW w:w="1037" w:type="dxa"/>
          </w:tcPr>
          <w:p w14:paraId="6E249628"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5F80E4EC" w14:textId="29CBF486" w:rsidR="00E618B2" w:rsidRPr="004779D9" w:rsidRDefault="00083291"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521F7E">
              <w:rPr>
                <w:rFonts w:ascii="Times New Roman" w:eastAsiaTheme="minorHAnsi" w:hAnsi="Times New Roman" w:cs="Times New Roman"/>
                <w:sz w:val="22"/>
                <w:szCs w:val="22"/>
              </w:rPr>
              <w:t>pihydrophily</w:t>
            </w:r>
          </w:p>
        </w:tc>
        <w:tc>
          <w:tcPr>
            <w:tcW w:w="1257" w:type="dxa"/>
          </w:tcPr>
          <w:p w14:paraId="0CA1644F" w14:textId="7ECB7CD5"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2691F435" w14:textId="77777777" w:rsidR="00E618B2" w:rsidRPr="0060263C"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E618B2" w:rsidRPr="0060263C" w14:paraId="005E5C6C"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E54B681" w14:textId="77777777" w:rsidR="00E618B2" w:rsidRDefault="00E618B2" w:rsidP="00E618B2">
            <w:pPr>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WOCO</w:t>
            </w:r>
            <w:r>
              <w:rPr>
                <w:rFonts w:ascii="Times New Roman" w:eastAsiaTheme="minorHAnsi" w:hAnsi="Times New Roman" w:cs="Times New Roman"/>
                <w:sz w:val="22"/>
                <w:szCs w:val="22"/>
              </w:rPr>
              <w:t xml:space="preserve"> </w:t>
            </w:r>
          </w:p>
          <w:p w14:paraId="18D3D310" w14:textId="25C9A6CA" w:rsidR="00E618B2" w:rsidRPr="004779D9" w:rsidRDefault="00E618B2" w:rsidP="00E618B2">
            <w:pPr>
              <w:rPr>
                <w:rFonts w:ascii="Times New Roman" w:eastAsiaTheme="minorHAnsi" w:hAnsi="Times New Roman" w:cs="Times New Roman"/>
                <w:sz w:val="22"/>
                <w:szCs w:val="22"/>
              </w:rPr>
            </w:pPr>
            <w:r>
              <w:rPr>
                <w:rFonts w:ascii="Times New Roman" w:eastAsiaTheme="minorHAnsi" w:hAnsi="Times New Roman" w:cs="Times New Roman"/>
                <w:sz w:val="22"/>
                <w:szCs w:val="22"/>
              </w:rPr>
              <w:t>(FFP)</w:t>
            </w:r>
          </w:p>
        </w:tc>
        <w:tc>
          <w:tcPr>
            <w:tcW w:w="1980" w:type="dxa"/>
            <w:noWrap/>
            <w:hideMark/>
          </w:tcPr>
          <w:p w14:paraId="1154D618"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Columbian watermeal</w:t>
            </w:r>
          </w:p>
        </w:tc>
        <w:tc>
          <w:tcPr>
            <w:tcW w:w="1800" w:type="dxa"/>
          </w:tcPr>
          <w:p w14:paraId="7EA622EB"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Lemnaceae</w:t>
            </w:r>
          </w:p>
        </w:tc>
        <w:tc>
          <w:tcPr>
            <w:tcW w:w="2203" w:type="dxa"/>
          </w:tcPr>
          <w:p w14:paraId="46968729"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Wolffia columbiana</w:t>
            </w:r>
            <w:r w:rsidRPr="004779D9">
              <w:rPr>
                <w:rFonts w:ascii="Times New Roman" w:eastAsiaTheme="minorHAnsi" w:hAnsi="Times New Roman" w:cs="Times New Roman"/>
                <w:sz w:val="22"/>
                <w:szCs w:val="22"/>
              </w:rPr>
              <w:t xml:space="preserve"> Karst.</w:t>
            </w:r>
          </w:p>
        </w:tc>
        <w:tc>
          <w:tcPr>
            <w:tcW w:w="1037" w:type="dxa"/>
          </w:tcPr>
          <w:p w14:paraId="17CBF80E"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p>
        </w:tc>
        <w:tc>
          <w:tcPr>
            <w:tcW w:w="1800" w:type="dxa"/>
          </w:tcPr>
          <w:p w14:paraId="4588479C" w14:textId="1ACC6633" w:rsidR="00E618B2" w:rsidRPr="004779D9" w:rsidRDefault="00083291"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E618B2">
              <w:rPr>
                <w:rFonts w:ascii="Times New Roman" w:eastAsiaTheme="minorHAnsi" w:hAnsi="Times New Roman" w:cs="Times New Roman"/>
                <w:sz w:val="22"/>
                <w:szCs w:val="22"/>
              </w:rPr>
              <w:t>ntomophily</w:t>
            </w:r>
          </w:p>
        </w:tc>
        <w:tc>
          <w:tcPr>
            <w:tcW w:w="1257" w:type="dxa"/>
          </w:tcPr>
          <w:p w14:paraId="06F7E17E" w14:textId="28404AF4"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6E925F49" w14:textId="77777777" w:rsidR="00E618B2" w:rsidRPr="0060263C"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E618B2" w:rsidRPr="0060263C" w14:paraId="31436680"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F0C5A19" w14:textId="77777777" w:rsidR="00E618B2" w:rsidRPr="004779D9" w:rsidRDefault="00E618B2" w:rsidP="00E618B2">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SALA2</w:t>
            </w:r>
          </w:p>
        </w:tc>
        <w:tc>
          <w:tcPr>
            <w:tcW w:w="1980" w:type="dxa"/>
            <w:noWrap/>
            <w:hideMark/>
          </w:tcPr>
          <w:p w14:paraId="57E95A22" w14:textId="6F06133A" w:rsidR="00E618B2" w:rsidRPr="004779D9" w:rsidRDefault="002324FF"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b</w:t>
            </w:r>
            <w:r w:rsidR="00E618B2" w:rsidRPr="004779D9">
              <w:rPr>
                <w:rFonts w:ascii="Times New Roman" w:eastAsiaTheme="minorHAnsi" w:hAnsi="Times New Roman" w:cs="Times New Roman"/>
                <w:sz w:val="22"/>
                <w:szCs w:val="22"/>
              </w:rPr>
              <w:t>roadleaf arrowhead</w:t>
            </w:r>
          </w:p>
        </w:tc>
        <w:tc>
          <w:tcPr>
            <w:tcW w:w="1800" w:type="dxa"/>
          </w:tcPr>
          <w:p w14:paraId="2E33A58A"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Alismataceae</w:t>
            </w:r>
          </w:p>
        </w:tc>
        <w:tc>
          <w:tcPr>
            <w:tcW w:w="2203" w:type="dxa"/>
          </w:tcPr>
          <w:p w14:paraId="0E627B26"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Sagittaria latifolia</w:t>
            </w:r>
            <w:r w:rsidRPr="004779D9">
              <w:rPr>
                <w:rFonts w:ascii="Times New Roman" w:eastAsiaTheme="minorHAnsi" w:hAnsi="Times New Roman" w:cs="Times New Roman"/>
                <w:sz w:val="22"/>
                <w:szCs w:val="22"/>
              </w:rPr>
              <w:t xml:space="preserve"> Willd.</w:t>
            </w:r>
          </w:p>
        </w:tc>
        <w:tc>
          <w:tcPr>
            <w:tcW w:w="1037" w:type="dxa"/>
          </w:tcPr>
          <w:p w14:paraId="731B1660"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61698D21" w14:textId="427C49D1" w:rsidR="00E618B2" w:rsidRPr="004779D9" w:rsidRDefault="00083291"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E618B2">
              <w:rPr>
                <w:rFonts w:ascii="Times New Roman" w:eastAsiaTheme="minorHAnsi" w:hAnsi="Times New Roman" w:cs="Times New Roman"/>
                <w:sz w:val="22"/>
                <w:szCs w:val="22"/>
              </w:rPr>
              <w:t>ntomophily</w:t>
            </w:r>
          </w:p>
        </w:tc>
        <w:tc>
          <w:tcPr>
            <w:tcW w:w="1257" w:type="dxa"/>
          </w:tcPr>
          <w:p w14:paraId="71365C34" w14:textId="249774D3"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D7C367E" w14:textId="77777777" w:rsidR="00E618B2" w:rsidRPr="0060263C"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38E443AC"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1C01778"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SARI</w:t>
            </w:r>
          </w:p>
        </w:tc>
        <w:tc>
          <w:tcPr>
            <w:tcW w:w="1980" w:type="dxa"/>
            <w:noWrap/>
            <w:hideMark/>
          </w:tcPr>
          <w:p w14:paraId="4150F756" w14:textId="36BFC12C" w:rsidR="00521F7E" w:rsidRPr="004779D9" w:rsidRDefault="002324FF"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s</w:t>
            </w:r>
            <w:r w:rsidR="00521F7E" w:rsidRPr="004779D9">
              <w:rPr>
                <w:rFonts w:ascii="Times New Roman" w:eastAsiaTheme="minorHAnsi" w:hAnsi="Times New Roman" w:cs="Times New Roman"/>
                <w:sz w:val="22"/>
                <w:szCs w:val="22"/>
              </w:rPr>
              <w:t>essilefruit arrowhead</w:t>
            </w:r>
          </w:p>
        </w:tc>
        <w:tc>
          <w:tcPr>
            <w:tcW w:w="1800" w:type="dxa"/>
          </w:tcPr>
          <w:p w14:paraId="5A2D868B"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Alismataceae</w:t>
            </w:r>
          </w:p>
        </w:tc>
        <w:tc>
          <w:tcPr>
            <w:tcW w:w="2203" w:type="dxa"/>
          </w:tcPr>
          <w:p w14:paraId="1F8F6D59"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Sagittaria rigida</w:t>
            </w:r>
            <w:r w:rsidRPr="004779D9">
              <w:rPr>
                <w:rFonts w:ascii="Times New Roman" w:eastAsiaTheme="minorHAnsi" w:hAnsi="Times New Roman" w:cs="Times New Roman"/>
                <w:sz w:val="22"/>
                <w:szCs w:val="22"/>
              </w:rPr>
              <w:t xml:space="preserve"> Pursh.</w:t>
            </w:r>
          </w:p>
        </w:tc>
        <w:tc>
          <w:tcPr>
            <w:tcW w:w="1037" w:type="dxa"/>
          </w:tcPr>
          <w:p w14:paraId="5C62A38E"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75774CEB" w14:textId="614F6F26" w:rsidR="00521F7E" w:rsidRPr="004779D9" w:rsidRDefault="00083291"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521F7E">
              <w:rPr>
                <w:rFonts w:ascii="Times New Roman" w:eastAsiaTheme="minorHAnsi" w:hAnsi="Times New Roman" w:cs="Times New Roman"/>
                <w:sz w:val="22"/>
                <w:szCs w:val="22"/>
              </w:rPr>
              <w:t>ntomophily</w:t>
            </w:r>
          </w:p>
        </w:tc>
        <w:tc>
          <w:tcPr>
            <w:tcW w:w="1257" w:type="dxa"/>
          </w:tcPr>
          <w:p w14:paraId="4F296F94" w14:textId="7F3D807E"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03AA5750" w14:textId="77777777" w:rsidR="00521F7E" w:rsidRPr="0060263C"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503A7584"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804EC63"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PONO2</w:t>
            </w:r>
          </w:p>
        </w:tc>
        <w:tc>
          <w:tcPr>
            <w:tcW w:w="1980" w:type="dxa"/>
            <w:noWrap/>
            <w:hideMark/>
          </w:tcPr>
          <w:p w14:paraId="5FED4FB4" w14:textId="5D643DFE" w:rsidR="00521F7E" w:rsidRPr="004779D9" w:rsidRDefault="002324FF"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l</w:t>
            </w:r>
            <w:r w:rsidR="00521F7E" w:rsidRPr="004779D9">
              <w:rPr>
                <w:rFonts w:ascii="Times New Roman" w:eastAsiaTheme="minorHAnsi" w:hAnsi="Times New Roman" w:cs="Times New Roman"/>
                <w:sz w:val="22"/>
                <w:szCs w:val="22"/>
              </w:rPr>
              <w:t>ongleaf pondweed</w:t>
            </w:r>
          </w:p>
        </w:tc>
        <w:tc>
          <w:tcPr>
            <w:tcW w:w="1800" w:type="dxa"/>
          </w:tcPr>
          <w:p w14:paraId="2E17A002"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5B622A9E"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Potamogeton nodosus</w:t>
            </w:r>
            <w:r w:rsidRPr="004779D9">
              <w:rPr>
                <w:rFonts w:ascii="Times New Roman" w:eastAsiaTheme="minorHAnsi" w:hAnsi="Times New Roman" w:cs="Times New Roman"/>
                <w:sz w:val="22"/>
                <w:szCs w:val="22"/>
              </w:rPr>
              <w:t xml:space="preserve"> Poir.</w:t>
            </w:r>
          </w:p>
        </w:tc>
        <w:tc>
          <w:tcPr>
            <w:tcW w:w="1037" w:type="dxa"/>
          </w:tcPr>
          <w:p w14:paraId="6009CA96"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9CC6547" w14:textId="4D4F16AE" w:rsidR="00521F7E" w:rsidRPr="004779D9" w:rsidRDefault="00083291"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521F7E">
              <w:rPr>
                <w:rFonts w:ascii="Times New Roman" w:eastAsiaTheme="minorHAnsi" w:hAnsi="Times New Roman" w:cs="Times New Roman"/>
                <w:sz w:val="22"/>
                <w:szCs w:val="22"/>
              </w:rPr>
              <w:t>pihydrophily</w:t>
            </w:r>
          </w:p>
        </w:tc>
        <w:tc>
          <w:tcPr>
            <w:tcW w:w="1257" w:type="dxa"/>
          </w:tcPr>
          <w:p w14:paraId="72ADB880" w14:textId="1CE7203C"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0D8C08CE" w14:textId="77777777" w:rsidR="00521F7E" w:rsidRPr="0060263C"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0F486A7A"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6DBB2902" w14:textId="77777777" w:rsidR="00521F7E" w:rsidRPr="004779D9" w:rsidRDefault="00521F7E" w:rsidP="00521F7E">
            <w:pPr>
              <w:rPr>
                <w:rFonts w:ascii="Times New Roman" w:hAnsi="Times New Roman" w:cs="Times New Roman"/>
                <w:sz w:val="22"/>
                <w:szCs w:val="22"/>
              </w:rPr>
            </w:pPr>
            <w:r w:rsidRPr="1032FD9C">
              <w:rPr>
                <w:rFonts w:ascii="Times New Roman" w:hAnsi="Times New Roman" w:cs="Times New Roman"/>
                <w:sz w:val="22"/>
                <w:szCs w:val="22"/>
              </w:rPr>
              <w:t>ZIAQ</w:t>
            </w:r>
          </w:p>
        </w:tc>
        <w:tc>
          <w:tcPr>
            <w:tcW w:w="1980" w:type="dxa"/>
            <w:noWrap/>
            <w:hideMark/>
          </w:tcPr>
          <w:p w14:paraId="40212CAF" w14:textId="22183E75" w:rsidR="00521F7E" w:rsidRPr="004779D9" w:rsidRDefault="002324FF" w:rsidP="00521F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w</w:t>
            </w:r>
            <w:r w:rsidR="00521F7E" w:rsidRPr="7FC73CEB">
              <w:rPr>
                <w:rFonts w:ascii="Times New Roman" w:hAnsi="Times New Roman" w:cs="Times New Roman"/>
                <w:sz w:val="22"/>
                <w:szCs w:val="22"/>
              </w:rPr>
              <w:t>ild</w:t>
            </w:r>
            <w:r w:rsidR="00521F7E" w:rsidRPr="1032FD9C">
              <w:rPr>
                <w:rFonts w:ascii="Times New Roman" w:hAnsi="Times New Roman" w:cs="Times New Roman"/>
                <w:sz w:val="22"/>
                <w:szCs w:val="22"/>
              </w:rPr>
              <w:t xml:space="preserve"> rice</w:t>
            </w:r>
          </w:p>
        </w:tc>
        <w:tc>
          <w:tcPr>
            <w:tcW w:w="1800" w:type="dxa"/>
          </w:tcPr>
          <w:p w14:paraId="53BC1242"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Poaceae</w:t>
            </w:r>
          </w:p>
        </w:tc>
        <w:tc>
          <w:tcPr>
            <w:tcW w:w="2203" w:type="dxa"/>
          </w:tcPr>
          <w:p w14:paraId="71156243" w14:textId="3C6351B5"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7DCA85D4">
              <w:rPr>
                <w:rFonts w:ascii="Times New Roman" w:hAnsi="Times New Roman" w:cs="Times New Roman"/>
                <w:i/>
                <w:iCs/>
                <w:sz w:val="22"/>
                <w:szCs w:val="22"/>
              </w:rPr>
              <w:t xml:space="preserve">Zizania spp. </w:t>
            </w:r>
            <w:r w:rsidRPr="7DCA85D4">
              <w:rPr>
                <w:rFonts w:ascii="Times New Roman" w:hAnsi="Times New Roman" w:cs="Times New Roman"/>
                <w:sz w:val="22"/>
                <w:szCs w:val="22"/>
              </w:rPr>
              <w:t>(genetics unknown as of 2024)</w:t>
            </w:r>
          </w:p>
        </w:tc>
        <w:tc>
          <w:tcPr>
            <w:tcW w:w="1037" w:type="dxa"/>
          </w:tcPr>
          <w:p w14:paraId="5C67A0F2"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7A56725D" w14:textId="4BCF7550" w:rsidR="00521F7E" w:rsidRPr="004779D9" w:rsidRDefault="00083291"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521F7E">
              <w:rPr>
                <w:rFonts w:ascii="Times New Roman" w:eastAsiaTheme="minorHAnsi" w:hAnsi="Times New Roman" w:cs="Times New Roman"/>
                <w:sz w:val="22"/>
                <w:szCs w:val="22"/>
              </w:rPr>
              <w:t>pihydrophily</w:t>
            </w:r>
          </w:p>
        </w:tc>
        <w:tc>
          <w:tcPr>
            <w:tcW w:w="1257" w:type="dxa"/>
          </w:tcPr>
          <w:p w14:paraId="0E964074" w14:textId="3BF3281B"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35336221" w14:textId="77777777" w:rsidR="00521F7E" w:rsidRPr="0060263C"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7CBEC1F2"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434572BE"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lastRenderedPageBreak/>
              <w:t>NAFL</w:t>
            </w:r>
          </w:p>
        </w:tc>
        <w:tc>
          <w:tcPr>
            <w:tcW w:w="1980" w:type="dxa"/>
            <w:noWrap/>
            <w:hideMark/>
          </w:tcPr>
          <w:p w14:paraId="5A4FB90A"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nodding waternymph</w:t>
            </w:r>
          </w:p>
        </w:tc>
        <w:tc>
          <w:tcPr>
            <w:tcW w:w="1800" w:type="dxa"/>
          </w:tcPr>
          <w:p w14:paraId="3F7AA28E"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Najadaceae</w:t>
            </w:r>
          </w:p>
        </w:tc>
        <w:tc>
          <w:tcPr>
            <w:tcW w:w="2203" w:type="dxa"/>
          </w:tcPr>
          <w:p w14:paraId="5EBAE6F8"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Najas flexilis</w:t>
            </w:r>
            <w:r w:rsidRPr="004779D9">
              <w:rPr>
                <w:rFonts w:ascii="Times New Roman" w:eastAsiaTheme="minorHAnsi" w:hAnsi="Times New Roman" w:cs="Times New Roman"/>
                <w:sz w:val="22"/>
                <w:szCs w:val="22"/>
              </w:rPr>
              <w:t xml:space="preserve"> (Willd.) Rostk. &amp; Schmidt</w:t>
            </w:r>
          </w:p>
        </w:tc>
        <w:tc>
          <w:tcPr>
            <w:tcW w:w="1037" w:type="dxa"/>
          </w:tcPr>
          <w:p w14:paraId="433B9993"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E9D075B" w14:textId="316B9BEE" w:rsidR="00521F7E" w:rsidRPr="004779D9" w:rsidRDefault="00083291"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H</w:t>
            </w:r>
            <w:r w:rsidR="00521F7E">
              <w:rPr>
                <w:rFonts w:ascii="Times New Roman" w:eastAsiaTheme="minorHAnsi" w:hAnsi="Times New Roman" w:cs="Times New Roman"/>
                <w:sz w:val="22"/>
                <w:szCs w:val="22"/>
              </w:rPr>
              <w:t>ypohydrophily</w:t>
            </w:r>
          </w:p>
        </w:tc>
        <w:tc>
          <w:tcPr>
            <w:tcW w:w="1257" w:type="dxa"/>
          </w:tcPr>
          <w:p w14:paraId="607F824E" w14:textId="3723AC7D"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16B6C560" w14:textId="77777777" w:rsidR="00521F7E" w:rsidRPr="0060263C"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1AA3AE9D"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D236B75" w14:textId="0104AECF"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LETR</w:t>
            </w:r>
            <w:r>
              <w:rPr>
                <w:rFonts w:ascii="Times New Roman" w:eastAsiaTheme="minorHAnsi" w:hAnsi="Times New Roman" w:cs="Times New Roman"/>
                <w:sz w:val="22"/>
                <w:szCs w:val="22"/>
              </w:rPr>
              <w:t xml:space="preserve"> (FFP)</w:t>
            </w:r>
          </w:p>
        </w:tc>
        <w:tc>
          <w:tcPr>
            <w:tcW w:w="1980" w:type="dxa"/>
            <w:noWrap/>
            <w:hideMark/>
          </w:tcPr>
          <w:p w14:paraId="12DE3BCD"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star duckweed</w:t>
            </w:r>
          </w:p>
        </w:tc>
        <w:tc>
          <w:tcPr>
            <w:tcW w:w="1800" w:type="dxa"/>
          </w:tcPr>
          <w:p w14:paraId="72A8E835"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Lemnaceae</w:t>
            </w:r>
          </w:p>
        </w:tc>
        <w:tc>
          <w:tcPr>
            <w:tcW w:w="2203" w:type="dxa"/>
          </w:tcPr>
          <w:p w14:paraId="54E1370F"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Lemna trisulca</w:t>
            </w:r>
            <w:r w:rsidRPr="004779D9">
              <w:rPr>
                <w:rFonts w:ascii="Times New Roman" w:eastAsiaTheme="minorHAnsi" w:hAnsi="Times New Roman" w:cs="Times New Roman"/>
                <w:sz w:val="22"/>
                <w:szCs w:val="22"/>
              </w:rPr>
              <w:t xml:space="preserve"> L.</w:t>
            </w:r>
          </w:p>
        </w:tc>
        <w:tc>
          <w:tcPr>
            <w:tcW w:w="1037" w:type="dxa"/>
          </w:tcPr>
          <w:p w14:paraId="5F0A1363"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p>
        </w:tc>
        <w:tc>
          <w:tcPr>
            <w:tcW w:w="1800" w:type="dxa"/>
          </w:tcPr>
          <w:p w14:paraId="5A1DEB05" w14:textId="202E4C41" w:rsidR="00521F7E" w:rsidRPr="004779D9" w:rsidRDefault="00083291"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521F7E">
              <w:rPr>
                <w:rFonts w:ascii="Times New Roman" w:eastAsiaTheme="minorHAnsi" w:hAnsi="Times New Roman" w:cs="Times New Roman"/>
                <w:sz w:val="22"/>
                <w:szCs w:val="22"/>
              </w:rPr>
              <w:t>ntomophily</w:t>
            </w:r>
          </w:p>
        </w:tc>
        <w:tc>
          <w:tcPr>
            <w:tcW w:w="1257" w:type="dxa"/>
          </w:tcPr>
          <w:p w14:paraId="2096AE1C" w14:textId="3924F6D4"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FA22649" w14:textId="77777777" w:rsidR="00521F7E" w:rsidRPr="0060263C"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21F7E" w:rsidRPr="0060263C" w14:paraId="1DDEA79C"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146E8CB0"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SPEU</w:t>
            </w:r>
          </w:p>
        </w:tc>
        <w:tc>
          <w:tcPr>
            <w:tcW w:w="1980" w:type="dxa"/>
            <w:noWrap/>
            <w:hideMark/>
          </w:tcPr>
          <w:p w14:paraId="7017F2A2"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giant burreed</w:t>
            </w:r>
          </w:p>
        </w:tc>
        <w:tc>
          <w:tcPr>
            <w:tcW w:w="1800" w:type="dxa"/>
          </w:tcPr>
          <w:p w14:paraId="61C4219E"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Sparganiaceae</w:t>
            </w:r>
          </w:p>
        </w:tc>
        <w:tc>
          <w:tcPr>
            <w:tcW w:w="2203" w:type="dxa"/>
          </w:tcPr>
          <w:p w14:paraId="3C4A9279"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Sparganium eurycarpum</w:t>
            </w:r>
            <w:r w:rsidRPr="004779D9">
              <w:rPr>
                <w:rFonts w:ascii="Times New Roman" w:eastAsiaTheme="minorHAnsi" w:hAnsi="Times New Roman" w:cs="Times New Roman"/>
                <w:sz w:val="22"/>
                <w:szCs w:val="22"/>
              </w:rPr>
              <w:t xml:space="preserve"> Engelm. ex-Gray</w:t>
            </w:r>
          </w:p>
        </w:tc>
        <w:tc>
          <w:tcPr>
            <w:tcW w:w="1037" w:type="dxa"/>
          </w:tcPr>
          <w:p w14:paraId="13E21143"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2AE3A0AC" w14:textId="1DE31140" w:rsidR="00521F7E" w:rsidRPr="004779D9" w:rsidRDefault="00083291"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A7B35">
              <w:rPr>
                <w:rFonts w:ascii="Times New Roman" w:eastAsiaTheme="minorHAnsi" w:hAnsi="Times New Roman" w:cs="Times New Roman"/>
                <w:sz w:val="22"/>
                <w:szCs w:val="22"/>
              </w:rPr>
              <w:t>pihydrophily</w:t>
            </w:r>
          </w:p>
        </w:tc>
        <w:tc>
          <w:tcPr>
            <w:tcW w:w="1257" w:type="dxa"/>
          </w:tcPr>
          <w:p w14:paraId="62BD00FE" w14:textId="21DCB39F"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07DBFF52" w14:textId="77777777" w:rsidR="00521F7E" w:rsidRPr="0060263C"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4862ED66"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1D0D5B5"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SCFL</w:t>
            </w:r>
          </w:p>
        </w:tc>
        <w:tc>
          <w:tcPr>
            <w:tcW w:w="1980" w:type="dxa"/>
            <w:noWrap/>
            <w:hideMark/>
          </w:tcPr>
          <w:p w14:paraId="43A31F8D"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river bulrush</w:t>
            </w:r>
          </w:p>
        </w:tc>
        <w:tc>
          <w:tcPr>
            <w:tcW w:w="1800" w:type="dxa"/>
          </w:tcPr>
          <w:p w14:paraId="63FE30CD"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Cyperaceae</w:t>
            </w:r>
          </w:p>
        </w:tc>
        <w:tc>
          <w:tcPr>
            <w:tcW w:w="2203" w:type="dxa"/>
          </w:tcPr>
          <w:p w14:paraId="29A30B61"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Bolboschoenus fluviatilis</w:t>
            </w:r>
            <w:r w:rsidRPr="004779D9">
              <w:rPr>
                <w:rFonts w:ascii="Times New Roman" w:eastAsiaTheme="minorHAnsi" w:hAnsi="Times New Roman" w:cs="Times New Roman"/>
                <w:sz w:val="22"/>
                <w:szCs w:val="22"/>
              </w:rPr>
              <w:t xml:space="preserve"> Torr. Soják</w:t>
            </w:r>
          </w:p>
        </w:tc>
        <w:tc>
          <w:tcPr>
            <w:tcW w:w="1037" w:type="dxa"/>
          </w:tcPr>
          <w:p w14:paraId="6EF85915"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2F07CE25" w14:textId="632A08C4" w:rsidR="00521F7E" w:rsidRPr="004779D9" w:rsidRDefault="00083291"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A7B35">
              <w:rPr>
                <w:rFonts w:ascii="Times New Roman" w:eastAsiaTheme="minorHAnsi" w:hAnsi="Times New Roman" w:cs="Times New Roman"/>
                <w:sz w:val="22"/>
                <w:szCs w:val="22"/>
              </w:rPr>
              <w:t>pihydrophily</w:t>
            </w:r>
          </w:p>
        </w:tc>
        <w:tc>
          <w:tcPr>
            <w:tcW w:w="1257" w:type="dxa"/>
          </w:tcPr>
          <w:p w14:paraId="487E7A75" w14:textId="375ABCBF"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372CAFD9" w14:textId="77777777" w:rsidR="00521F7E" w:rsidRPr="0060263C"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5C4AB71E"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163A4C88"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PHAR3</w:t>
            </w:r>
          </w:p>
        </w:tc>
        <w:tc>
          <w:tcPr>
            <w:tcW w:w="1980" w:type="dxa"/>
            <w:noWrap/>
            <w:hideMark/>
          </w:tcPr>
          <w:p w14:paraId="5596B527"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reed canarygrass</w:t>
            </w:r>
          </w:p>
        </w:tc>
        <w:tc>
          <w:tcPr>
            <w:tcW w:w="1800" w:type="dxa"/>
          </w:tcPr>
          <w:p w14:paraId="11B07868"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Poaceae</w:t>
            </w:r>
          </w:p>
        </w:tc>
        <w:tc>
          <w:tcPr>
            <w:tcW w:w="2203" w:type="dxa"/>
          </w:tcPr>
          <w:p w14:paraId="3A07DC16"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Phalaris arundinacea</w:t>
            </w:r>
            <w:r w:rsidRPr="004779D9">
              <w:rPr>
                <w:rFonts w:ascii="Times New Roman" w:eastAsiaTheme="minorHAnsi" w:hAnsi="Times New Roman" w:cs="Times New Roman"/>
                <w:sz w:val="22"/>
                <w:szCs w:val="22"/>
              </w:rPr>
              <w:t xml:space="preserve"> L.</w:t>
            </w:r>
          </w:p>
        </w:tc>
        <w:tc>
          <w:tcPr>
            <w:tcW w:w="1037" w:type="dxa"/>
          </w:tcPr>
          <w:p w14:paraId="5A931B92"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6F0AC5F5" w14:textId="5ACAC230" w:rsidR="00521F7E" w:rsidRPr="004779D9" w:rsidRDefault="00083291"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A7B35">
              <w:rPr>
                <w:rFonts w:ascii="Times New Roman" w:eastAsiaTheme="minorHAnsi" w:hAnsi="Times New Roman" w:cs="Times New Roman"/>
                <w:sz w:val="22"/>
                <w:szCs w:val="22"/>
              </w:rPr>
              <w:t>ntomophily</w:t>
            </w:r>
          </w:p>
        </w:tc>
        <w:tc>
          <w:tcPr>
            <w:tcW w:w="1257" w:type="dxa"/>
          </w:tcPr>
          <w:p w14:paraId="5895993D" w14:textId="22B0ADDD"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NN/I</w:t>
            </w:r>
          </w:p>
        </w:tc>
        <w:tc>
          <w:tcPr>
            <w:tcW w:w="1618" w:type="dxa"/>
          </w:tcPr>
          <w:p w14:paraId="7E2493E5" w14:textId="77777777" w:rsidR="00521F7E" w:rsidRPr="0060263C"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FACW</w:t>
            </w:r>
          </w:p>
        </w:tc>
      </w:tr>
      <w:tr w:rsidR="00DA7B35" w:rsidRPr="0060263C" w14:paraId="52AF0B3A"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95FEEB6"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NAGU</w:t>
            </w:r>
          </w:p>
        </w:tc>
        <w:tc>
          <w:tcPr>
            <w:tcW w:w="1980" w:type="dxa"/>
            <w:noWrap/>
            <w:hideMark/>
          </w:tcPr>
          <w:p w14:paraId="30559CC7"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southern waternymph</w:t>
            </w:r>
          </w:p>
        </w:tc>
        <w:tc>
          <w:tcPr>
            <w:tcW w:w="1800" w:type="dxa"/>
          </w:tcPr>
          <w:p w14:paraId="5F6C3DE8"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Najadaceae</w:t>
            </w:r>
          </w:p>
        </w:tc>
        <w:tc>
          <w:tcPr>
            <w:tcW w:w="2203" w:type="dxa"/>
          </w:tcPr>
          <w:p w14:paraId="568FCF49"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Najas guadalupensis</w:t>
            </w:r>
            <w:r w:rsidRPr="004779D9">
              <w:rPr>
                <w:rFonts w:ascii="Times New Roman" w:eastAsiaTheme="minorHAnsi" w:hAnsi="Times New Roman" w:cs="Times New Roman"/>
                <w:sz w:val="22"/>
                <w:szCs w:val="22"/>
              </w:rPr>
              <w:t xml:space="preserve"> (Spreng.) Magnus</w:t>
            </w:r>
          </w:p>
        </w:tc>
        <w:tc>
          <w:tcPr>
            <w:tcW w:w="1037" w:type="dxa"/>
          </w:tcPr>
          <w:p w14:paraId="661013D6"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8F5F9BB" w14:textId="477F04F4" w:rsidR="00DA7B35" w:rsidRPr="004779D9" w:rsidRDefault="00083291"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H</w:t>
            </w:r>
            <w:r w:rsidR="00DA7B35">
              <w:rPr>
                <w:rFonts w:ascii="Times New Roman" w:eastAsiaTheme="minorHAnsi" w:hAnsi="Times New Roman" w:cs="Times New Roman"/>
                <w:sz w:val="22"/>
                <w:szCs w:val="22"/>
              </w:rPr>
              <w:t>ypohydrophily</w:t>
            </w:r>
          </w:p>
        </w:tc>
        <w:tc>
          <w:tcPr>
            <w:tcW w:w="1257" w:type="dxa"/>
          </w:tcPr>
          <w:p w14:paraId="11D5DD4D" w14:textId="66BC82E2"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54977D4E" w14:textId="77777777" w:rsidR="00DA7B35" w:rsidRPr="0060263C"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highlight w:val="yellow"/>
              </w:rPr>
            </w:pPr>
            <w:r>
              <w:rPr>
                <w:rFonts w:ascii="Times New Roman" w:hAnsi="Times New Roman" w:cs="Times New Roman"/>
                <w:color w:val="000000" w:themeColor="text1"/>
                <w:sz w:val="22"/>
                <w:szCs w:val="22"/>
              </w:rPr>
              <w:t>OBL</w:t>
            </w:r>
          </w:p>
        </w:tc>
      </w:tr>
      <w:tr w:rsidR="00DA7B35" w:rsidRPr="0060263C" w14:paraId="0DFCC001"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04E8D82"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UTMA</w:t>
            </w:r>
          </w:p>
        </w:tc>
        <w:tc>
          <w:tcPr>
            <w:tcW w:w="1980" w:type="dxa"/>
            <w:noWrap/>
            <w:hideMark/>
          </w:tcPr>
          <w:p w14:paraId="00977B1D"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common bladderwort</w:t>
            </w:r>
          </w:p>
        </w:tc>
        <w:tc>
          <w:tcPr>
            <w:tcW w:w="1800" w:type="dxa"/>
          </w:tcPr>
          <w:p w14:paraId="4E5AB491"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Lentibulariaceae</w:t>
            </w:r>
          </w:p>
        </w:tc>
        <w:tc>
          <w:tcPr>
            <w:tcW w:w="2203" w:type="dxa"/>
          </w:tcPr>
          <w:p w14:paraId="08CDFEE3"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BD3699">
              <w:rPr>
                <w:rFonts w:ascii="Times New Roman" w:eastAsia="Times New Roman" w:hAnsi="Times New Roman" w:cs="Times New Roman"/>
                <w:i/>
                <w:iCs/>
                <w:color w:val="000000"/>
                <w:sz w:val="22"/>
                <w:szCs w:val="22"/>
              </w:rPr>
              <w:t>Utricularia vulgaris</w:t>
            </w:r>
            <w:r w:rsidRPr="00BD3699">
              <w:rPr>
                <w:rFonts w:ascii="Times New Roman" w:eastAsia="Times New Roman" w:hAnsi="Times New Roman" w:cs="Times New Roman"/>
                <w:color w:val="000000"/>
                <w:sz w:val="22"/>
                <w:szCs w:val="22"/>
              </w:rPr>
              <w:t xml:space="preserve"> ssp. macrorhiza</w:t>
            </w:r>
            <w:r w:rsidRPr="004C45EA">
              <w:rPr>
                <w:rFonts w:ascii="Arial" w:eastAsia="Times New Roman" w:hAnsi="Arial" w:cs="Arial"/>
                <w:color w:val="000000"/>
                <w:sz w:val="18"/>
                <w:szCs w:val="18"/>
              </w:rPr>
              <w:t> </w:t>
            </w:r>
          </w:p>
        </w:tc>
        <w:tc>
          <w:tcPr>
            <w:tcW w:w="1037" w:type="dxa"/>
          </w:tcPr>
          <w:p w14:paraId="61B81218"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456E49D4" w14:textId="480C114B" w:rsidR="00DA7B35" w:rsidRPr="004779D9" w:rsidRDefault="00083291"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A7B35">
              <w:rPr>
                <w:rFonts w:ascii="Times New Roman" w:eastAsiaTheme="minorHAnsi" w:hAnsi="Times New Roman" w:cs="Times New Roman"/>
                <w:sz w:val="22"/>
                <w:szCs w:val="22"/>
              </w:rPr>
              <w:t>ntomophily</w:t>
            </w:r>
          </w:p>
        </w:tc>
        <w:tc>
          <w:tcPr>
            <w:tcW w:w="1257" w:type="dxa"/>
          </w:tcPr>
          <w:p w14:paraId="6D9B156E" w14:textId="14A2D266"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19220AF" w14:textId="77777777" w:rsidR="00DA7B35" w:rsidRPr="0060263C"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DA7B35" w:rsidRPr="0060263C" w14:paraId="6F39850B"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45EA587"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RALO2</w:t>
            </w:r>
          </w:p>
        </w:tc>
        <w:tc>
          <w:tcPr>
            <w:tcW w:w="1980" w:type="dxa"/>
            <w:noWrap/>
            <w:hideMark/>
          </w:tcPr>
          <w:p w14:paraId="2E010A9B"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longbeak buttercup</w:t>
            </w:r>
          </w:p>
        </w:tc>
        <w:tc>
          <w:tcPr>
            <w:tcW w:w="1800" w:type="dxa"/>
          </w:tcPr>
          <w:p w14:paraId="7900989F"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Ranunculaceae</w:t>
            </w:r>
          </w:p>
        </w:tc>
        <w:tc>
          <w:tcPr>
            <w:tcW w:w="2203" w:type="dxa"/>
          </w:tcPr>
          <w:p w14:paraId="26EC146F" w14:textId="77777777" w:rsidR="00DA7B35" w:rsidRPr="00C63CC2"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BD3699">
              <w:rPr>
                <w:rFonts w:ascii="Times New Roman" w:eastAsia="Times New Roman" w:hAnsi="Times New Roman" w:cs="Times New Roman"/>
                <w:i/>
                <w:iCs/>
                <w:color w:val="000000"/>
                <w:sz w:val="22"/>
                <w:szCs w:val="22"/>
              </w:rPr>
              <w:t xml:space="preserve">Ranunculus </w:t>
            </w:r>
            <w:proofErr w:type="spellStart"/>
            <w:r w:rsidRPr="00BD3699">
              <w:rPr>
                <w:rFonts w:ascii="Times New Roman" w:eastAsia="Times New Roman" w:hAnsi="Times New Roman" w:cs="Times New Roman"/>
                <w:i/>
                <w:iCs/>
                <w:color w:val="000000"/>
                <w:sz w:val="22"/>
                <w:szCs w:val="22"/>
              </w:rPr>
              <w:t>aquatilis</w:t>
            </w:r>
            <w:proofErr w:type="spellEnd"/>
            <w:r w:rsidRPr="00BD3699">
              <w:rPr>
                <w:rFonts w:ascii="Times New Roman" w:eastAsia="Times New Roman" w:hAnsi="Times New Roman" w:cs="Times New Roman"/>
                <w:color w:val="000000"/>
                <w:sz w:val="22"/>
                <w:szCs w:val="22"/>
              </w:rPr>
              <w:t xml:space="preserve"> var. </w:t>
            </w:r>
            <w:proofErr w:type="spellStart"/>
            <w:r w:rsidRPr="00BD3699">
              <w:rPr>
                <w:rFonts w:ascii="Times New Roman" w:eastAsia="Times New Roman" w:hAnsi="Times New Roman" w:cs="Times New Roman"/>
                <w:color w:val="000000"/>
                <w:sz w:val="22"/>
                <w:szCs w:val="22"/>
              </w:rPr>
              <w:t>diffusus</w:t>
            </w:r>
            <w:proofErr w:type="spellEnd"/>
            <w:r w:rsidRPr="00BD3699">
              <w:rPr>
                <w:rFonts w:ascii="Times New Roman" w:eastAsia="Times New Roman" w:hAnsi="Times New Roman" w:cs="Times New Roman"/>
                <w:color w:val="000000"/>
                <w:sz w:val="22"/>
                <w:szCs w:val="22"/>
              </w:rPr>
              <w:t> </w:t>
            </w:r>
          </w:p>
        </w:tc>
        <w:tc>
          <w:tcPr>
            <w:tcW w:w="1037" w:type="dxa"/>
          </w:tcPr>
          <w:p w14:paraId="49D8A5CA"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26619FF7" w14:textId="6C38D9AB" w:rsidR="00DA7B35" w:rsidRPr="004779D9" w:rsidRDefault="00083291"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302E5E">
              <w:rPr>
                <w:rFonts w:ascii="Times New Roman" w:eastAsiaTheme="minorHAnsi" w:hAnsi="Times New Roman" w:cs="Times New Roman"/>
                <w:sz w:val="22"/>
                <w:szCs w:val="22"/>
              </w:rPr>
              <w:t>ntomophily</w:t>
            </w:r>
          </w:p>
        </w:tc>
        <w:tc>
          <w:tcPr>
            <w:tcW w:w="1257" w:type="dxa"/>
          </w:tcPr>
          <w:p w14:paraId="175D0A75" w14:textId="6BA4A52D"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6766D656" w14:textId="77777777" w:rsidR="00DA7B35" w:rsidRPr="0060263C"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DA7B35" w:rsidRPr="0060263C" w14:paraId="59B007E5"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CB1F51B"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lastRenderedPageBreak/>
              <w:t>LEOR</w:t>
            </w:r>
          </w:p>
        </w:tc>
        <w:tc>
          <w:tcPr>
            <w:tcW w:w="1980" w:type="dxa"/>
            <w:noWrap/>
            <w:hideMark/>
          </w:tcPr>
          <w:p w14:paraId="2214B4E6"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rice cutgrass</w:t>
            </w:r>
          </w:p>
        </w:tc>
        <w:tc>
          <w:tcPr>
            <w:tcW w:w="1800" w:type="dxa"/>
          </w:tcPr>
          <w:p w14:paraId="0F6C95DA"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Poaceae</w:t>
            </w:r>
          </w:p>
        </w:tc>
        <w:tc>
          <w:tcPr>
            <w:tcW w:w="2203" w:type="dxa"/>
          </w:tcPr>
          <w:p w14:paraId="53BD8BCF"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Leersia oryzoides</w:t>
            </w:r>
            <w:r w:rsidRPr="004779D9">
              <w:rPr>
                <w:rFonts w:ascii="Times New Roman" w:eastAsiaTheme="minorHAnsi" w:hAnsi="Times New Roman" w:cs="Times New Roman"/>
                <w:sz w:val="22"/>
                <w:szCs w:val="22"/>
              </w:rPr>
              <w:t xml:space="preserve"> (L.) Sw.</w:t>
            </w:r>
          </w:p>
        </w:tc>
        <w:tc>
          <w:tcPr>
            <w:tcW w:w="1037" w:type="dxa"/>
          </w:tcPr>
          <w:p w14:paraId="29A96635"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5473AF43" w14:textId="098449AF" w:rsidR="00DA7B35" w:rsidRPr="004779D9" w:rsidRDefault="00083291"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302E5E">
              <w:rPr>
                <w:rFonts w:ascii="Times New Roman" w:eastAsiaTheme="minorHAnsi" w:hAnsi="Times New Roman" w:cs="Times New Roman"/>
                <w:sz w:val="22"/>
                <w:szCs w:val="22"/>
              </w:rPr>
              <w:t>pihydrophily</w:t>
            </w:r>
          </w:p>
        </w:tc>
        <w:tc>
          <w:tcPr>
            <w:tcW w:w="1257" w:type="dxa"/>
          </w:tcPr>
          <w:p w14:paraId="62C2C935" w14:textId="74B81111"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65ADDACE" w14:textId="77777777" w:rsidR="00DA7B35" w:rsidRPr="0060263C"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DA7B35" w:rsidRPr="0060263C" w14:paraId="6A5A6860"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512BCE15"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MYSI</w:t>
            </w:r>
          </w:p>
        </w:tc>
        <w:tc>
          <w:tcPr>
            <w:tcW w:w="1980" w:type="dxa"/>
            <w:noWrap/>
            <w:hideMark/>
          </w:tcPr>
          <w:p w14:paraId="188DD911"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northern watermilfoil</w:t>
            </w:r>
          </w:p>
        </w:tc>
        <w:tc>
          <w:tcPr>
            <w:tcW w:w="1800" w:type="dxa"/>
          </w:tcPr>
          <w:p w14:paraId="14CD2810"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Haloragaceae</w:t>
            </w:r>
          </w:p>
        </w:tc>
        <w:tc>
          <w:tcPr>
            <w:tcW w:w="2203" w:type="dxa"/>
          </w:tcPr>
          <w:p w14:paraId="1D869AD9"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Myriophyllum sibiricum</w:t>
            </w:r>
            <w:r w:rsidRPr="004779D9">
              <w:rPr>
                <w:rFonts w:ascii="Times New Roman" w:eastAsiaTheme="minorHAnsi" w:hAnsi="Times New Roman" w:cs="Times New Roman"/>
                <w:sz w:val="22"/>
                <w:szCs w:val="22"/>
              </w:rPr>
              <w:t xml:space="preserve"> Komarov</w:t>
            </w:r>
          </w:p>
        </w:tc>
        <w:tc>
          <w:tcPr>
            <w:tcW w:w="1037" w:type="dxa"/>
          </w:tcPr>
          <w:p w14:paraId="4FEF30AD"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1838DAD2" w14:textId="1986D8DF" w:rsidR="00DA7B35" w:rsidRPr="004779D9" w:rsidRDefault="00083291"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302E5E">
              <w:rPr>
                <w:rFonts w:ascii="Times New Roman" w:eastAsiaTheme="minorHAnsi" w:hAnsi="Times New Roman" w:cs="Times New Roman"/>
                <w:sz w:val="22"/>
                <w:szCs w:val="22"/>
              </w:rPr>
              <w:t>pihydrophily</w:t>
            </w:r>
          </w:p>
        </w:tc>
        <w:tc>
          <w:tcPr>
            <w:tcW w:w="1257" w:type="dxa"/>
          </w:tcPr>
          <w:p w14:paraId="262B3F61" w14:textId="7EF85744"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642B409B" w14:textId="77777777" w:rsidR="00DA7B35" w:rsidRPr="0060263C"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DA7B35" w:rsidRPr="0060263C" w14:paraId="150A1DBD"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963248F" w14:textId="0BD3808F" w:rsidR="00DA7B35" w:rsidRPr="004779D9" w:rsidRDefault="00DA7B35" w:rsidP="00DA7B35">
            <w:pPr>
              <w:rPr>
                <w:rFonts w:ascii="Times New Roman" w:hAnsi="Times New Roman" w:cs="Times New Roman"/>
                <w:sz w:val="22"/>
                <w:szCs w:val="22"/>
              </w:rPr>
            </w:pPr>
            <w:r w:rsidRPr="1241B915">
              <w:rPr>
                <w:rFonts w:ascii="Times New Roman" w:hAnsi="Times New Roman" w:cs="Times New Roman"/>
                <w:sz w:val="22"/>
                <w:szCs w:val="22"/>
              </w:rPr>
              <w:t>CHAR</w:t>
            </w:r>
          </w:p>
        </w:tc>
        <w:tc>
          <w:tcPr>
            <w:tcW w:w="1980" w:type="dxa"/>
            <w:noWrap/>
            <w:hideMark/>
          </w:tcPr>
          <w:p w14:paraId="5B7E5B30"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Chara</w:t>
            </w:r>
            <w:r>
              <w:rPr>
                <w:rFonts w:ascii="Times New Roman" w:eastAsiaTheme="minorHAnsi" w:hAnsi="Times New Roman" w:cs="Times New Roman"/>
                <w:sz w:val="22"/>
                <w:szCs w:val="22"/>
              </w:rPr>
              <w:t xml:space="preserve"> (macro-algae), </w:t>
            </w:r>
            <w:proofErr w:type="spellStart"/>
            <w:r>
              <w:rPr>
                <w:rFonts w:ascii="Times New Roman" w:eastAsiaTheme="minorHAnsi" w:hAnsi="Times New Roman" w:cs="Times New Roman"/>
                <w:sz w:val="22"/>
                <w:szCs w:val="22"/>
              </w:rPr>
              <w:t>muskgrass</w:t>
            </w:r>
            <w:proofErr w:type="spellEnd"/>
            <w:r>
              <w:rPr>
                <w:rFonts w:ascii="Times New Roman" w:eastAsiaTheme="minorHAnsi" w:hAnsi="Times New Roman" w:cs="Times New Roman"/>
                <w:sz w:val="22"/>
                <w:szCs w:val="22"/>
              </w:rPr>
              <w:t xml:space="preserve"> </w:t>
            </w:r>
          </w:p>
        </w:tc>
        <w:tc>
          <w:tcPr>
            <w:tcW w:w="1800" w:type="dxa"/>
          </w:tcPr>
          <w:p w14:paraId="197D2718"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Characeae</w:t>
            </w:r>
          </w:p>
        </w:tc>
        <w:tc>
          <w:tcPr>
            <w:tcW w:w="2203" w:type="dxa"/>
          </w:tcPr>
          <w:p w14:paraId="71517159"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Chara</w:t>
            </w:r>
            <w:r w:rsidRPr="004779D9">
              <w:rPr>
                <w:rFonts w:ascii="Times New Roman" w:eastAsiaTheme="minorHAnsi" w:hAnsi="Times New Roman" w:cs="Times New Roman"/>
                <w:sz w:val="22"/>
                <w:szCs w:val="22"/>
              </w:rPr>
              <w:t xml:space="preserve"> spp.</w:t>
            </w:r>
          </w:p>
        </w:tc>
        <w:tc>
          <w:tcPr>
            <w:tcW w:w="1037" w:type="dxa"/>
          </w:tcPr>
          <w:p w14:paraId="5C7654EC"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1F5D29F1" w14:textId="0A37BC52" w:rsidR="00DA7B35" w:rsidRPr="004779D9" w:rsidRDefault="00467907"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No pollination mode</w:t>
            </w:r>
          </w:p>
        </w:tc>
        <w:tc>
          <w:tcPr>
            <w:tcW w:w="1257" w:type="dxa"/>
          </w:tcPr>
          <w:p w14:paraId="42A4C9A9" w14:textId="0BADA344"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6D92FC3" w14:textId="77777777" w:rsidR="00DA7B35" w:rsidRPr="0060263C"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DA7B35" w:rsidRPr="006C10D8" w14:paraId="4FF75C65"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4023A397" w14:textId="77777777" w:rsidR="00DA7B35" w:rsidRPr="006C10D8" w:rsidRDefault="00DA7B35" w:rsidP="00DA7B35">
            <w:pPr>
              <w:rPr>
                <w:rFonts w:ascii="Times New Roman" w:eastAsiaTheme="minorHAnsi" w:hAnsi="Times New Roman" w:cs="Times New Roman"/>
                <w:sz w:val="22"/>
                <w:szCs w:val="22"/>
              </w:rPr>
            </w:pPr>
            <w:r w:rsidRPr="004F0B59">
              <w:rPr>
                <w:rFonts w:ascii="Times New Roman" w:hAnsi="Times New Roman" w:cs="Times New Roman"/>
                <w:sz w:val="22"/>
                <w:szCs w:val="22"/>
              </w:rPr>
              <w:t>NAMI</w:t>
            </w:r>
          </w:p>
        </w:tc>
        <w:tc>
          <w:tcPr>
            <w:tcW w:w="1980" w:type="dxa"/>
            <w:noWrap/>
          </w:tcPr>
          <w:p w14:paraId="3247C015" w14:textId="77777777"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F0B59">
              <w:rPr>
                <w:rFonts w:ascii="Times New Roman" w:hAnsi="Times New Roman" w:cs="Times New Roman"/>
                <w:sz w:val="22"/>
                <w:szCs w:val="22"/>
              </w:rPr>
              <w:t>brittle naiad</w:t>
            </w:r>
          </w:p>
        </w:tc>
        <w:tc>
          <w:tcPr>
            <w:tcW w:w="1800" w:type="dxa"/>
          </w:tcPr>
          <w:p w14:paraId="05A0B282" w14:textId="77777777"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proofErr w:type="spellStart"/>
            <w:r w:rsidRPr="004F0B59">
              <w:rPr>
                <w:rFonts w:ascii="Times New Roman" w:hAnsi="Times New Roman" w:cs="Times New Roman"/>
                <w:sz w:val="22"/>
                <w:szCs w:val="22"/>
              </w:rPr>
              <w:t>Hydrocharitaceae</w:t>
            </w:r>
            <w:proofErr w:type="spellEnd"/>
          </w:p>
        </w:tc>
        <w:tc>
          <w:tcPr>
            <w:tcW w:w="2203" w:type="dxa"/>
          </w:tcPr>
          <w:p w14:paraId="00ECE6A5" w14:textId="77777777"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i/>
                <w:iCs/>
                <w:sz w:val="22"/>
                <w:szCs w:val="22"/>
              </w:rPr>
            </w:pPr>
            <w:r w:rsidRPr="00467907">
              <w:rPr>
                <w:rFonts w:ascii="Times New Roman" w:hAnsi="Times New Roman"/>
                <w:sz w:val="22"/>
              </w:rPr>
              <w:t>Najas minor</w:t>
            </w:r>
            <w:r w:rsidR="0034138B">
              <w:rPr>
                <w:rFonts w:ascii="Times New Roman" w:hAnsi="Times New Roman" w:cs="Times New Roman"/>
                <w:sz w:val="22"/>
                <w:szCs w:val="22"/>
              </w:rPr>
              <w:t xml:space="preserve"> All.</w:t>
            </w:r>
          </w:p>
        </w:tc>
        <w:tc>
          <w:tcPr>
            <w:tcW w:w="1037" w:type="dxa"/>
          </w:tcPr>
          <w:p w14:paraId="1B58EB03" w14:textId="77777777"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F0B59">
              <w:rPr>
                <w:rFonts w:ascii="Times New Roman" w:hAnsi="Times New Roman" w:cs="Times New Roman"/>
                <w:sz w:val="22"/>
                <w:szCs w:val="22"/>
              </w:rPr>
              <w:t>S</w:t>
            </w:r>
          </w:p>
        </w:tc>
        <w:tc>
          <w:tcPr>
            <w:tcW w:w="1800" w:type="dxa"/>
          </w:tcPr>
          <w:p w14:paraId="17CCBCF3" w14:textId="71640D89" w:rsidR="00DA7B35" w:rsidRPr="004F0B59" w:rsidRDefault="002A765B" w:rsidP="00DA7B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eastAsiaTheme="minorHAnsi" w:hAnsi="Times New Roman" w:cs="Times New Roman"/>
                <w:sz w:val="22"/>
                <w:szCs w:val="22"/>
              </w:rPr>
              <w:t>H</w:t>
            </w:r>
            <w:r w:rsidR="00302E5E">
              <w:rPr>
                <w:rFonts w:ascii="Times New Roman" w:eastAsiaTheme="minorHAnsi" w:hAnsi="Times New Roman" w:cs="Times New Roman"/>
                <w:sz w:val="22"/>
                <w:szCs w:val="22"/>
              </w:rPr>
              <w:t>ypohydrophily</w:t>
            </w:r>
          </w:p>
        </w:tc>
        <w:tc>
          <w:tcPr>
            <w:tcW w:w="1257" w:type="dxa"/>
          </w:tcPr>
          <w:p w14:paraId="3D3C85DE" w14:textId="48DE6B71"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F0B59">
              <w:rPr>
                <w:rFonts w:ascii="Times New Roman" w:hAnsi="Times New Roman" w:cs="Times New Roman"/>
                <w:sz w:val="22"/>
                <w:szCs w:val="22"/>
              </w:rPr>
              <w:t>NN/I</w:t>
            </w:r>
          </w:p>
        </w:tc>
        <w:tc>
          <w:tcPr>
            <w:tcW w:w="1618" w:type="dxa"/>
          </w:tcPr>
          <w:p w14:paraId="55E86855" w14:textId="77777777"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szCs w:val="22"/>
              </w:rPr>
            </w:pPr>
            <w:r>
              <w:rPr>
                <w:rFonts w:ascii="Times New Roman" w:hAnsi="Times New Roman" w:cs="Times New Roman"/>
                <w:sz w:val="22"/>
                <w:szCs w:val="22"/>
              </w:rPr>
              <w:t>OBL</w:t>
            </w:r>
          </w:p>
        </w:tc>
      </w:tr>
      <w:tr w:rsidR="00DA7B35" w:rsidRPr="0060263C" w14:paraId="3340C269"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5FA06E86"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SCVA</w:t>
            </w:r>
          </w:p>
        </w:tc>
        <w:tc>
          <w:tcPr>
            <w:tcW w:w="1980" w:type="dxa"/>
            <w:noWrap/>
            <w:hideMark/>
          </w:tcPr>
          <w:p w14:paraId="28BCF0BC"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softstem bulrush</w:t>
            </w:r>
          </w:p>
        </w:tc>
        <w:tc>
          <w:tcPr>
            <w:tcW w:w="1800" w:type="dxa"/>
          </w:tcPr>
          <w:p w14:paraId="736C1EE8"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Cyperaceae</w:t>
            </w:r>
          </w:p>
        </w:tc>
        <w:tc>
          <w:tcPr>
            <w:tcW w:w="2203" w:type="dxa"/>
          </w:tcPr>
          <w:p w14:paraId="15EA967B"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Schoenoplectus tabernaemontani</w:t>
            </w:r>
            <w:r w:rsidRPr="004779D9">
              <w:rPr>
                <w:rFonts w:ascii="Times New Roman" w:eastAsiaTheme="minorHAnsi" w:hAnsi="Times New Roman" w:cs="Times New Roman"/>
                <w:sz w:val="22"/>
                <w:szCs w:val="22"/>
              </w:rPr>
              <w:t xml:space="preserve"> (K.C. Gmel.) Palla</w:t>
            </w:r>
          </w:p>
        </w:tc>
        <w:tc>
          <w:tcPr>
            <w:tcW w:w="1037" w:type="dxa"/>
          </w:tcPr>
          <w:p w14:paraId="639BAB3F"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7B028286" w14:textId="315F6A3F" w:rsidR="00DA7B35" w:rsidRPr="004779D9" w:rsidRDefault="002A765B"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731DBE">
              <w:rPr>
                <w:rFonts w:ascii="Times New Roman" w:eastAsiaTheme="minorHAnsi" w:hAnsi="Times New Roman" w:cs="Times New Roman"/>
                <w:sz w:val="22"/>
                <w:szCs w:val="22"/>
              </w:rPr>
              <w:t>pihydrophily</w:t>
            </w:r>
          </w:p>
        </w:tc>
        <w:tc>
          <w:tcPr>
            <w:tcW w:w="1257" w:type="dxa"/>
          </w:tcPr>
          <w:p w14:paraId="6605836D" w14:textId="6006AC0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C8FC9E1" w14:textId="77777777" w:rsidR="00DA7B35" w:rsidRPr="0060263C"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DA7B35" w:rsidRPr="0060263C" w14:paraId="21144E9B"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566F11C8"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POCO14</w:t>
            </w:r>
          </w:p>
        </w:tc>
        <w:tc>
          <w:tcPr>
            <w:tcW w:w="1980" w:type="dxa"/>
            <w:noWrap/>
            <w:hideMark/>
          </w:tcPr>
          <w:p w14:paraId="7E0A051D"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pickerelweed</w:t>
            </w:r>
          </w:p>
        </w:tc>
        <w:tc>
          <w:tcPr>
            <w:tcW w:w="1800" w:type="dxa"/>
          </w:tcPr>
          <w:p w14:paraId="6173131B"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Pontederiaceae</w:t>
            </w:r>
          </w:p>
        </w:tc>
        <w:tc>
          <w:tcPr>
            <w:tcW w:w="2203" w:type="dxa"/>
          </w:tcPr>
          <w:p w14:paraId="16B0F077"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Pontederia cordata</w:t>
            </w:r>
            <w:r w:rsidRPr="004779D9">
              <w:rPr>
                <w:rFonts w:ascii="Times New Roman" w:eastAsiaTheme="minorHAnsi" w:hAnsi="Times New Roman" w:cs="Times New Roman"/>
                <w:sz w:val="22"/>
                <w:szCs w:val="22"/>
              </w:rPr>
              <w:t xml:space="preserve"> L.</w:t>
            </w:r>
          </w:p>
        </w:tc>
        <w:tc>
          <w:tcPr>
            <w:tcW w:w="1037" w:type="dxa"/>
          </w:tcPr>
          <w:p w14:paraId="1D05D029"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39EB61E5" w14:textId="5EC6B3EF" w:rsidR="00DA7B35" w:rsidRPr="004779D9" w:rsidRDefault="002A765B"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731DBE">
              <w:rPr>
                <w:rFonts w:ascii="Times New Roman" w:eastAsiaTheme="minorHAnsi" w:hAnsi="Times New Roman" w:cs="Times New Roman"/>
                <w:sz w:val="22"/>
                <w:szCs w:val="22"/>
              </w:rPr>
              <w:t>ntomophily</w:t>
            </w:r>
          </w:p>
        </w:tc>
        <w:tc>
          <w:tcPr>
            <w:tcW w:w="1257" w:type="dxa"/>
          </w:tcPr>
          <w:p w14:paraId="030F80F3" w14:textId="4FC0FE5F"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04D2ABC5" w14:textId="77777777" w:rsidR="00DA7B35" w:rsidRPr="0060263C" w:rsidRDefault="00DA7B35" w:rsidP="00DA7B35">
            <w:pPr>
              <w:tabs>
                <w:tab w:val="center" w:pos="747"/>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eastAsiaTheme="minorHAnsi" w:hAnsi="Times New Roman" w:cs="Times New Roman"/>
                <w:sz w:val="22"/>
                <w:szCs w:val="22"/>
              </w:rPr>
              <w:t>OBL</w:t>
            </w:r>
          </w:p>
        </w:tc>
      </w:tr>
      <w:tr w:rsidR="00731DBE" w:rsidRPr="0060263C" w14:paraId="61912916"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8CF446C" w14:textId="77777777" w:rsidR="00731DBE" w:rsidRPr="004779D9" w:rsidRDefault="00731DBE" w:rsidP="00731DB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ZAPA</w:t>
            </w:r>
          </w:p>
        </w:tc>
        <w:tc>
          <w:tcPr>
            <w:tcW w:w="1980" w:type="dxa"/>
            <w:noWrap/>
            <w:hideMark/>
          </w:tcPr>
          <w:p w14:paraId="0280C2C6"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horned pondweed</w:t>
            </w:r>
          </w:p>
        </w:tc>
        <w:tc>
          <w:tcPr>
            <w:tcW w:w="1800" w:type="dxa"/>
          </w:tcPr>
          <w:p w14:paraId="20BCC9BF"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Zannichelliaceae</w:t>
            </w:r>
          </w:p>
        </w:tc>
        <w:tc>
          <w:tcPr>
            <w:tcW w:w="2203" w:type="dxa"/>
          </w:tcPr>
          <w:p w14:paraId="0594777D"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Zannichellia palustris</w:t>
            </w:r>
            <w:r w:rsidRPr="004779D9">
              <w:rPr>
                <w:rFonts w:ascii="Times New Roman" w:eastAsiaTheme="minorHAnsi" w:hAnsi="Times New Roman" w:cs="Times New Roman"/>
                <w:sz w:val="22"/>
                <w:szCs w:val="22"/>
              </w:rPr>
              <w:t xml:space="preserve"> L.</w:t>
            </w:r>
          </w:p>
        </w:tc>
        <w:tc>
          <w:tcPr>
            <w:tcW w:w="1037" w:type="dxa"/>
          </w:tcPr>
          <w:p w14:paraId="2BB8AB63"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2E612B7B" w14:textId="6517106C" w:rsidR="00731DBE" w:rsidRPr="004779D9" w:rsidRDefault="002A765B"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H</w:t>
            </w:r>
            <w:r w:rsidR="00731DBE">
              <w:rPr>
                <w:rFonts w:ascii="Times New Roman" w:eastAsiaTheme="minorHAnsi" w:hAnsi="Times New Roman" w:cs="Times New Roman"/>
                <w:sz w:val="22"/>
                <w:szCs w:val="22"/>
              </w:rPr>
              <w:t>ypohydrophily</w:t>
            </w:r>
          </w:p>
        </w:tc>
        <w:tc>
          <w:tcPr>
            <w:tcW w:w="1257" w:type="dxa"/>
          </w:tcPr>
          <w:p w14:paraId="6693B88C" w14:textId="2229885D"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C1BCCEB" w14:textId="77777777" w:rsidR="00731DBE" w:rsidRPr="0060263C"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731DBE" w:rsidRPr="0002500F" w14:paraId="307289E6"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18E22968" w14:textId="77777777" w:rsidR="00731DBE" w:rsidRPr="004779D9" w:rsidRDefault="00731DBE" w:rsidP="00731DB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NULU</w:t>
            </w:r>
          </w:p>
        </w:tc>
        <w:tc>
          <w:tcPr>
            <w:tcW w:w="1980" w:type="dxa"/>
            <w:noWrap/>
            <w:hideMark/>
          </w:tcPr>
          <w:p w14:paraId="375B2A49" w14:textId="77777777" w:rsidR="00731DBE" w:rsidRPr="004779D9"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yellow pond lily</w:t>
            </w:r>
          </w:p>
        </w:tc>
        <w:tc>
          <w:tcPr>
            <w:tcW w:w="1800" w:type="dxa"/>
          </w:tcPr>
          <w:p w14:paraId="3F721281" w14:textId="77777777" w:rsidR="00731DBE" w:rsidRPr="004779D9"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Nymphaeaceae</w:t>
            </w:r>
          </w:p>
        </w:tc>
        <w:tc>
          <w:tcPr>
            <w:tcW w:w="2203" w:type="dxa"/>
          </w:tcPr>
          <w:p w14:paraId="163CAC7E" w14:textId="77777777" w:rsidR="00731DBE" w:rsidRPr="004779D9"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 xml:space="preserve">Nuphar lutea </w:t>
            </w:r>
            <w:r w:rsidRPr="004779D9">
              <w:rPr>
                <w:rFonts w:ascii="Times New Roman" w:eastAsiaTheme="minorHAnsi" w:hAnsi="Times New Roman" w:cs="Times New Roman"/>
                <w:sz w:val="22"/>
                <w:szCs w:val="22"/>
              </w:rPr>
              <w:t>(L.) Sm.</w:t>
            </w:r>
          </w:p>
        </w:tc>
        <w:tc>
          <w:tcPr>
            <w:tcW w:w="1037" w:type="dxa"/>
          </w:tcPr>
          <w:p w14:paraId="30B21825" w14:textId="77777777" w:rsidR="00731DBE" w:rsidRPr="004779D9"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F</w:t>
            </w:r>
          </w:p>
        </w:tc>
        <w:tc>
          <w:tcPr>
            <w:tcW w:w="1800" w:type="dxa"/>
          </w:tcPr>
          <w:p w14:paraId="7D203610" w14:textId="48032598" w:rsidR="00731DBE" w:rsidRPr="004779D9" w:rsidRDefault="002A765B"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731DBE">
              <w:rPr>
                <w:rFonts w:ascii="Times New Roman" w:eastAsiaTheme="minorHAnsi" w:hAnsi="Times New Roman" w:cs="Times New Roman"/>
                <w:sz w:val="22"/>
                <w:szCs w:val="22"/>
              </w:rPr>
              <w:t>ntomophily</w:t>
            </w:r>
          </w:p>
        </w:tc>
        <w:tc>
          <w:tcPr>
            <w:tcW w:w="1257" w:type="dxa"/>
          </w:tcPr>
          <w:p w14:paraId="3B550A06" w14:textId="0546831A" w:rsidR="00731DBE" w:rsidRPr="004779D9"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86E6611" w14:textId="77777777" w:rsidR="00731DBE"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OBL</w:t>
            </w:r>
          </w:p>
          <w:p w14:paraId="4E4E6481" w14:textId="77777777" w:rsidR="00731DBE" w:rsidRPr="0002500F" w:rsidRDefault="00731DBE" w:rsidP="00731DBE">
            <w:pPr>
              <w:spacing w:after="20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p>
        </w:tc>
      </w:tr>
      <w:tr w:rsidR="00731DBE" w:rsidRPr="0060263C" w14:paraId="63C11201"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520F8A6" w14:textId="77777777" w:rsidR="00731DBE" w:rsidRPr="004779D9" w:rsidRDefault="00731DBE" w:rsidP="00731DBE">
            <w:pPr>
              <w:rPr>
                <w:rFonts w:ascii="Times New Roman" w:hAnsi="Times New Roman" w:cs="Times New Roman"/>
                <w:sz w:val="22"/>
                <w:szCs w:val="22"/>
              </w:rPr>
            </w:pPr>
            <w:r w:rsidRPr="6AB0A9D3">
              <w:rPr>
                <w:rFonts w:ascii="Times New Roman" w:hAnsi="Times New Roman" w:cs="Times New Roman"/>
                <w:sz w:val="22"/>
                <w:szCs w:val="22"/>
              </w:rPr>
              <w:lastRenderedPageBreak/>
              <w:t>PORI2</w:t>
            </w:r>
          </w:p>
        </w:tc>
        <w:tc>
          <w:tcPr>
            <w:tcW w:w="1980" w:type="dxa"/>
            <w:noWrap/>
            <w:hideMark/>
          </w:tcPr>
          <w:p w14:paraId="4CEFC5B5"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Richardson's pondweed</w:t>
            </w:r>
          </w:p>
        </w:tc>
        <w:tc>
          <w:tcPr>
            <w:tcW w:w="1800" w:type="dxa"/>
          </w:tcPr>
          <w:p w14:paraId="25807C95"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4D383313"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Potamogeton richardsonii</w:t>
            </w:r>
            <w:r w:rsidRPr="004779D9">
              <w:rPr>
                <w:rFonts w:ascii="Times New Roman" w:eastAsiaTheme="minorHAnsi" w:hAnsi="Times New Roman" w:cs="Times New Roman"/>
                <w:sz w:val="22"/>
                <w:szCs w:val="22"/>
              </w:rPr>
              <w:t xml:space="preserve"> (Benn.) Rydb.</w:t>
            </w:r>
          </w:p>
        </w:tc>
        <w:tc>
          <w:tcPr>
            <w:tcW w:w="1037" w:type="dxa"/>
          </w:tcPr>
          <w:p w14:paraId="000C3CAB"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DE85EA0" w14:textId="4EF23982" w:rsidR="00731DBE" w:rsidRPr="004779D9" w:rsidRDefault="002A765B"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731DBE">
              <w:rPr>
                <w:rFonts w:ascii="Times New Roman" w:eastAsiaTheme="minorHAnsi" w:hAnsi="Times New Roman" w:cs="Times New Roman"/>
                <w:sz w:val="22"/>
                <w:szCs w:val="22"/>
              </w:rPr>
              <w:t>pihydrophily</w:t>
            </w:r>
          </w:p>
        </w:tc>
        <w:tc>
          <w:tcPr>
            <w:tcW w:w="1257" w:type="dxa"/>
          </w:tcPr>
          <w:p w14:paraId="70801AA6" w14:textId="0B343BD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D8B4ACA" w14:textId="77777777" w:rsidR="00731DBE" w:rsidRPr="0060263C"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AD52AC" w:rsidRPr="0060263C" w14:paraId="4550B7B1" w14:textId="77777777" w:rsidTr="00D747D7">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7827040D" w14:textId="2B52C229" w:rsidR="00AD52AC" w:rsidRPr="6AB0A9D3" w:rsidRDefault="00AD52AC" w:rsidP="00AD52AC">
            <w:pPr>
              <w:rPr>
                <w:rFonts w:ascii="Times New Roman" w:hAnsi="Times New Roman" w:cs="Times New Roman"/>
                <w:sz w:val="22"/>
                <w:szCs w:val="22"/>
              </w:rPr>
            </w:pPr>
            <w:r>
              <w:rPr>
                <w:rFonts w:ascii="Times New Roman" w:hAnsi="Times New Roman" w:cs="Times New Roman"/>
                <w:sz w:val="22"/>
                <w:szCs w:val="22"/>
              </w:rPr>
              <w:t>BUUM</w:t>
            </w:r>
          </w:p>
        </w:tc>
        <w:tc>
          <w:tcPr>
            <w:tcW w:w="1980" w:type="dxa"/>
            <w:noWrap/>
          </w:tcPr>
          <w:p w14:paraId="0BD35CAA" w14:textId="20EF76DD" w:rsidR="00AD52AC" w:rsidRPr="004779D9"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Flowering rush</w:t>
            </w:r>
          </w:p>
        </w:tc>
        <w:tc>
          <w:tcPr>
            <w:tcW w:w="1800" w:type="dxa"/>
          </w:tcPr>
          <w:p w14:paraId="469695A3" w14:textId="1DAFB934" w:rsidR="00AD52AC" w:rsidRPr="004779D9"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proofErr w:type="spellStart"/>
            <w:r>
              <w:rPr>
                <w:rFonts w:ascii="Times New Roman" w:eastAsiaTheme="minorHAnsi" w:hAnsi="Times New Roman" w:cs="Times New Roman"/>
                <w:sz w:val="22"/>
                <w:szCs w:val="22"/>
              </w:rPr>
              <w:t>Butomaceae</w:t>
            </w:r>
            <w:proofErr w:type="spellEnd"/>
          </w:p>
        </w:tc>
        <w:tc>
          <w:tcPr>
            <w:tcW w:w="2203" w:type="dxa"/>
          </w:tcPr>
          <w:p w14:paraId="19F76AAE" w14:textId="7960CD37" w:rsidR="00AD52AC" w:rsidRPr="004779D9"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i/>
                <w:iCs/>
                <w:sz w:val="22"/>
                <w:szCs w:val="22"/>
              </w:rPr>
            </w:pPr>
            <w:proofErr w:type="spellStart"/>
            <w:r>
              <w:rPr>
                <w:rFonts w:ascii="Times New Roman" w:eastAsiaTheme="minorHAnsi" w:hAnsi="Times New Roman" w:cs="Times New Roman"/>
                <w:i/>
                <w:iCs/>
                <w:sz w:val="22"/>
                <w:szCs w:val="22"/>
              </w:rPr>
              <w:t>Butomus</w:t>
            </w:r>
            <w:proofErr w:type="spellEnd"/>
            <w:r>
              <w:rPr>
                <w:rFonts w:ascii="Times New Roman" w:eastAsiaTheme="minorHAnsi" w:hAnsi="Times New Roman" w:cs="Times New Roman"/>
                <w:i/>
                <w:iCs/>
                <w:sz w:val="22"/>
                <w:szCs w:val="22"/>
              </w:rPr>
              <w:t xml:space="preserve"> </w:t>
            </w:r>
            <w:proofErr w:type="spellStart"/>
            <w:r>
              <w:rPr>
                <w:rFonts w:ascii="Times New Roman" w:eastAsiaTheme="minorHAnsi" w:hAnsi="Times New Roman" w:cs="Times New Roman"/>
                <w:i/>
                <w:iCs/>
                <w:sz w:val="22"/>
                <w:szCs w:val="22"/>
              </w:rPr>
              <w:t>umbellatus</w:t>
            </w:r>
            <w:proofErr w:type="spellEnd"/>
            <w:r>
              <w:rPr>
                <w:rFonts w:ascii="Times New Roman" w:eastAsiaTheme="minorHAnsi" w:hAnsi="Times New Roman" w:cs="Times New Roman"/>
                <w:i/>
                <w:iCs/>
                <w:sz w:val="22"/>
                <w:szCs w:val="22"/>
              </w:rPr>
              <w:t xml:space="preserve"> </w:t>
            </w:r>
            <w:r w:rsidRPr="003C484F">
              <w:rPr>
                <w:rFonts w:ascii="Times New Roman" w:eastAsiaTheme="minorHAnsi" w:hAnsi="Times New Roman" w:cs="Times New Roman"/>
                <w:sz w:val="22"/>
                <w:szCs w:val="22"/>
              </w:rPr>
              <w:t>L.</w:t>
            </w:r>
          </w:p>
        </w:tc>
        <w:tc>
          <w:tcPr>
            <w:tcW w:w="1037" w:type="dxa"/>
          </w:tcPr>
          <w:p w14:paraId="43C44E3B" w14:textId="11ADA235" w:rsidR="00AD52AC" w:rsidRPr="004779D9"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p>
        </w:tc>
        <w:tc>
          <w:tcPr>
            <w:tcW w:w="1800" w:type="dxa"/>
          </w:tcPr>
          <w:p w14:paraId="5CFA100A" w14:textId="4D347C08" w:rsidR="00AD52AC"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entomophily</w:t>
            </w:r>
          </w:p>
        </w:tc>
        <w:tc>
          <w:tcPr>
            <w:tcW w:w="1257" w:type="dxa"/>
          </w:tcPr>
          <w:p w14:paraId="00462AFA" w14:textId="71872242" w:rsidR="00AD52AC" w:rsidRPr="004779D9"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NN/I</w:t>
            </w:r>
          </w:p>
        </w:tc>
        <w:tc>
          <w:tcPr>
            <w:tcW w:w="1618" w:type="dxa"/>
          </w:tcPr>
          <w:p w14:paraId="1EEB560B" w14:textId="683A38A2" w:rsidR="00AD52AC"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OBL</w:t>
            </w:r>
          </w:p>
        </w:tc>
      </w:tr>
      <w:tr w:rsidR="00AD52AC" w:rsidRPr="0060263C" w14:paraId="1FB80B0C" w14:textId="77777777" w:rsidTr="00D747D7">
        <w:trPr>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72141BF4" w14:textId="728C899F" w:rsidR="00AD52AC" w:rsidRDefault="00AD52AC" w:rsidP="00AD52AC">
            <w:pPr>
              <w:rPr>
                <w:rFonts w:ascii="Times New Roman" w:hAnsi="Times New Roman" w:cs="Times New Roman"/>
                <w:sz w:val="22"/>
                <w:szCs w:val="22"/>
              </w:rPr>
            </w:pPr>
            <w:r>
              <w:rPr>
                <w:rFonts w:ascii="Times New Roman" w:hAnsi="Times New Roman" w:cs="Times New Roman"/>
                <w:sz w:val="22"/>
                <w:szCs w:val="22"/>
              </w:rPr>
              <w:t>ECCR</w:t>
            </w:r>
          </w:p>
        </w:tc>
        <w:tc>
          <w:tcPr>
            <w:tcW w:w="1980" w:type="dxa"/>
            <w:noWrap/>
          </w:tcPr>
          <w:p w14:paraId="08815F3F" w14:textId="148896CB"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Barnyard grass</w:t>
            </w:r>
          </w:p>
        </w:tc>
        <w:tc>
          <w:tcPr>
            <w:tcW w:w="1800" w:type="dxa"/>
          </w:tcPr>
          <w:p w14:paraId="662FB440" w14:textId="570DB14D"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proofErr w:type="spellStart"/>
            <w:r>
              <w:rPr>
                <w:rFonts w:ascii="Times New Roman" w:eastAsiaTheme="minorHAnsi" w:hAnsi="Times New Roman" w:cs="Times New Roman"/>
                <w:sz w:val="22"/>
                <w:szCs w:val="22"/>
              </w:rPr>
              <w:t>Poacae</w:t>
            </w:r>
            <w:proofErr w:type="spellEnd"/>
          </w:p>
        </w:tc>
        <w:tc>
          <w:tcPr>
            <w:tcW w:w="2203" w:type="dxa"/>
          </w:tcPr>
          <w:p w14:paraId="4F22D636" w14:textId="4357C2B8"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i/>
                <w:iCs/>
                <w:sz w:val="22"/>
                <w:szCs w:val="22"/>
              </w:rPr>
            </w:pPr>
            <w:r>
              <w:rPr>
                <w:rFonts w:ascii="Times New Roman" w:eastAsiaTheme="minorHAnsi" w:hAnsi="Times New Roman" w:cs="Times New Roman"/>
                <w:i/>
                <w:iCs/>
                <w:sz w:val="22"/>
                <w:szCs w:val="22"/>
              </w:rPr>
              <w:t xml:space="preserve">Echinochloa crus-galli </w:t>
            </w:r>
            <w:r w:rsidRPr="00062580">
              <w:rPr>
                <w:rFonts w:ascii="Times New Roman" w:eastAsiaTheme="minorHAnsi" w:hAnsi="Times New Roman" w:cs="Times New Roman"/>
                <w:sz w:val="22"/>
                <w:szCs w:val="22"/>
              </w:rPr>
              <w:t xml:space="preserve">(L.) P. </w:t>
            </w:r>
            <w:proofErr w:type="spellStart"/>
            <w:r w:rsidRPr="00062580">
              <w:rPr>
                <w:rFonts w:ascii="Times New Roman" w:eastAsiaTheme="minorHAnsi" w:hAnsi="Times New Roman" w:cs="Times New Roman"/>
                <w:sz w:val="22"/>
                <w:szCs w:val="22"/>
              </w:rPr>
              <w:t>Beauv</w:t>
            </w:r>
            <w:proofErr w:type="spellEnd"/>
            <w:r w:rsidRPr="00062580">
              <w:rPr>
                <w:rFonts w:ascii="Times New Roman" w:eastAsiaTheme="minorHAnsi" w:hAnsi="Times New Roman" w:cs="Times New Roman"/>
                <w:sz w:val="22"/>
                <w:szCs w:val="22"/>
              </w:rPr>
              <w:t>.</w:t>
            </w:r>
          </w:p>
        </w:tc>
        <w:tc>
          <w:tcPr>
            <w:tcW w:w="1037" w:type="dxa"/>
          </w:tcPr>
          <w:p w14:paraId="0680C317" w14:textId="18D5EE54"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p>
        </w:tc>
        <w:tc>
          <w:tcPr>
            <w:tcW w:w="1800" w:type="dxa"/>
          </w:tcPr>
          <w:p w14:paraId="14C90B4C" w14:textId="6224CC0E"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entomophily</w:t>
            </w:r>
          </w:p>
        </w:tc>
        <w:tc>
          <w:tcPr>
            <w:tcW w:w="1257" w:type="dxa"/>
          </w:tcPr>
          <w:p w14:paraId="7FC31016" w14:textId="38B51020"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NN/I</w:t>
            </w:r>
          </w:p>
        </w:tc>
        <w:tc>
          <w:tcPr>
            <w:tcW w:w="1618" w:type="dxa"/>
          </w:tcPr>
          <w:p w14:paraId="794D2602" w14:textId="153869B4"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OBL</w:t>
            </w:r>
          </w:p>
        </w:tc>
      </w:tr>
      <w:tr w:rsidR="004F4CAE" w:rsidRPr="0060263C" w14:paraId="094BF9DC" w14:textId="77777777" w:rsidTr="00D747D7">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6C4D980B" w14:textId="167B5F2C" w:rsidR="004F4CAE" w:rsidRPr="009B65B1" w:rsidRDefault="004F4CAE" w:rsidP="004F4CAE">
            <w:pPr>
              <w:rPr>
                <w:rFonts w:ascii="Times New Roman" w:hAnsi="Times New Roman" w:cs="Times New Roman"/>
                <w:sz w:val="22"/>
                <w:szCs w:val="22"/>
              </w:rPr>
            </w:pPr>
            <w:r w:rsidRPr="009B65B1">
              <w:rPr>
                <w:rFonts w:ascii="Times New Roman" w:eastAsia="Times New Roman" w:hAnsi="Times New Roman" w:cs="Times New Roman"/>
                <w:sz w:val="22"/>
                <w:szCs w:val="22"/>
              </w:rPr>
              <w:t>LYSA2 </w:t>
            </w:r>
          </w:p>
        </w:tc>
        <w:tc>
          <w:tcPr>
            <w:tcW w:w="1980" w:type="dxa"/>
            <w:noWrap/>
          </w:tcPr>
          <w:p w14:paraId="77CEE1A4" w14:textId="15FED030"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imes New Roman" w:hAnsi="Times New Roman" w:cs="Times New Roman"/>
                <w:sz w:val="22"/>
                <w:szCs w:val="22"/>
              </w:rPr>
              <w:t>purple loosestrife </w:t>
            </w:r>
          </w:p>
        </w:tc>
        <w:tc>
          <w:tcPr>
            <w:tcW w:w="1800" w:type="dxa"/>
          </w:tcPr>
          <w:p w14:paraId="56B35653" w14:textId="6B857390"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proofErr w:type="spellStart"/>
            <w:r w:rsidRPr="009B65B1">
              <w:rPr>
                <w:rFonts w:ascii="Times New Roman" w:eastAsia="Times New Roman" w:hAnsi="Times New Roman" w:cs="Times New Roman"/>
                <w:sz w:val="22"/>
                <w:szCs w:val="22"/>
              </w:rPr>
              <w:t>Lythraceae</w:t>
            </w:r>
            <w:proofErr w:type="spellEnd"/>
            <w:r w:rsidRPr="009B65B1">
              <w:rPr>
                <w:rFonts w:ascii="Times New Roman" w:eastAsia="Times New Roman" w:hAnsi="Times New Roman" w:cs="Times New Roman"/>
                <w:sz w:val="22"/>
                <w:szCs w:val="22"/>
              </w:rPr>
              <w:t> </w:t>
            </w:r>
          </w:p>
        </w:tc>
        <w:tc>
          <w:tcPr>
            <w:tcW w:w="2203" w:type="dxa"/>
          </w:tcPr>
          <w:p w14:paraId="390390D5" w14:textId="79AF4901"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i/>
                <w:iCs/>
                <w:sz w:val="22"/>
                <w:szCs w:val="22"/>
              </w:rPr>
            </w:pPr>
            <w:proofErr w:type="spellStart"/>
            <w:r w:rsidRPr="009B65B1">
              <w:rPr>
                <w:rFonts w:ascii="Times New Roman" w:eastAsia="Times New Roman" w:hAnsi="Times New Roman" w:cs="Times New Roman"/>
                <w:i/>
                <w:iCs/>
                <w:sz w:val="22"/>
                <w:szCs w:val="22"/>
              </w:rPr>
              <w:t>Lythrum</w:t>
            </w:r>
            <w:proofErr w:type="spellEnd"/>
            <w:r w:rsidRPr="009B65B1">
              <w:rPr>
                <w:rFonts w:ascii="Times New Roman" w:eastAsia="Times New Roman" w:hAnsi="Times New Roman" w:cs="Times New Roman"/>
                <w:i/>
                <w:iCs/>
                <w:sz w:val="22"/>
                <w:szCs w:val="22"/>
              </w:rPr>
              <w:t xml:space="preserve"> </w:t>
            </w:r>
            <w:proofErr w:type="spellStart"/>
            <w:r w:rsidRPr="009B65B1">
              <w:rPr>
                <w:rFonts w:ascii="Times New Roman" w:eastAsia="Times New Roman" w:hAnsi="Times New Roman" w:cs="Times New Roman"/>
                <w:i/>
                <w:iCs/>
                <w:sz w:val="22"/>
                <w:szCs w:val="22"/>
              </w:rPr>
              <w:t>salicaria</w:t>
            </w:r>
            <w:proofErr w:type="spellEnd"/>
            <w:r w:rsidRPr="009B65B1">
              <w:rPr>
                <w:rFonts w:ascii="Times New Roman" w:eastAsia="Times New Roman" w:hAnsi="Times New Roman" w:cs="Times New Roman"/>
                <w:i/>
                <w:iCs/>
                <w:sz w:val="22"/>
                <w:szCs w:val="22"/>
              </w:rPr>
              <w:t xml:space="preserve"> </w:t>
            </w:r>
            <w:r w:rsidRPr="009B65B1">
              <w:rPr>
                <w:rFonts w:ascii="Times New Roman" w:eastAsia="Times New Roman" w:hAnsi="Times New Roman" w:cs="Times New Roman"/>
                <w:sz w:val="22"/>
                <w:szCs w:val="22"/>
              </w:rPr>
              <w:t>L. </w:t>
            </w:r>
          </w:p>
        </w:tc>
        <w:tc>
          <w:tcPr>
            <w:tcW w:w="1037" w:type="dxa"/>
          </w:tcPr>
          <w:p w14:paraId="58D81DAF" w14:textId="5490A891"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imes New Roman" w:hAnsi="Times New Roman" w:cs="Times New Roman"/>
                <w:sz w:val="22"/>
                <w:szCs w:val="22"/>
              </w:rPr>
              <w:t>E </w:t>
            </w:r>
          </w:p>
        </w:tc>
        <w:tc>
          <w:tcPr>
            <w:tcW w:w="1800" w:type="dxa"/>
          </w:tcPr>
          <w:p w14:paraId="75F7A866" w14:textId="28FD74FD" w:rsidR="004F4CAE" w:rsidRPr="009B65B1" w:rsidRDefault="00D747D7"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39044B7D" w14:textId="2546A2F8"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imes New Roman" w:hAnsi="Times New Roman" w:cs="Times New Roman"/>
                <w:sz w:val="22"/>
                <w:szCs w:val="22"/>
              </w:rPr>
              <w:t xml:space="preserve">NN/I  </w:t>
            </w:r>
          </w:p>
        </w:tc>
        <w:tc>
          <w:tcPr>
            <w:tcW w:w="1618" w:type="dxa"/>
          </w:tcPr>
          <w:p w14:paraId="74D0CCC1" w14:textId="1B1DB274"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OBL</w:t>
            </w:r>
          </w:p>
        </w:tc>
      </w:tr>
      <w:tr w:rsidR="00D747D7" w:rsidRPr="0060263C" w14:paraId="0A6C391F" w14:textId="77777777" w:rsidTr="00D747D7">
        <w:trPr>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70F969AA" w14:textId="1FB135B0" w:rsidR="00D747D7" w:rsidRPr="009B65B1" w:rsidRDefault="00D747D7" w:rsidP="00D747D7">
            <w:pPr>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POAM8 </w:t>
            </w:r>
          </w:p>
        </w:tc>
        <w:tc>
          <w:tcPr>
            <w:tcW w:w="1980" w:type="dxa"/>
            <w:noWrap/>
          </w:tcPr>
          <w:p w14:paraId="2B578E07" w14:textId="6C655F80"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water knotweed </w:t>
            </w:r>
          </w:p>
        </w:tc>
        <w:tc>
          <w:tcPr>
            <w:tcW w:w="1800" w:type="dxa"/>
          </w:tcPr>
          <w:p w14:paraId="58F07257" w14:textId="64E12D3E"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roofErr w:type="spellStart"/>
            <w:r w:rsidRPr="009B65B1">
              <w:rPr>
                <w:rFonts w:ascii="Times New Roman" w:eastAsia="Times New Roman" w:hAnsi="Times New Roman" w:cs="Times New Roman"/>
                <w:sz w:val="22"/>
                <w:szCs w:val="22"/>
              </w:rPr>
              <w:t>Polygonaceae</w:t>
            </w:r>
            <w:proofErr w:type="spellEnd"/>
            <w:r w:rsidRPr="009B65B1">
              <w:rPr>
                <w:rFonts w:ascii="Times New Roman" w:eastAsia="Times New Roman" w:hAnsi="Times New Roman" w:cs="Times New Roman"/>
                <w:sz w:val="22"/>
                <w:szCs w:val="22"/>
              </w:rPr>
              <w:t> </w:t>
            </w:r>
          </w:p>
        </w:tc>
        <w:tc>
          <w:tcPr>
            <w:tcW w:w="2203" w:type="dxa"/>
          </w:tcPr>
          <w:p w14:paraId="1B5F5E9B" w14:textId="764B76FD"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22"/>
                <w:szCs w:val="22"/>
              </w:rPr>
            </w:pPr>
            <w:r w:rsidRPr="009B65B1">
              <w:rPr>
                <w:rFonts w:ascii="Times New Roman" w:eastAsia="Times New Roman" w:hAnsi="Times New Roman" w:cs="Times New Roman"/>
                <w:i/>
                <w:iCs/>
                <w:sz w:val="22"/>
                <w:szCs w:val="22"/>
              </w:rPr>
              <w:t xml:space="preserve">Polygonum </w:t>
            </w:r>
            <w:proofErr w:type="spellStart"/>
            <w:r w:rsidRPr="009B65B1">
              <w:rPr>
                <w:rFonts w:ascii="Times New Roman" w:eastAsia="Times New Roman" w:hAnsi="Times New Roman" w:cs="Times New Roman"/>
                <w:i/>
                <w:iCs/>
                <w:sz w:val="22"/>
                <w:szCs w:val="22"/>
              </w:rPr>
              <w:t>amphibium</w:t>
            </w:r>
            <w:proofErr w:type="spellEnd"/>
            <w:r w:rsidRPr="009B65B1">
              <w:rPr>
                <w:rFonts w:ascii="Times New Roman" w:eastAsia="Times New Roman" w:hAnsi="Times New Roman" w:cs="Times New Roman"/>
                <w:sz w:val="22"/>
                <w:szCs w:val="22"/>
              </w:rPr>
              <w:t> L.</w:t>
            </w:r>
          </w:p>
        </w:tc>
        <w:tc>
          <w:tcPr>
            <w:tcW w:w="1037" w:type="dxa"/>
          </w:tcPr>
          <w:p w14:paraId="34BD2279" w14:textId="119CCF6D"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E </w:t>
            </w:r>
          </w:p>
        </w:tc>
        <w:tc>
          <w:tcPr>
            <w:tcW w:w="1800" w:type="dxa"/>
          </w:tcPr>
          <w:p w14:paraId="56E03E58" w14:textId="4CE5026E"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73C48D42" w14:textId="53AD13F1"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w:t>
            </w:r>
          </w:p>
        </w:tc>
        <w:tc>
          <w:tcPr>
            <w:tcW w:w="1618" w:type="dxa"/>
          </w:tcPr>
          <w:p w14:paraId="566C0E44" w14:textId="6B18319E"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OBL</w:t>
            </w:r>
          </w:p>
        </w:tc>
      </w:tr>
      <w:tr w:rsidR="00416786" w:rsidRPr="0060263C" w14:paraId="0BA49843" w14:textId="77777777" w:rsidTr="00D747D7">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6BB56617" w14:textId="35FC7A2C" w:rsidR="00416786" w:rsidRPr="009B65B1" w:rsidRDefault="00416786" w:rsidP="00416786">
            <w:pPr>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POHY2</w:t>
            </w:r>
          </w:p>
        </w:tc>
        <w:tc>
          <w:tcPr>
            <w:tcW w:w="1980" w:type="dxa"/>
            <w:noWrap/>
          </w:tcPr>
          <w:p w14:paraId="291A7E3D" w14:textId="59DB4F4E"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Swamp smartweed</w:t>
            </w:r>
          </w:p>
        </w:tc>
        <w:tc>
          <w:tcPr>
            <w:tcW w:w="1800" w:type="dxa"/>
          </w:tcPr>
          <w:p w14:paraId="7869A3A1" w14:textId="6B25CBB4"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roofErr w:type="spellStart"/>
            <w:r w:rsidRPr="009B65B1">
              <w:rPr>
                <w:rFonts w:ascii="Times New Roman" w:eastAsia="Times New Roman" w:hAnsi="Times New Roman" w:cs="Times New Roman"/>
                <w:sz w:val="22"/>
                <w:szCs w:val="22"/>
              </w:rPr>
              <w:t>Polygonaceae</w:t>
            </w:r>
            <w:proofErr w:type="spellEnd"/>
            <w:r w:rsidRPr="009B65B1">
              <w:rPr>
                <w:rFonts w:ascii="Times New Roman" w:eastAsia="Times New Roman" w:hAnsi="Times New Roman" w:cs="Times New Roman"/>
                <w:sz w:val="22"/>
                <w:szCs w:val="22"/>
              </w:rPr>
              <w:t> </w:t>
            </w:r>
          </w:p>
        </w:tc>
        <w:tc>
          <w:tcPr>
            <w:tcW w:w="2203" w:type="dxa"/>
          </w:tcPr>
          <w:p w14:paraId="07B73D8B" w14:textId="2A5239B2"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2"/>
                <w:szCs w:val="22"/>
              </w:rPr>
            </w:pPr>
            <w:hyperlink r:id="rId29" w:history="1">
              <w:r w:rsidRPr="009B65B1">
                <w:rPr>
                  <w:rStyle w:val="Hyperlink"/>
                  <w:rFonts w:ascii="Times New Roman" w:eastAsia="Times New Roman" w:hAnsi="Times New Roman" w:cs="Times New Roman"/>
                  <w:i/>
                  <w:iCs/>
                  <w:color w:val="auto"/>
                  <w:sz w:val="22"/>
                  <w:szCs w:val="22"/>
                  <w:u w:val="none"/>
                </w:rPr>
                <w:t xml:space="preserve">Polygonum </w:t>
              </w:r>
              <w:proofErr w:type="spellStart"/>
              <w:r w:rsidRPr="009B65B1">
                <w:rPr>
                  <w:rStyle w:val="Hyperlink"/>
                  <w:rFonts w:ascii="Times New Roman" w:eastAsia="Times New Roman" w:hAnsi="Times New Roman" w:cs="Times New Roman"/>
                  <w:i/>
                  <w:iCs/>
                  <w:color w:val="auto"/>
                  <w:sz w:val="22"/>
                  <w:szCs w:val="22"/>
                  <w:u w:val="none"/>
                </w:rPr>
                <w:t>hydropiperoides</w:t>
              </w:r>
              <w:proofErr w:type="spellEnd"/>
              <w:r w:rsidRPr="009B65B1">
                <w:rPr>
                  <w:rStyle w:val="Hyperlink"/>
                  <w:rFonts w:ascii="Times New Roman" w:eastAsia="Times New Roman" w:hAnsi="Times New Roman" w:cs="Times New Roman"/>
                  <w:i/>
                  <w:iCs/>
                  <w:color w:val="auto"/>
                  <w:sz w:val="22"/>
                  <w:szCs w:val="22"/>
                  <w:u w:val="none"/>
                </w:rPr>
                <w:t> </w:t>
              </w:r>
              <w:r w:rsidRPr="009B65B1">
                <w:rPr>
                  <w:rStyle w:val="Hyperlink"/>
                  <w:rFonts w:ascii="Times New Roman" w:eastAsia="Times New Roman" w:hAnsi="Times New Roman" w:cs="Times New Roman"/>
                  <w:color w:val="auto"/>
                  <w:sz w:val="22"/>
                  <w:szCs w:val="22"/>
                  <w:u w:val="none"/>
                </w:rPr>
                <w:t>Michx.</w:t>
              </w:r>
            </w:hyperlink>
          </w:p>
        </w:tc>
        <w:tc>
          <w:tcPr>
            <w:tcW w:w="1037" w:type="dxa"/>
          </w:tcPr>
          <w:p w14:paraId="1BC0C042" w14:textId="49FDA8BE"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E</w:t>
            </w:r>
          </w:p>
        </w:tc>
        <w:tc>
          <w:tcPr>
            <w:tcW w:w="1800" w:type="dxa"/>
          </w:tcPr>
          <w:p w14:paraId="4C9C77BF" w14:textId="3838E365"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29AAB713" w14:textId="797863F1"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w:t>
            </w:r>
          </w:p>
        </w:tc>
        <w:tc>
          <w:tcPr>
            <w:tcW w:w="1618" w:type="dxa"/>
          </w:tcPr>
          <w:p w14:paraId="153E21D5" w14:textId="1A9F14FB"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OBL</w:t>
            </w:r>
          </w:p>
        </w:tc>
      </w:tr>
      <w:tr w:rsidR="0046488C" w:rsidRPr="0060263C" w14:paraId="4AA6FD1A" w14:textId="77777777" w:rsidTr="00D747D7">
        <w:trPr>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25403741" w14:textId="38EED123" w:rsidR="0046488C" w:rsidRPr="009B65B1" w:rsidRDefault="0046488C" w:rsidP="00416786">
            <w:pPr>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SANI</w:t>
            </w:r>
          </w:p>
        </w:tc>
        <w:tc>
          <w:tcPr>
            <w:tcW w:w="1980" w:type="dxa"/>
            <w:noWrap/>
          </w:tcPr>
          <w:p w14:paraId="2B947A7A" w14:textId="458D8591"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Black willow</w:t>
            </w:r>
          </w:p>
        </w:tc>
        <w:tc>
          <w:tcPr>
            <w:tcW w:w="1800" w:type="dxa"/>
          </w:tcPr>
          <w:p w14:paraId="7A2B6732" w14:textId="1208846A"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Salicaceae</w:t>
            </w:r>
          </w:p>
        </w:tc>
        <w:tc>
          <w:tcPr>
            <w:tcW w:w="2203" w:type="dxa"/>
          </w:tcPr>
          <w:p w14:paraId="6E22D0F0" w14:textId="5834E55D"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22"/>
                <w:szCs w:val="22"/>
              </w:rPr>
            </w:pPr>
            <w:r w:rsidRPr="009B65B1">
              <w:rPr>
                <w:rFonts w:ascii="Times New Roman" w:eastAsia="Times New Roman" w:hAnsi="Times New Roman" w:cs="Times New Roman"/>
                <w:i/>
                <w:iCs/>
                <w:sz w:val="22"/>
                <w:szCs w:val="22"/>
              </w:rPr>
              <w:t xml:space="preserve">Salix nigra </w:t>
            </w:r>
            <w:r w:rsidRPr="009B65B1">
              <w:rPr>
                <w:rFonts w:ascii="Times New Roman" w:eastAsia="Times New Roman" w:hAnsi="Times New Roman" w:cs="Times New Roman"/>
                <w:sz w:val="22"/>
                <w:szCs w:val="22"/>
              </w:rPr>
              <w:t>Marshall</w:t>
            </w:r>
          </w:p>
        </w:tc>
        <w:tc>
          <w:tcPr>
            <w:tcW w:w="1037" w:type="dxa"/>
          </w:tcPr>
          <w:p w14:paraId="48B6770E" w14:textId="65233233"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E</w:t>
            </w:r>
          </w:p>
        </w:tc>
        <w:tc>
          <w:tcPr>
            <w:tcW w:w="1800" w:type="dxa"/>
          </w:tcPr>
          <w:p w14:paraId="1B023545" w14:textId="4CD53887"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3EC26219" w14:textId="00FFD891"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w:t>
            </w:r>
          </w:p>
        </w:tc>
        <w:tc>
          <w:tcPr>
            <w:tcW w:w="1618" w:type="dxa"/>
          </w:tcPr>
          <w:p w14:paraId="423A1E3E" w14:textId="4DB25BD8"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FACW/OBL</w:t>
            </w:r>
          </w:p>
        </w:tc>
      </w:tr>
      <w:tr w:rsidR="002B46E3" w:rsidRPr="0060263C" w14:paraId="157BC924" w14:textId="77777777" w:rsidTr="00D747D7">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75150B6C" w14:textId="536B5C7F" w:rsidR="002B46E3" w:rsidRPr="009B65B1" w:rsidRDefault="002B46E3" w:rsidP="00416786">
            <w:pPr>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TYAN</w:t>
            </w:r>
          </w:p>
        </w:tc>
        <w:tc>
          <w:tcPr>
            <w:tcW w:w="1980" w:type="dxa"/>
            <w:noWrap/>
          </w:tcPr>
          <w:p w14:paraId="43642033" w14:textId="522C8614"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Narrowleaf cattail</w:t>
            </w:r>
          </w:p>
        </w:tc>
        <w:tc>
          <w:tcPr>
            <w:tcW w:w="1800" w:type="dxa"/>
          </w:tcPr>
          <w:p w14:paraId="73342901" w14:textId="4D868A97"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roofErr w:type="spellStart"/>
            <w:r w:rsidRPr="009B65B1">
              <w:rPr>
                <w:rFonts w:ascii="Times New Roman" w:eastAsia="Times New Roman" w:hAnsi="Times New Roman" w:cs="Times New Roman"/>
                <w:sz w:val="22"/>
                <w:szCs w:val="22"/>
              </w:rPr>
              <w:t>Typhaceae</w:t>
            </w:r>
            <w:proofErr w:type="spellEnd"/>
          </w:p>
        </w:tc>
        <w:tc>
          <w:tcPr>
            <w:tcW w:w="2203" w:type="dxa"/>
          </w:tcPr>
          <w:p w14:paraId="3315FB75" w14:textId="3B003B0F"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2"/>
                <w:szCs w:val="22"/>
              </w:rPr>
            </w:pPr>
            <w:r w:rsidRPr="009B65B1">
              <w:rPr>
                <w:rFonts w:ascii="Times New Roman" w:eastAsia="Times New Roman" w:hAnsi="Times New Roman" w:cs="Times New Roman"/>
                <w:i/>
                <w:iCs/>
                <w:sz w:val="22"/>
                <w:szCs w:val="22"/>
              </w:rPr>
              <w:t xml:space="preserve">Typha angustifolia </w:t>
            </w:r>
            <w:r w:rsidRPr="009B65B1">
              <w:rPr>
                <w:rFonts w:ascii="Times New Roman" w:eastAsia="Times New Roman" w:hAnsi="Times New Roman" w:cs="Times New Roman"/>
                <w:sz w:val="22"/>
                <w:szCs w:val="22"/>
              </w:rPr>
              <w:t>L.</w:t>
            </w:r>
            <w:r w:rsidRPr="009B65B1">
              <w:rPr>
                <w:rFonts w:ascii="Times New Roman" w:eastAsia="Times New Roman" w:hAnsi="Times New Roman" w:cs="Times New Roman"/>
                <w:i/>
                <w:iCs/>
                <w:sz w:val="22"/>
                <w:szCs w:val="22"/>
              </w:rPr>
              <w:t> </w:t>
            </w:r>
          </w:p>
        </w:tc>
        <w:tc>
          <w:tcPr>
            <w:tcW w:w="1037" w:type="dxa"/>
          </w:tcPr>
          <w:p w14:paraId="6D5C8726" w14:textId="2B169CB1"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E</w:t>
            </w:r>
          </w:p>
        </w:tc>
        <w:tc>
          <w:tcPr>
            <w:tcW w:w="1800" w:type="dxa"/>
          </w:tcPr>
          <w:p w14:paraId="11B9C03B" w14:textId="39378CA2"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1E1061FD" w14:textId="1C017FEC"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NN/I</w:t>
            </w:r>
          </w:p>
        </w:tc>
        <w:tc>
          <w:tcPr>
            <w:tcW w:w="1618" w:type="dxa"/>
          </w:tcPr>
          <w:p w14:paraId="758BF67B" w14:textId="71178D7A"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OBL</w:t>
            </w:r>
          </w:p>
        </w:tc>
      </w:tr>
      <w:tr w:rsidR="003F5C74" w:rsidRPr="0060263C" w14:paraId="755CB381" w14:textId="77777777" w:rsidTr="00D747D7">
        <w:trPr>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0D5F2819" w14:textId="2454F953" w:rsidR="003F5C74" w:rsidRPr="009B65B1" w:rsidRDefault="003F5C74" w:rsidP="003F5C74">
            <w:pPr>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lastRenderedPageBreak/>
              <w:t>TYLA</w:t>
            </w:r>
          </w:p>
        </w:tc>
        <w:tc>
          <w:tcPr>
            <w:tcW w:w="1980" w:type="dxa"/>
            <w:noWrap/>
          </w:tcPr>
          <w:p w14:paraId="1691FA90" w14:textId="35A93C28"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Broadleaf cattail</w:t>
            </w:r>
          </w:p>
        </w:tc>
        <w:tc>
          <w:tcPr>
            <w:tcW w:w="1800" w:type="dxa"/>
          </w:tcPr>
          <w:p w14:paraId="7946119E" w14:textId="699F0BE8"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roofErr w:type="spellStart"/>
            <w:r w:rsidRPr="009B65B1">
              <w:rPr>
                <w:rFonts w:ascii="Times New Roman" w:eastAsia="Times New Roman" w:hAnsi="Times New Roman" w:cs="Times New Roman"/>
                <w:sz w:val="22"/>
                <w:szCs w:val="22"/>
              </w:rPr>
              <w:t>Typhaceae</w:t>
            </w:r>
            <w:proofErr w:type="spellEnd"/>
          </w:p>
        </w:tc>
        <w:tc>
          <w:tcPr>
            <w:tcW w:w="2203" w:type="dxa"/>
          </w:tcPr>
          <w:p w14:paraId="101EDA28" w14:textId="30A3BD5F"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22"/>
                <w:szCs w:val="22"/>
              </w:rPr>
            </w:pPr>
            <w:r w:rsidRPr="009B65B1">
              <w:rPr>
                <w:rFonts w:ascii="Times New Roman" w:eastAsia="Times New Roman" w:hAnsi="Times New Roman" w:cs="Times New Roman"/>
                <w:i/>
                <w:iCs/>
                <w:sz w:val="22"/>
                <w:szCs w:val="22"/>
              </w:rPr>
              <w:t xml:space="preserve">Typha latifolia </w:t>
            </w:r>
            <w:r w:rsidRPr="009B65B1">
              <w:rPr>
                <w:rFonts w:ascii="Times New Roman" w:eastAsia="Times New Roman" w:hAnsi="Times New Roman" w:cs="Times New Roman"/>
                <w:sz w:val="22"/>
                <w:szCs w:val="22"/>
              </w:rPr>
              <w:t>L.</w:t>
            </w:r>
            <w:r w:rsidRPr="009B65B1">
              <w:rPr>
                <w:rFonts w:ascii="Times New Roman" w:eastAsia="Times New Roman" w:hAnsi="Times New Roman" w:cs="Times New Roman"/>
                <w:i/>
                <w:iCs/>
                <w:sz w:val="22"/>
                <w:szCs w:val="22"/>
              </w:rPr>
              <w:t xml:space="preserve"> </w:t>
            </w:r>
          </w:p>
        </w:tc>
        <w:tc>
          <w:tcPr>
            <w:tcW w:w="1037" w:type="dxa"/>
          </w:tcPr>
          <w:p w14:paraId="0AA3D879" w14:textId="50C26736"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E</w:t>
            </w:r>
          </w:p>
        </w:tc>
        <w:tc>
          <w:tcPr>
            <w:tcW w:w="1800" w:type="dxa"/>
          </w:tcPr>
          <w:p w14:paraId="4AB44650" w14:textId="659E4D21"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00FA5949" w14:textId="2E34B160"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w:t>
            </w:r>
          </w:p>
        </w:tc>
        <w:tc>
          <w:tcPr>
            <w:tcW w:w="1618" w:type="dxa"/>
          </w:tcPr>
          <w:p w14:paraId="1F40006A" w14:textId="3355833F"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OBL</w:t>
            </w:r>
          </w:p>
        </w:tc>
      </w:tr>
    </w:tbl>
    <w:p w14:paraId="47BC5ADE" w14:textId="77777777" w:rsidR="00F9402D" w:rsidRDefault="00F9402D" w:rsidP="008D5225">
      <w:pPr>
        <w:rPr>
          <w:rFonts w:ascii="Times New Roman" w:eastAsia="MS Mincho" w:hAnsi="Times New Roman" w:cs="Times New Roman"/>
          <w:b/>
          <w:bCs/>
          <w:sz w:val="24"/>
          <w:szCs w:val="24"/>
        </w:rPr>
        <w:sectPr w:rsidR="00F9402D" w:rsidSect="00F9402D">
          <w:pgSz w:w="15840" w:h="12240" w:orient="landscape"/>
          <w:pgMar w:top="1440" w:right="1440" w:bottom="1440" w:left="1440" w:header="720" w:footer="720" w:gutter="0"/>
          <w:cols w:space="720"/>
          <w:docGrid w:linePitch="360"/>
        </w:sectPr>
      </w:pPr>
    </w:p>
    <w:p w14:paraId="13253DBF" w14:textId="1F18D924" w:rsidR="008D5225" w:rsidRPr="005C0C53" w:rsidRDefault="00310183" w:rsidP="008D5225">
      <w:pPr>
        <w:rPr>
          <w:rFonts w:ascii="Times New Roman" w:eastAsia="MS Mincho" w:hAnsi="Times New Roman" w:cs="Times New Roman"/>
          <w:b/>
          <w:bCs/>
          <w:sz w:val="24"/>
          <w:szCs w:val="24"/>
        </w:rPr>
      </w:pPr>
      <w:r>
        <w:rPr>
          <w:rFonts w:ascii="Times New Roman" w:eastAsia="MS Mincho" w:hAnsi="Times New Roman" w:cs="Times New Roman"/>
          <w:b/>
          <w:bCs/>
          <w:sz w:val="24"/>
          <w:szCs w:val="24"/>
        </w:rPr>
        <w:lastRenderedPageBreak/>
        <w:t>SUPPLEMENTAL</w:t>
      </w:r>
      <w:r w:rsidR="002E612B">
        <w:rPr>
          <w:rFonts w:ascii="Times New Roman" w:eastAsia="MS Mincho" w:hAnsi="Times New Roman" w:cs="Times New Roman"/>
          <w:b/>
          <w:bCs/>
          <w:sz w:val="24"/>
          <w:szCs w:val="24"/>
        </w:rPr>
        <w:t xml:space="preserve"> TABLE</w:t>
      </w:r>
      <w:r w:rsidR="008D5225" w:rsidRPr="00504DFF">
        <w:rPr>
          <w:rFonts w:ascii="Times New Roman" w:eastAsia="MS Mincho" w:hAnsi="Times New Roman" w:cs="Times New Roman"/>
          <w:b/>
          <w:bCs/>
          <w:sz w:val="24"/>
          <w:szCs w:val="24"/>
        </w:rPr>
        <w:t xml:space="preserve"> </w:t>
      </w:r>
      <w:r w:rsidR="00085B3B">
        <w:rPr>
          <w:rFonts w:ascii="Times New Roman" w:eastAsia="MS Mincho" w:hAnsi="Times New Roman" w:cs="Times New Roman"/>
          <w:b/>
          <w:bCs/>
          <w:sz w:val="24"/>
          <w:szCs w:val="24"/>
        </w:rPr>
        <w:t>2</w:t>
      </w:r>
      <w:r w:rsidR="008D5225" w:rsidRPr="00504DFF">
        <w:rPr>
          <w:rFonts w:ascii="Times New Roman" w:eastAsia="MS Mincho" w:hAnsi="Times New Roman" w:cs="Times New Roman"/>
          <w:sz w:val="24"/>
          <w:szCs w:val="24"/>
        </w:rPr>
        <w:t xml:space="preserve"> </w:t>
      </w:r>
      <w:r w:rsidR="00EF2402">
        <w:rPr>
          <w:rFonts w:ascii="Times New Roman" w:eastAsia="MS Mincho" w:hAnsi="Times New Roman" w:cs="Times New Roman"/>
          <w:sz w:val="24"/>
          <w:szCs w:val="24"/>
        </w:rPr>
        <w:t xml:space="preserve">The </w:t>
      </w:r>
      <w:del w:id="42" w:author="Larson, Danelle M" w:date="2026-02-02T10:10:00Z" w16du:dateUtc="2026-02-02T16:10:00Z">
        <w:r w:rsidR="00EF2402" w:rsidDel="00DA77DC">
          <w:rPr>
            <w:rFonts w:ascii="Times New Roman" w:eastAsia="MS Mincho" w:hAnsi="Times New Roman" w:cs="Times New Roman"/>
            <w:sz w:val="24"/>
            <w:szCs w:val="24"/>
          </w:rPr>
          <w:delText>total amount of</w:delText>
        </w:r>
      </w:del>
      <w:ins w:id="43" w:author="Larson, Danelle M" w:date="2026-02-02T10:10:00Z" w16du:dateUtc="2026-02-02T16:10:00Z">
        <w:r w:rsidR="00DA77DC">
          <w:rPr>
            <w:rFonts w:ascii="Times New Roman" w:eastAsia="MS Mincho" w:hAnsi="Times New Roman" w:cs="Times New Roman"/>
            <w:sz w:val="24"/>
            <w:szCs w:val="24"/>
          </w:rPr>
          <w:t>average percentage of</w:t>
        </w:r>
      </w:ins>
      <w:r w:rsidR="00EF2402">
        <w:rPr>
          <w:rFonts w:ascii="Times New Roman" w:eastAsia="MS Mincho" w:hAnsi="Times New Roman" w:cs="Times New Roman"/>
          <w:sz w:val="24"/>
          <w:szCs w:val="24"/>
        </w:rPr>
        <w:t xml:space="preserve"> variation </w:t>
      </w:r>
      <w:ins w:id="44" w:author="Larson, Danelle M" w:date="2026-02-02T10:11:00Z" w16du:dateUtc="2026-02-02T16:11:00Z">
        <w:r w:rsidR="00CA686A">
          <w:rPr>
            <w:rFonts w:ascii="Times New Roman" w:eastAsia="MS Mincho" w:hAnsi="Times New Roman" w:cs="Times New Roman"/>
            <w:sz w:val="24"/>
            <w:szCs w:val="24"/>
          </w:rPr>
          <w:t xml:space="preserve">in macrophyte species occurrences </w:t>
        </w:r>
      </w:ins>
      <w:r w:rsidR="00EF2402">
        <w:rPr>
          <w:rFonts w:ascii="Times New Roman" w:eastAsia="MS Mincho" w:hAnsi="Times New Roman" w:cs="Times New Roman"/>
          <w:sz w:val="24"/>
          <w:szCs w:val="24"/>
        </w:rPr>
        <w:t xml:space="preserve">explained </w:t>
      </w:r>
      <w:del w:id="45" w:author="Larson, Danelle M" w:date="2026-02-02T10:11:00Z" w16du:dateUtc="2026-02-02T16:11:00Z">
        <w:r w:rsidR="00523052" w:rsidDel="00CA686A">
          <w:rPr>
            <w:rFonts w:ascii="Times New Roman" w:eastAsia="MS Mincho" w:hAnsi="Times New Roman" w:cs="Times New Roman"/>
            <w:sz w:val="24"/>
            <w:szCs w:val="24"/>
          </w:rPr>
          <w:delText>for</w:delText>
        </w:r>
        <w:r w:rsidR="00EF2402" w:rsidDel="00CA686A">
          <w:rPr>
            <w:rFonts w:ascii="Times New Roman" w:eastAsia="MS Mincho" w:hAnsi="Times New Roman" w:cs="Times New Roman"/>
            <w:sz w:val="24"/>
            <w:szCs w:val="24"/>
          </w:rPr>
          <w:delText xml:space="preserve"> the</w:delText>
        </w:r>
      </w:del>
      <w:ins w:id="46" w:author="Larson, Danelle M" w:date="2026-02-02T10:11:00Z" w16du:dateUtc="2026-02-02T16:11:00Z">
        <w:r w:rsidR="00CA686A">
          <w:rPr>
            <w:rFonts w:ascii="Times New Roman" w:eastAsia="MS Mincho" w:hAnsi="Times New Roman" w:cs="Times New Roman"/>
            <w:sz w:val="24"/>
            <w:szCs w:val="24"/>
          </w:rPr>
          <w:t>by each</w:t>
        </w:r>
      </w:ins>
      <w:r w:rsidR="00EF2402">
        <w:rPr>
          <w:rFonts w:ascii="Times New Roman" w:eastAsia="MS Mincho" w:hAnsi="Times New Roman" w:cs="Times New Roman"/>
          <w:sz w:val="24"/>
          <w:szCs w:val="24"/>
        </w:rPr>
        <w:t xml:space="preserve"> fixed effect environmental covariates</w:t>
      </w:r>
      <w:r w:rsidR="00D2385B">
        <w:rPr>
          <w:rFonts w:ascii="Times New Roman" w:eastAsia="MS Mincho" w:hAnsi="Times New Roman" w:cs="Times New Roman"/>
          <w:sz w:val="24"/>
          <w:szCs w:val="24"/>
        </w:rPr>
        <w:t xml:space="preserve"> </w:t>
      </w:r>
      <w:del w:id="47" w:author="Larson, Danelle M" w:date="2026-02-02T10:11:00Z" w16du:dateUtc="2026-02-02T16:11:00Z">
        <w:r w:rsidR="00523052" w:rsidDel="00CA686A">
          <w:rPr>
            <w:rFonts w:ascii="Times New Roman" w:eastAsia="MS Mincho" w:hAnsi="Times New Roman" w:cs="Times New Roman"/>
            <w:sz w:val="24"/>
            <w:szCs w:val="24"/>
          </w:rPr>
          <w:delText xml:space="preserve">on macrophyte community assembly </w:delText>
        </w:r>
      </w:del>
      <w:r w:rsidR="00D2385B">
        <w:rPr>
          <w:rFonts w:ascii="Times New Roman" w:eastAsia="MS Mincho" w:hAnsi="Times New Roman" w:cs="Times New Roman"/>
          <w:sz w:val="24"/>
          <w:szCs w:val="24"/>
        </w:rPr>
        <w:t xml:space="preserve">as determined </w:t>
      </w:r>
      <w:del w:id="48" w:author="Larson, Danelle M" w:date="2026-02-02T10:11:00Z" w16du:dateUtc="2026-02-02T16:11:00Z">
        <w:r w:rsidR="00D2385B" w:rsidDel="00CA686A">
          <w:rPr>
            <w:rFonts w:ascii="Times New Roman" w:eastAsia="MS Mincho" w:hAnsi="Times New Roman" w:cs="Times New Roman"/>
            <w:sz w:val="24"/>
            <w:szCs w:val="24"/>
          </w:rPr>
          <w:delText xml:space="preserve">from </w:delText>
        </w:r>
      </w:del>
      <w:ins w:id="49" w:author="Larson, Danelle M" w:date="2026-02-02T10:11:00Z" w16du:dateUtc="2026-02-02T16:11:00Z">
        <w:r w:rsidR="00CA686A">
          <w:rPr>
            <w:rFonts w:ascii="Times New Roman" w:eastAsia="MS Mincho" w:hAnsi="Times New Roman" w:cs="Times New Roman"/>
            <w:sz w:val="24"/>
            <w:szCs w:val="24"/>
          </w:rPr>
          <w:t xml:space="preserve">by </w:t>
        </w:r>
      </w:ins>
      <w:r w:rsidR="00D2385B">
        <w:rPr>
          <w:rFonts w:ascii="Times New Roman" w:eastAsia="MS Mincho" w:hAnsi="Times New Roman" w:cs="Times New Roman"/>
          <w:sz w:val="24"/>
          <w:szCs w:val="24"/>
        </w:rPr>
        <w:t>variance partitioning.</w:t>
      </w:r>
      <w:r w:rsidR="008D5225" w:rsidRPr="00504DFF">
        <w:rPr>
          <w:rFonts w:ascii="Times New Roman" w:eastAsia="MS Mincho" w:hAnsi="Times New Roman" w:cs="Times New Roman"/>
          <w:sz w:val="24"/>
          <w:szCs w:val="24"/>
        </w:rPr>
        <w:t xml:space="preserve"> Covariates were modeled separately as </w:t>
      </w:r>
      <w:r w:rsidR="00E52C03">
        <w:rPr>
          <w:rFonts w:ascii="Times New Roman" w:eastAsia="MS Mincho" w:hAnsi="Times New Roman" w:cs="Times New Roman"/>
          <w:sz w:val="24"/>
          <w:szCs w:val="24"/>
        </w:rPr>
        <w:t>each</w:t>
      </w:r>
      <w:r w:rsidR="004D00AF">
        <w:rPr>
          <w:rFonts w:ascii="Times New Roman" w:eastAsia="MS Mincho" w:hAnsi="Times New Roman" w:cs="Times New Roman"/>
          <w:sz w:val="24"/>
          <w:szCs w:val="24"/>
        </w:rPr>
        <w:t xml:space="preserve"> </w:t>
      </w:r>
      <w:r w:rsidR="00100641">
        <w:rPr>
          <w:rFonts w:ascii="Times New Roman" w:eastAsia="MS Mincho" w:hAnsi="Times New Roman" w:cs="Times New Roman"/>
          <w:sz w:val="24"/>
          <w:szCs w:val="24"/>
        </w:rPr>
        <w:t>reach</w:t>
      </w:r>
      <w:r w:rsidR="0000321A">
        <w:rPr>
          <w:rFonts w:ascii="Times New Roman" w:eastAsia="MS Mincho" w:hAnsi="Times New Roman" w:cs="Times New Roman"/>
          <w:sz w:val="24"/>
          <w:szCs w:val="24"/>
        </w:rPr>
        <w:t>’s</w:t>
      </w:r>
      <w:r w:rsidR="0081683C">
        <w:rPr>
          <w:rFonts w:ascii="Times New Roman" w:eastAsia="MS Mincho" w:hAnsi="Times New Roman" w:cs="Times New Roman"/>
          <w:sz w:val="24"/>
          <w:szCs w:val="24"/>
        </w:rPr>
        <w:t xml:space="preserve"> annual</w:t>
      </w:r>
      <w:r w:rsidR="008D5225" w:rsidRPr="00504DFF">
        <w:rPr>
          <w:rFonts w:ascii="Times New Roman" w:eastAsia="MS Mincho" w:hAnsi="Times New Roman" w:cs="Times New Roman"/>
          <w:sz w:val="24"/>
          <w:szCs w:val="24"/>
        </w:rPr>
        <w:t xml:space="preserve"> mean</w:t>
      </w:r>
      <w:r w:rsidR="00287893">
        <w:rPr>
          <w:rFonts w:ascii="Times New Roman" w:eastAsia="MS Mincho" w:hAnsi="Times New Roman" w:cs="Times New Roman"/>
          <w:sz w:val="24"/>
          <w:szCs w:val="24"/>
        </w:rPr>
        <w:t xml:space="preserve"> </w:t>
      </w:r>
      <w:r w:rsidR="008D5225">
        <w:rPr>
          <w:rFonts w:ascii="Times New Roman" w:eastAsia="MS Mincho" w:hAnsi="Times New Roman" w:cs="Times New Roman"/>
          <w:sz w:val="24"/>
          <w:szCs w:val="24"/>
        </w:rPr>
        <w:t>(</w:t>
      </w:r>
      <w:r w:rsidR="00A2159F">
        <w:rPr>
          <w:rFonts w:ascii="Times New Roman" w:eastAsia="MS Mincho" w:hAnsi="Times New Roman" w:cs="Times New Roman"/>
          <w:sz w:val="24"/>
          <w:szCs w:val="24"/>
        </w:rPr>
        <w:t>“</w:t>
      </w:r>
      <w:proofErr w:type="spellStart"/>
      <w:r w:rsidR="00DB7641">
        <w:rPr>
          <w:rFonts w:ascii="Times New Roman" w:eastAsia="MS Mincho" w:hAnsi="Times New Roman" w:cs="Times New Roman"/>
          <w:sz w:val="24"/>
          <w:szCs w:val="24"/>
        </w:rPr>
        <w:t>COVARIATE</w:t>
      </w:r>
      <w:r w:rsidR="008D5225">
        <w:rPr>
          <w:rFonts w:ascii="Times New Roman" w:eastAsia="MS Mincho" w:hAnsi="Times New Roman" w:cs="Times New Roman"/>
          <w:sz w:val="24"/>
          <w:szCs w:val="24"/>
        </w:rPr>
        <w:t>_m</w:t>
      </w:r>
      <w:r w:rsidR="00DB7641">
        <w:rPr>
          <w:rFonts w:ascii="Times New Roman" w:eastAsia="MS Mincho" w:hAnsi="Times New Roman" w:cs="Times New Roman"/>
          <w:sz w:val="24"/>
          <w:szCs w:val="24"/>
        </w:rPr>
        <w:t>ean</w:t>
      </w:r>
      <w:proofErr w:type="spellEnd"/>
      <w:r w:rsidR="00A2159F">
        <w:rPr>
          <w:rFonts w:ascii="Times New Roman" w:eastAsia="MS Mincho" w:hAnsi="Times New Roman" w:cs="Times New Roman"/>
          <w:sz w:val="24"/>
          <w:szCs w:val="24"/>
        </w:rPr>
        <w:t>”</w:t>
      </w:r>
      <w:r w:rsidR="008D5225">
        <w:rPr>
          <w:rFonts w:ascii="Times New Roman" w:eastAsia="MS Mincho" w:hAnsi="Times New Roman" w:cs="Times New Roman"/>
          <w:sz w:val="24"/>
          <w:szCs w:val="24"/>
        </w:rPr>
        <w:t>)</w:t>
      </w:r>
      <w:r w:rsidR="008D5225" w:rsidRPr="00504DFF">
        <w:rPr>
          <w:rFonts w:ascii="Times New Roman" w:eastAsia="MS Mincho" w:hAnsi="Times New Roman" w:cs="Times New Roman"/>
          <w:sz w:val="24"/>
          <w:szCs w:val="24"/>
        </w:rPr>
        <w:t xml:space="preserve">, which indicates temporal variation through 22 years, and the </w:t>
      </w:r>
      <w:r w:rsidR="0081683C">
        <w:rPr>
          <w:rFonts w:ascii="Times New Roman" w:eastAsia="MS Mincho" w:hAnsi="Times New Roman" w:cs="Times New Roman"/>
          <w:sz w:val="24"/>
          <w:szCs w:val="24"/>
        </w:rPr>
        <w:t xml:space="preserve">annual </w:t>
      </w:r>
      <w:r w:rsidR="008D5225" w:rsidRPr="00504DFF">
        <w:rPr>
          <w:rFonts w:ascii="Times New Roman" w:eastAsia="MS Mincho" w:hAnsi="Times New Roman" w:cs="Times New Roman"/>
          <w:sz w:val="24"/>
          <w:szCs w:val="24"/>
        </w:rPr>
        <w:t xml:space="preserve">residual </w:t>
      </w:r>
      <w:r w:rsidR="008D5225">
        <w:rPr>
          <w:rFonts w:ascii="Times New Roman" w:eastAsia="MS Mincho" w:hAnsi="Times New Roman" w:cs="Times New Roman"/>
          <w:sz w:val="24"/>
          <w:szCs w:val="24"/>
        </w:rPr>
        <w:t>(</w:t>
      </w:r>
      <w:r w:rsidR="00973A3C">
        <w:rPr>
          <w:rFonts w:ascii="Times New Roman" w:eastAsia="MS Mincho" w:hAnsi="Times New Roman" w:cs="Times New Roman"/>
          <w:sz w:val="24"/>
          <w:szCs w:val="24"/>
        </w:rPr>
        <w:t>“</w:t>
      </w:r>
      <w:proofErr w:type="spellStart"/>
      <w:r w:rsidR="00DB7641">
        <w:rPr>
          <w:rFonts w:ascii="Times New Roman" w:eastAsia="MS Mincho" w:hAnsi="Times New Roman" w:cs="Times New Roman"/>
          <w:sz w:val="24"/>
          <w:szCs w:val="24"/>
        </w:rPr>
        <w:t>COVARIATE</w:t>
      </w:r>
      <w:r w:rsidR="008D5225">
        <w:rPr>
          <w:rFonts w:ascii="Times New Roman" w:eastAsia="MS Mincho" w:hAnsi="Times New Roman" w:cs="Times New Roman"/>
          <w:sz w:val="24"/>
          <w:szCs w:val="24"/>
        </w:rPr>
        <w:t>_</w:t>
      </w:r>
      <w:r w:rsidR="00DB7641">
        <w:rPr>
          <w:rFonts w:ascii="Times New Roman" w:eastAsia="MS Mincho" w:hAnsi="Times New Roman" w:cs="Times New Roman"/>
          <w:sz w:val="24"/>
          <w:szCs w:val="24"/>
        </w:rPr>
        <w:t>residual</w:t>
      </w:r>
      <w:proofErr w:type="spellEnd"/>
      <w:r w:rsidR="00973A3C">
        <w:rPr>
          <w:rFonts w:ascii="Times New Roman" w:eastAsia="MS Mincho" w:hAnsi="Times New Roman" w:cs="Times New Roman"/>
          <w:sz w:val="24"/>
          <w:szCs w:val="24"/>
        </w:rPr>
        <w:t>”</w:t>
      </w:r>
      <w:r w:rsidR="008D5225">
        <w:rPr>
          <w:rFonts w:ascii="Times New Roman" w:eastAsia="MS Mincho" w:hAnsi="Times New Roman" w:cs="Times New Roman"/>
          <w:sz w:val="24"/>
          <w:szCs w:val="24"/>
        </w:rPr>
        <w:t>)</w:t>
      </w:r>
      <w:r w:rsidR="008D5225" w:rsidRPr="00504DFF">
        <w:rPr>
          <w:rFonts w:ascii="Times New Roman" w:eastAsia="MS Mincho" w:hAnsi="Times New Roman" w:cs="Times New Roman"/>
          <w:sz w:val="24"/>
          <w:szCs w:val="24"/>
        </w:rPr>
        <w:t>, which indicates the spat</w:t>
      </w:r>
      <w:r w:rsidR="0023678C">
        <w:rPr>
          <w:rFonts w:ascii="Times New Roman" w:eastAsia="MS Mincho" w:hAnsi="Times New Roman" w:cs="Times New Roman"/>
          <w:sz w:val="24"/>
          <w:szCs w:val="24"/>
        </w:rPr>
        <w:t>ial</w:t>
      </w:r>
      <w:r w:rsidR="008D5225" w:rsidRPr="00504DFF">
        <w:rPr>
          <w:rFonts w:ascii="Times New Roman" w:eastAsia="MS Mincho" w:hAnsi="Times New Roman" w:cs="Times New Roman"/>
          <w:sz w:val="24"/>
          <w:szCs w:val="24"/>
        </w:rPr>
        <w:t xml:space="preserve"> variation</w:t>
      </w:r>
      <w:r w:rsidR="00954139">
        <w:rPr>
          <w:rFonts w:ascii="Times New Roman" w:eastAsia="MS Mincho" w:hAnsi="Times New Roman" w:cs="Times New Roman"/>
          <w:sz w:val="24"/>
          <w:szCs w:val="24"/>
        </w:rPr>
        <w:t xml:space="preserve"> within years</w:t>
      </w:r>
      <w:r w:rsidR="008D5225" w:rsidRPr="00504DFF">
        <w:rPr>
          <w:rFonts w:ascii="Times New Roman" w:eastAsia="MS Mincho" w:hAnsi="Times New Roman" w:cs="Times New Roman"/>
          <w:sz w:val="24"/>
          <w:szCs w:val="24"/>
        </w:rPr>
        <w:t>.</w:t>
      </w:r>
      <w:r w:rsidR="008D5225">
        <w:rPr>
          <w:rFonts w:ascii="Times New Roman" w:eastAsia="MS Mincho" w:hAnsi="Times New Roman" w:cs="Times New Roman"/>
          <w:sz w:val="24"/>
          <w:szCs w:val="24"/>
        </w:rPr>
        <w:t xml:space="preserve"> </w:t>
      </w:r>
    </w:p>
    <w:tbl>
      <w:tblPr>
        <w:tblW w:w="9118" w:type="dxa"/>
        <w:tblLook w:val="04A0" w:firstRow="1" w:lastRow="0" w:firstColumn="1" w:lastColumn="0" w:noHBand="0" w:noVBand="1"/>
      </w:tblPr>
      <w:tblGrid>
        <w:gridCol w:w="2369"/>
        <w:gridCol w:w="2853"/>
        <w:gridCol w:w="933"/>
        <w:gridCol w:w="1203"/>
        <w:gridCol w:w="880"/>
        <w:gridCol w:w="880"/>
      </w:tblGrid>
      <w:tr w:rsidR="003123EC" w:rsidRPr="003123EC" w14:paraId="6638C00C" w14:textId="77777777" w:rsidTr="003123EC">
        <w:trPr>
          <w:trHeight w:val="1905"/>
        </w:trPr>
        <w:tc>
          <w:tcPr>
            <w:tcW w:w="2372" w:type="dxa"/>
            <w:vMerge w:val="restart"/>
            <w:tcBorders>
              <w:top w:val="nil"/>
              <w:left w:val="nil"/>
              <w:bottom w:val="single" w:sz="8" w:space="0" w:color="000000"/>
              <w:right w:val="nil"/>
            </w:tcBorders>
            <w:vAlign w:val="center"/>
            <w:hideMark/>
          </w:tcPr>
          <w:p w14:paraId="09EBB86E"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Covariate grouping</w:t>
            </w:r>
          </w:p>
        </w:tc>
        <w:tc>
          <w:tcPr>
            <w:tcW w:w="2931" w:type="dxa"/>
            <w:vMerge w:val="restart"/>
            <w:tcBorders>
              <w:top w:val="nil"/>
              <w:left w:val="nil"/>
              <w:bottom w:val="single" w:sz="8" w:space="0" w:color="000000"/>
              <w:right w:val="nil"/>
            </w:tcBorders>
            <w:vAlign w:val="center"/>
            <w:hideMark/>
          </w:tcPr>
          <w:p w14:paraId="330F0E42"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Covariate</w:t>
            </w:r>
          </w:p>
        </w:tc>
        <w:tc>
          <w:tcPr>
            <w:tcW w:w="940" w:type="dxa"/>
            <w:vMerge w:val="restart"/>
            <w:tcBorders>
              <w:top w:val="nil"/>
              <w:left w:val="nil"/>
              <w:bottom w:val="single" w:sz="8" w:space="0" w:color="000000"/>
              <w:right w:val="nil"/>
            </w:tcBorders>
            <w:vAlign w:val="center"/>
            <w:hideMark/>
          </w:tcPr>
          <w:p w14:paraId="63A2B997"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1069" w:type="dxa"/>
            <w:vMerge w:val="restart"/>
            <w:tcBorders>
              <w:top w:val="nil"/>
              <w:left w:val="nil"/>
              <w:bottom w:val="single" w:sz="8" w:space="0" w:color="000000"/>
              <w:right w:val="nil"/>
            </w:tcBorders>
            <w:vAlign w:val="center"/>
            <w:hideMark/>
          </w:tcPr>
          <w:p w14:paraId="74B6B7DC" w14:textId="1563CB95" w:rsidR="003123EC" w:rsidRPr="003123EC" w:rsidRDefault="00FF589A" w:rsidP="003123EC">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Amount of variation explained (%)</w:t>
            </w:r>
          </w:p>
        </w:tc>
        <w:tc>
          <w:tcPr>
            <w:tcW w:w="903" w:type="dxa"/>
            <w:vMerge w:val="restart"/>
            <w:tcBorders>
              <w:top w:val="nil"/>
              <w:left w:val="nil"/>
              <w:bottom w:val="single" w:sz="8" w:space="0" w:color="000000"/>
              <w:right w:val="nil"/>
            </w:tcBorders>
            <w:vAlign w:val="center"/>
            <w:hideMark/>
          </w:tcPr>
          <w:p w14:paraId="20B8633E"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03" w:type="dxa"/>
            <w:vMerge w:val="restart"/>
            <w:tcBorders>
              <w:top w:val="nil"/>
              <w:left w:val="nil"/>
              <w:bottom w:val="single" w:sz="8" w:space="0" w:color="000000"/>
              <w:right w:val="nil"/>
            </w:tcBorders>
            <w:vAlign w:val="center"/>
            <w:hideMark/>
          </w:tcPr>
          <w:p w14:paraId="5CC3FFCA" w14:textId="77777777" w:rsidR="003123EC" w:rsidRPr="003123EC" w:rsidRDefault="003123EC" w:rsidP="003123EC">
            <w:pPr>
              <w:spacing w:after="0" w:line="240" w:lineRule="auto"/>
              <w:rPr>
                <w:rFonts w:ascii="Times New Roman" w:eastAsia="Times New Roman" w:hAnsi="Times New Roman" w:cs="Times New Roman"/>
                <w:sz w:val="20"/>
                <w:szCs w:val="20"/>
              </w:rPr>
            </w:pPr>
          </w:p>
        </w:tc>
      </w:tr>
      <w:tr w:rsidR="003123EC" w:rsidRPr="003123EC" w14:paraId="45E7FA23" w14:textId="77777777" w:rsidTr="003123EC">
        <w:trPr>
          <w:trHeight w:val="508"/>
        </w:trPr>
        <w:tc>
          <w:tcPr>
            <w:tcW w:w="2372" w:type="dxa"/>
            <w:vMerge/>
            <w:tcBorders>
              <w:top w:val="nil"/>
              <w:left w:val="nil"/>
              <w:bottom w:val="single" w:sz="8" w:space="0" w:color="000000"/>
              <w:right w:val="nil"/>
            </w:tcBorders>
            <w:vAlign w:val="center"/>
            <w:hideMark/>
          </w:tcPr>
          <w:p w14:paraId="2A2C7A22"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2931" w:type="dxa"/>
            <w:vMerge/>
            <w:tcBorders>
              <w:top w:val="nil"/>
              <w:left w:val="nil"/>
              <w:bottom w:val="single" w:sz="8" w:space="0" w:color="000000"/>
              <w:right w:val="nil"/>
            </w:tcBorders>
            <w:vAlign w:val="center"/>
            <w:hideMark/>
          </w:tcPr>
          <w:p w14:paraId="075621CD"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40" w:type="dxa"/>
            <w:vMerge/>
            <w:tcBorders>
              <w:top w:val="nil"/>
              <w:left w:val="nil"/>
              <w:bottom w:val="single" w:sz="8" w:space="0" w:color="000000"/>
              <w:right w:val="nil"/>
            </w:tcBorders>
            <w:vAlign w:val="center"/>
            <w:hideMark/>
          </w:tcPr>
          <w:p w14:paraId="0E5B78D6"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1069" w:type="dxa"/>
            <w:vMerge/>
            <w:tcBorders>
              <w:top w:val="nil"/>
              <w:left w:val="nil"/>
              <w:bottom w:val="single" w:sz="8" w:space="0" w:color="000000"/>
              <w:right w:val="nil"/>
            </w:tcBorders>
            <w:vAlign w:val="center"/>
            <w:hideMark/>
          </w:tcPr>
          <w:p w14:paraId="66376888"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03" w:type="dxa"/>
            <w:vMerge/>
            <w:tcBorders>
              <w:top w:val="nil"/>
              <w:left w:val="nil"/>
              <w:bottom w:val="single" w:sz="8" w:space="0" w:color="000000"/>
              <w:right w:val="nil"/>
            </w:tcBorders>
            <w:vAlign w:val="center"/>
            <w:hideMark/>
          </w:tcPr>
          <w:p w14:paraId="76B20B7C"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03" w:type="dxa"/>
            <w:vMerge/>
            <w:tcBorders>
              <w:top w:val="nil"/>
              <w:left w:val="nil"/>
              <w:bottom w:val="single" w:sz="8" w:space="0" w:color="000000"/>
              <w:right w:val="nil"/>
            </w:tcBorders>
            <w:vAlign w:val="center"/>
            <w:hideMark/>
          </w:tcPr>
          <w:p w14:paraId="276F8B56" w14:textId="77777777" w:rsidR="003123EC" w:rsidRPr="003123EC" w:rsidRDefault="003123EC" w:rsidP="003123EC">
            <w:pPr>
              <w:spacing w:after="0" w:line="240" w:lineRule="auto"/>
              <w:rPr>
                <w:rFonts w:ascii="Times New Roman" w:eastAsia="Times New Roman" w:hAnsi="Times New Roman" w:cs="Times New Roman"/>
                <w:sz w:val="20"/>
                <w:szCs w:val="20"/>
              </w:rPr>
            </w:pPr>
          </w:p>
        </w:tc>
      </w:tr>
      <w:tr w:rsidR="003123EC" w:rsidRPr="003123EC" w14:paraId="272D5917" w14:textId="77777777" w:rsidTr="003123EC">
        <w:trPr>
          <w:trHeight w:val="508"/>
        </w:trPr>
        <w:tc>
          <w:tcPr>
            <w:tcW w:w="2372" w:type="dxa"/>
            <w:vMerge/>
            <w:tcBorders>
              <w:top w:val="nil"/>
              <w:left w:val="nil"/>
              <w:bottom w:val="single" w:sz="8" w:space="0" w:color="000000"/>
              <w:right w:val="nil"/>
            </w:tcBorders>
            <w:vAlign w:val="center"/>
            <w:hideMark/>
          </w:tcPr>
          <w:p w14:paraId="6F73D8DE"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2931" w:type="dxa"/>
            <w:vMerge/>
            <w:tcBorders>
              <w:top w:val="nil"/>
              <w:left w:val="nil"/>
              <w:bottom w:val="single" w:sz="8" w:space="0" w:color="000000"/>
              <w:right w:val="nil"/>
            </w:tcBorders>
            <w:vAlign w:val="center"/>
            <w:hideMark/>
          </w:tcPr>
          <w:p w14:paraId="4A53B9C7"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40" w:type="dxa"/>
            <w:vMerge/>
            <w:tcBorders>
              <w:top w:val="nil"/>
              <w:left w:val="nil"/>
              <w:bottom w:val="single" w:sz="8" w:space="0" w:color="000000"/>
              <w:right w:val="nil"/>
            </w:tcBorders>
            <w:vAlign w:val="center"/>
            <w:hideMark/>
          </w:tcPr>
          <w:p w14:paraId="090AEE53"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1069" w:type="dxa"/>
            <w:vMerge/>
            <w:tcBorders>
              <w:top w:val="nil"/>
              <w:left w:val="nil"/>
              <w:bottom w:val="single" w:sz="8" w:space="0" w:color="000000"/>
              <w:right w:val="nil"/>
            </w:tcBorders>
            <w:vAlign w:val="center"/>
            <w:hideMark/>
          </w:tcPr>
          <w:p w14:paraId="03659044"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03" w:type="dxa"/>
            <w:vMerge/>
            <w:tcBorders>
              <w:top w:val="nil"/>
              <w:left w:val="nil"/>
              <w:bottom w:val="single" w:sz="8" w:space="0" w:color="000000"/>
              <w:right w:val="nil"/>
            </w:tcBorders>
            <w:vAlign w:val="center"/>
            <w:hideMark/>
          </w:tcPr>
          <w:p w14:paraId="6A5C3753"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03" w:type="dxa"/>
            <w:vMerge/>
            <w:tcBorders>
              <w:top w:val="nil"/>
              <w:left w:val="nil"/>
              <w:bottom w:val="single" w:sz="8" w:space="0" w:color="000000"/>
              <w:right w:val="nil"/>
            </w:tcBorders>
            <w:vAlign w:val="center"/>
            <w:hideMark/>
          </w:tcPr>
          <w:p w14:paraId="6EC354F3" w14:textId="77777777" w:rsidR="003123EC" w:rsidRPr="003123EC" w:rsidRDefault="003123EC" w:rsidP="003123EC">
            <w:pPr>
              <w:spacing w:after="0" w:line="240" w:lineRule="auto"/>
              <w:rPr>
                <w:rFonts w:ascii="Times New Roman" w:eastAsia="Times New Roman" w:hAnsi="Times New Roman" w:cs="Times New Roman"/>
                <w:sz w:val="20"/>
                <w:szCs w:val="20"/>
              </w:rPr>
            </w:pPr>
          </w:p>
        </w:tc>
      </w:tr>
      <w:tr w:rsidR="003123EC" w:rsidRPr="003123EC" w14:paraId="6769F553" w14:textId="77777777" w:rsidTr="003123EC">
        <w:trPr>
          <w:trHeight w:val="645"/>
        </w:trPr>
        <w:tc>
          <w:tcPr>
            <w:tcW w:w="2372" w:type="dxa"/>
            <w:tcBorders>
              <w:top w:val="nil"/>
              <w:left w:val="nil"/>
              <w:bottom w:val="nil"/>
              <w:right w:val="nil"/>
            </w:tcBorders>
            <w:vAlign w:val="center"/>
            <w:hideMark/>
          </w:tcPr>
          <w:p w14:paraId="11BF9FA0" w14:textId="77777777" w:rsidR="003123EC" w:rsidRPr="003123EC" w:rsidRDefault="003123EC" w:rsidP="003123EC">
            <w:pPr>
              <w:spacing w:after="0" w:line="240" w:lineRule="auto"/>
              <w:rPr>
                <w:rFonts w:ascii="Times New Roman" w:eastAsia="Times New Roman" w:hAnsi="Times New Roman" w:cs="Times New Roman"/>
                <w:sz w:val="20"/>
                <w:szCs w:val="20"/>
              </w:rPr>
            </w:pPr>
          </w:p>
        </w:tc>
        <w:tc>
          <w:tcPr>
            <w:tcW w:w="2931" w:type="dxa"/>
            <w:tcBorders>
              <w:top w:val="nil"/>
              <w:left w:val="nil"/>
              <w:bottom w:val="single" w:sz="8" w:space="0" w:color="auto"/>
              <w:right w:val="nil"/>
            </w:tcBorders>
            <w:vAlign w:val="center"/>
            <w:hideMark/>
          </w:tcPr>
          <w:p w14:paraId="7F5B6F8C"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 </w:t>
            </w:r>
          </w:p>
        </w:tc>
        <w:tc>
          <w:tcPr>
            <w:tcW w:w="940" w:type="dxa"/>
            <w:tcBorders>
              <w:top w:val="nil"/>
              <w:left w:val="nil"/>
              <w:bottom w:val="single" w:sz="8" w:space="0" w:color="auto"/>
              <w:right w:val="nil"/>
            </w:tcBorders>
            <w:vAlign w:val="center"/>
            <w:hideMark/>
          </w:tcPr>
          <w:p w14:paraId="71D3576D"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Upper Pool 4</w:t>
            </w:r>
          </w:p>
        </w:tc>
        <w:tc>
          <w:tcPr>
            <w:tcW w:w="1069" w:type="dxa"/>
            <w:tcBorders>
              <w:top w:val="nil"/>
              <w:left w:val="nil"/>
              <w:bottom w:val="single" w:sz="8" w:space="0" w:color="auto"/>
              <w:right w:val="nil"/>
            </w:tcBorders>
            <w:vAlign w:val="center"/>
            <w:hideMark/>
          </w:tcPr>
          <w:p w14:paraId="53CDDD51"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Lower Pool 4</w:t>
            </w:r>
          </w:p>
        </w:tc>
        <w:tc>
          <w:tcPr>
            <w:tcW w:w="903" w:type="dxa"/>
            <w:tcBorders>
              <w:top w:val="nil"/>
              <w:left w:val="nil"/>
              <w:bottom w:val="single" w:sz="8" w:space="0" w:color="auto"/>
              <w:right w:val="nil"/>
            </w:tcBorders>
            <w:vAlign w:val="center"/>
            <w:hideMark/>
          </w:tcPr>
          <w:p w14:paraId="1BB05BD9"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Pool 8</w:t>
            </w:r>
          </w:p>
        </w:tc>
        <w:tc>
          <w:tcPr>
            <w:tcW w:w="903" w:type="dxa"/>
            <w:tcBorders>
              <w:top w:val="nil"/>
              <w:left w:val="nil"/>
              <w:bottom w:val="single" w:sz="8" w:space="0" w:color="auto"/>
              <w:right w:val="nil"/>
            </w:tcBorders>
            <w:vAlign w:val="center"/>
            <w:hideMark/>
          </w:tcPr>
          <w:p w14:paraId="57C04B21"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Pool 13</w:t>
            </w:r>
          </w:p>
        </w:tc>
      </w:tr>
      <w:tr w:rsidR="003123EC" w:rsidRPr="003123EC" w14:paraId="03F41A13" w14:textId="77777777" w:rsidTr="003123EC">
        <w:trPr>
          <w:trHeight w:val="315"/>
        </w:trPr>
        <w:tc>
          <w:tcPr>
            <w:tcW w:w="2372" w:type="dxa"/>
            <w:tcBorders>
              <w:top w:val="nil"/>
              <w:left w:val="nil"/>
              <w:bottom w:val="nil"/>
              <w:right w:val="nil"/>
            </w:tcBorders>
            <w:vAlign w:val="center"/>
            <w:hideMark/>
          </w:tcPr>
          <w:p w14:paraId="66F5527B"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2931" w:type="dxa"/>
            <w:tcBorders>
              <w:top w:val="nil"/>
              <w:left w:val="nil"/>
              <w:bottom w:val="nil"/>
              <w:right w:val="nil"/>
            </w:tcBorders>
            <w:vAlign w:val="center"/>
            <w:hideMark/>
          </w:tcPr>
          <w:p w14:paraId="6C6A3703"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(Intercept)</w:t>
            </w:r>
          </w:p>
        </w:tc>
        <w:tc>
          <w:tcPr>
            <w:tcW w:w="940" w:type="dxa"/>
            <w:tcBorders>
              <w:top w:val="nil"/>
              <w:left w:val="nil"/>
              <w:bottom w:val="nil"/>
              <w:right w:val="nil"/>
            </w:tcBorders>
            <w:vAlign w:val="center"/>
            <w:hideMark/>
          </w:tcPr>
          <w:p w14:paraId="41CD515F"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0.54</w:t>
            </w:r>
          </w:p>
        </w:tc>
        <w:tc>
          <w:tcPr>
            <w:tcW w:w="1069" w:type="dxa"/>
            <w:tcBorders>
              <w:top w:val="nil"/>
              <w:left w:val="nil"/>
              <w:bottom w:val="nil"/>
              <w:right w:val="nil"/>
            </w:tcBorders>
            <w:vAlign w:val="center"/>
            <w:hideMark/>
          </w:tcPr>
          <w:p w14:paraId="7CB776E9"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0.06</w:t>
            </w:r>
          </w:p>
        </w:tc>
        <w:tc>
          <w:tcPr>
            <w:tcW w:w="903" w:type="dxa"/>
            <w:tcBorders>
              <w:top w:val="nil"/>
              <w:left w:val="nil"/>
              <w:bottom w:val="nil"/>
              <w:right w:val="nil"/>
            </w:tcBorders>
            <w:vAlign w:val="center"/>
            <w:hideMark/>
          </w:tcPr>
          <w:p w14:paraId="2559BAD6"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c>
          <w:tcPr>
            <w:tcW w:w="903" w:type="dxa"/>
            <w:tcBorders>
              <w:top w:val="nil"/>
              <w:left w:val="nil"/>
              <w:bottom w:val="nil"/>
              <w:right w:val="nil"/>
            </w:tcBorders>
            <w:vAlign w:val="center"/>
            <w:hideMark/>
          </w:tcPr>
          <w:p w14:paraId="7E6176AF"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r>
      <w:tr w:rsidR="003123EC" w:rsidRPr="003123EC" w14:paraId="3C428F46"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469904AC"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7755160B"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proofErr w:type="spellStart"/>
            <w:r w:rsidRPr="003123EC">
              <w:rPr>
                <w:rFonts w:ascii="Times New Roman" w:eastAsia="MS Mincho" w:hAnsi="Times New Roman" w:cs="Times New Roman"/>
                <w:color w:val="000000"/>
                <w:sz w:val="24"/>
                <w:szCs w:val="24"/>
              </w:rPr>
              <w:t>AVGDEPTH_mean</w:t>
            </w:r>
            <w:proofErr w:type="spellEnd"/>
          </w:p>
        </w:tc>
        <w:tc>
          <w:tcPr>
            <w:tcW w:w="940" w:type="dxa"/>
            <w:tcBorders>
              <w:top w:val="nil"/>
              <w:left w:val="nil"/>
              <w:bottom w:val="nil"/>
              <w:right w:val="nil"/>
            </w:tcBorders>
            <w:shd w:val="clear" w:color="auto" w:fill="808080" w:themeFill="background1" w:themeFillShade="80"/>
            <w:vAlign w:val="center"/>
            <w:hideMark/>
          </w:tcPr>
          <w:p w14:paraId="163BA2D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c>
          <w:tcPr>
            <w:tcW w:w="1069" w:type="dxa"/>
            <w:tcBorders>
              <w:top w:val="nil"/>
              <w:left w:val="nil"/>
              <w:bottom w:val="nil"/>
              <w:right w:val="nil"/>
            </w:tcBorders>
            <w:shd w:val="clear" w:color="auto" w:fill="808080" w:themeFill="background1" w:themeFillShade="80"/>
            <w:vAlign w:val="center"/>
            <w:hideMark/>
          </w:tcPr>
          <w:p w14:paraId="08E34C9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c>
          <w:tcPr>
            <w:tcW w:w="903" w:type="dxa"/>
            <w:tcBorders>
              <w:top w:val="nil"/>
              <w:left w:val="nil"/>
              <w:bottom w:val="nil"/>
              <w:right w:val="nil"/>
            </w:tcBorders>
            <w:shd w:val="clear" w:color="auto" w:fill="808080" w:themeFill="background1" w:themeFillShade="80"/>
            <w:vAlign w:val="center"/>
            <w:hideMark/>
          </w:tcPr>
          <w:p w14:paraId="12FE8DC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c>
          <w:tcPr>
            <w:tcW w:w="903" w:type="dxa"/>
            <w:tcBorders>
              <w:top w:val="nil"/>
              <w:left w:val="nil"/>
              <w:bottom w:val="nil"/>
              <w:right w:val="nil"/>
            </w:tcBorders>
            <w:shd w:val="clear" w:color="auto" w:fill="808080" w:themeFill="background1" w:themeFillShade="80"/>
            <w:vAlign w:val="center"/>
            <w:hideMark/>
          </w:tcPr>
          <w:p w14:paraId="4A910ED6"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r>
      <w:tr w:rsidR="003123EC" w:rsidRPr="003123EC" w14:paraId="57860E16"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607F415A"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0CFAFA22"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AVGDEPTH _residual</w:t>
            </w:r>
          </w:p>
        </w:tc>
        <w:tc>
          <w:tcPr>
            <w:tcW w:w="940" w:type="dxa"/>
            <w:tcBorders>
              <w:top w:val="nil"/>
              <w:left w:val="nil"/>
              <w:bottom w:val="nil"/>
              <w:right w:val="nil"/>
            </w:tcBorders>
            <w:shd w:val="clear" w:color="auto" w:fill="808080" w:themeFill="background1" w:themeFillShade="80"/>
            <w:vAlign w:val="center"/>
            <w:hideMark/>
          </w:tcPr>
          <w:p w14:paraId="135A951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0.56</w:t>
            </w:r>
          </w:p>
        </w:tc>
        <w:tc>
          <w:tcPr>
            <w:tcW w:w="1069" w:type="dxa"/>
            <w:tcBorders>
              <w:top w:val="nil"/>
              <w:left w:val="nil"/>
              <w:bottom w:val="nil"/>
              <w:right w:val="nil"/>
            </w:tcBorders>
            <w:shd w:val="clear" w:color="auto" w:fill="808080" w:themeFill="background1" w:themeFillShade="80"/>
            <w:vAlign w:val="center"/>
            <w:hideMark/>
          </w:tcPr>
          <w:p w14:paraId="15154ED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c>
          <w:tcPr>
            <w:tcW w:w="903" w:type="dxa"/>
            <w:tcBorders>
              <w:top w:val="nil"/>
              <w:left w:val="nil"/>
              <w:bottom w:val="nil"/>
              <w:right w:val="nil"/>
            </w:tcBorders>
            <w:shd w:val="clear" w:color="auto" w:fill="808080" w:themeFill="background1" w:themeFillShade="80"/>
            <w:vAlign w:val="center"/>
            <w:hideMark/>
          </w:tcPr>
          <w:p w14:paraId="6D7D971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0.07</w:t>
            </w:r>
          </w:p>
        </w:tc>
        <w:tc>
          <w:tcPr>
            <w:tcW w:w="903" w:type="dxa"/>
            <w:tcBorders>
              <w:top w:val="nil"/>
              <w:left w:val="nil"/>
              <w:bottom w:val="nil"/>
              <w:right w:val="nil"/>
            </w:tcBorders>
            <w:shd w:val="clear" w:color="auto" w:fill="808080" w:themeFill="background1" w:themeFillShade="80"/>
            <w:vAlign w:val="center"/>
            <w:hideMark/>
          </w:tcPr>
          <w:p w14:paraId="061B4905"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0.07</w:t>
            </w:r>
          </w:p>
        </w:tc>
      </w:tr>
      <w:tr w:rsidR="003123EC" w:rsidRPr="003123EC" w14:paraId="2DDF9C26"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4CD749C4"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7A35D3FE"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proofErr w:type="spellStart"/>
            <w:r w:rsidRPr="003123EC">
              <w:rPr>
                <w:rFonts w:ascii="Times New Roman" w:eastAsia="Times New Roman" w:hAnsi="Times New Roman" w:cs="Times New Roman"/>
                <w:color w:val="000000"/>
                <w:sz w:val="24"/>
                <w:szCs w:val="24"/>
              </w:rPr>
              <w:t>VELOCITY_mean</w:t>
            </w:r>
            <w:proofErr w:type="spellEnd"/>
          </w:p>
        </w:tc>
        <w:tc>
          <w:tcPr>
            <w:tcW w:w="940" w:type="dxa"/>
            <w:tcBorders>
              <w:top w:val="nil"/>
              <w:left w:val="nil"/>
              <w:bottom w:val="nil"/>
              <w:right w:val="nil"/>
            </w:tcBorders>
            <w:shd w:val="clear" w:color="auto" w:fill="808080" w:themeFill="background1" w:themeFillShade="80"/>
            <w:vAlign w:val="center"/>
            <w:hideMark/>
          </w:tcPr>
          <w:p w14:paraId="7E12B7C6"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0.58</w:t>
            </w:r>
          </w:p>
        </w:tc>
        <w:tc>
          <w:tcPr>
            <w:tcW w:w="1069" w:type="dxa"/>
            <w:tcBorders>
              <w:top w:val="nil"/>
              <w:left w:val="nil"/>
              <w:bottom w:val="nil"/>
              <w:right w:val="nil"/>
            </w:tcBorders>
            <w:shd w:val="clear" w:color="auto" w:fill="808080" w:themeFill="background1" w:themeFillShade="80"/>
            <w:vAlign w:val="center"/>
            <w:hideMark/>
          </w:tcPr>
          <w:p w14:paraId="2F21148D"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c>
          <w:tcPr>
            <w:tcW w:w="903" w:type="dxa"/>
            <w:tcBorders>
              <w:top w:val="nil"/>
              <w:left w:val="nil"/>
              <w:bottom w:val="nil"/>
              <w:right w:val="nil"/>
            </w:tcBorders>
            <w:shd w:val="clear" w:color="auto" w:fill="808080" w:themeFill="background1" w:themeFillShade="80"/>
            <w:vAlign w:val="center"/>
            <w:hideMark/>
          </w:tcPr>
          <w:p w14:paraId="231E352C"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c>
          <w:tcPr>
            <w:tcW w:w="903" w:type="dxa"/>
            <w:tcBorders>
              <w:top w:val="nil"/>
              <w:left w:val="nil"/>
              <w:bottom w:val="nil"/>
              <w:right w:val="nil"/>
            </w:tcBorders>
            <w:shd w:val="clear" w:color="auto" w:fill="808080" w:themeFill="background1" w:themeFillShade="80"/>
            <w:vAlign w:val="center"/>
            <w:hideMark/>
          </w:tcPr>
          <w:p w14:paraId="58EAAB8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r>
      <w:tr w:rsidR="003123EC" w:rsidRPr="003123EC" w14:paraId="438B227D"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76762E0D"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2ED1972B"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VELOCITY _ residual</w:t>
            </w:r>
          </w:p>
        </w:tc>
        <w:tc>
          <w:tcPr>
            <w:tcW w:w="940" w:type="dxa"/>
            <w:tcBorders>
              <w:top w:val="nil"/>
              <w:left w:val="nil"/>
              <w:bottom w:val="nil"/>
              <w:right w:val="nil"/>
            </w:tcBorders>
            <w:shd w:val="clear" w:color="auto" w:fill="808080" w:themeFill="background1" w:themeFillShade="80"/>
            <w:vAlign w:val="center"/>
            <w:hideMark/>
          </w:tcPr>
          <w:p w14:paraId="39A11C9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0.23</w:t>
            </w:r>
          </w:p>
        </w:tc>
        <w:tc>
          <w:tcPr>
            <w:tcW w:w="1069" w:type="dxa"/>
            <w:tcBorders>
              <w:top w:val="nil"/>
              <w:left w:val="nil"/>
              <w:bottom w:val="nil"/>
              <w:right w:val="nil"/>
            </w:tcBorders>
            <w:shd w:val="clear" w:color="auto" w:fill="808080" w:themeFill="background1" w:themeFillShade="80"/>
            <w:vAlign w:val="center"/>
            <w:hideMark/>
          </w:tcPr>
          <w:p w14:paraId="74D1DF9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c>
          <w:tcPr>
            <w:tcW w:w="903" w:type="dxa"/>
            <w:tcBorders>
              <w:top w:val="nil"/>
              <w:left w:val="nil"/>
              <w:bottom w:val="nil"/>
              <w:right w:val="nil"/>
            </w:tcBorders>
            <w:shd w:val="clear" w:color="auto" w:fill="808080" w:themeFill="background1" w:themeFillShade="80"/>
            <w:vAlign w:val="center"/>
            <w:hideMark/>
          </w:tcPr>
          <w:p w14:paraId="327C43F5"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0.19</w:t>
            </w:r>
          </w:p>
        </w:tc>
        <w:tc>
          <w:tcPr>
            <w:tcW w:w="903" w:type="dxa"/>
            <w:tcBorders>
              <w:top w:val="nil"/>
              <w:left w:val="nil"/>
              <w:bottom w:val="nil"/>
              <w:right w:val="nil"/>
            </w:tcBorders>
            <w:shd w:val="clear" w:color="auto" w:fill="808080" w:themeFill="background1" w:themeFillShade="80"/>
            <w:vAlign w:val="center"/>
            <w:hideMark/>
          </w:tcPr>
          <w:p w14:paraId="6447D136"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0.18</w:t>
            </w:r>
          </w:p>
        </w:tc>
      </w:tr>
      <w:tr w:rsidR="003123EC" w:rsidRPr="003123EC" w14:paraId="10E06A94"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4BB6E595"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42926C9B"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CONNECTIVITY_ mean</w:t>
            </w:r>
          </w:p>
        </w:tc>
        <w:tc>
          <w:tcPr>
            <w:tcW w:w="940" w:type="dxa"/>
            <w:tcBorders>
              <w:top w:val="nil"/>
              <w:left w:val="nil"/>
              <w:bottom w:val="nil"/>
              <w:right w:val="nil"/>
            </w:tcBorders>
            <w:shd w:val="clear" w:color="auto" w:fill="808080" w:themeFill="background1" w:themeFillShade="80"/>
            <w:vAlign w:val="center"/>
            <w:hideMark/>
          </w:tcPr>
          <w:p w14:paraId="065D4A3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0.42</w:t>
            </w:r>
          </w:p>
        </w:tc>
        <w:tc>
          <w:tcPr>
            <w:tcW w:w="1069" w:type="dxa"/>
            <w:tcBorders>
              <w:top w:val="nil"/>
              <w:left w:val="nil"/>
              <w:bottom w:val="nil"/>
              <w:right w:val="nil"/>
            </w:tcBorders>
            <w:shd w:val="clear" w:color="auto" w:fill="808080" w:themeFill="background1" w:themeFillShade="80"/>
            <w:vAlign w:val="center"/>
            <w:hideMark/>
          </w:tcPr>
          <w:p w14:paraId="43F57DB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808080" w:themeFill="background1" w:themeFillShade="80"/>
            <w:vAlign w:val="center"/>
            <w:hideMark/>
          </w:tcPr>
          <w:p w14:paraId="3BE3DB59"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0.11</w:t>
            </w:r>
          </w:p>
        </w:tc>
        <w:tc>
          <w:tcPr>
            <w:tcW w:w="903" w:type="dxa"/>
            <w:tcBorders>
              <w:top w:val="nil"/>
              <w:left w:val="nil"/>
              <w:bottom w:val="nil"/>
              <w:right w:val="nil"/>
            </w:tcBorders>
            <w:shd w:val="clear" w:color="auto" w:fill="808080" w:themeFill="background1" w:themeFillShade="80"/>
            <w:vAlign w:val="center"/>
            <w:hideMark/>
          </w:tcPr>
          <w:p w14:paraId="2F62BC53"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0.11</w:t>
            </w:r>
          </w:p>
        </w:tc>
      </w:tr>
      <w:tr w:rsidR="003123EC" w:rsidRPr="003123EC" w14:paraId="772AEE92"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0C656FD5"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2A7FFD78"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CONNECTIVITY _ residual</w:t>
            </w:r>
          </w:p>
        </w:tc>
        <w:tc>
          <w:tcPr>
            <w:tcW w:w="940" w:type="dxa"/>
            <w:tcBorders>
              <w:top w:val="nil"/>
              <w:left w:val="nil"/>
              <w:bottom w:val="nil"/>
              <w:right w:val="nil"/>
            </w:tcBorders>
            <w:shd w:val="clear" w:color="auto" w:fill="808080" w:themeFill="background1" w:themeFillShade="80"/>
            <w:vAlign w:val="center"/>
            <w:hideMark/>
          </w:tcPr>
          <w:p w14:paraId="0B2BBC3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w:t>
            </w:r>
          </w:p>
        </w:tc>
        <w:tc>
          <w:tcPr>
            <w:tcW w:w="1069" w:type="dxa"/>
            <w:tcBorders>
              <w:top w:val="nil"/>
              <w:left w:val="nil"/>
              <w:bottom w:val="nil"/>
              <w:right w:val="nil"/>
            </w:tcBorders>
            <w:shd w:val="clear" w:color="auto" w:fill="808080" w:themeFill="background1" w:themeFillShade="80"/>
            <w:vAlign w:val="center"/>
            <w:hideMark/>
          </w:tcPr>
          <w:p w14:paraId="27DF3DE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808080" w:themeFill="background1" w:themeFillShade="80"/>
            <w:vAlign w:val="center"/>
            <w:hideMark/>
          </w:tcPr>
          <w:p w14:paraId="3A559C4F"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0.21</w:t>
            </w:r>
          </w:p>
        </w:tc>
        <w:tc>
          <w:tcPr>
            <w:tcW w:w="903" w:type="dxa"/>
            <w:tcBorders>
              <w:top w:val="nil"/>
              <w:left w:val="nil"/>
              <w:bottom w:val="nil"/>
              <w:right w:val="nil"/>
            </w:tcBorders>
            <w:shd w:val="clear" w:color="auto" w:fill="808080" w:themeFill="background1" w:themeFillShade="80"/>
            <w:vAlign w:val="center"/>
            <w:hideMark/>
          </w:tcPr>
          <w:p w14:paraId="015A45B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0.22</w:t>
            </w:r>
          </w:p>
        </w:tc>
      </w:tr>
      <w:tr w:rsidR="003123EC" w:rsidRPr="003123EC" w14:paraId="3A1C4928"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450F57FE"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78AF75F9"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EXCEEDANCE_ mean</w:t>
            </w:r>
          </w:p>
        </w:tc>
        <w:tc>
          <w:tcPr>
            <w:tcW w:w="940" w:type="dxa"/>
            <w:tcBorders>
              <w:top w:val="nil"/>
              <w:left w:val="nil"/>
              <w:bottom w:val="nil"/>
              <w:right w:val="nil"/>
            </w:tcBorders>
            <w:shd w:val="clear" w:color="auto" w:fill="808080" w:themeFill="background1" w:themeFillShade="80"/>
            <w:vAlign w:val="center"/>
            <w:hideMark/>
          </w:tcPr>
          <w:p w14:paraId="7E4DD554"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0.25</w:t>
            </w:r>
          </w:p>
        </w:tc>
        <w:tc>
          <w:tcPr>
            <w:tcW w:w="1069" w:type="dxa"/>
            <w:tcBorders>
              <w:top w:val="nil"/>
              <w:left w:val="nil"/>
              <w:bottom w:val="nil"/>
              <w:right w:val="nil"/>
            </w:tcBorders>
            <w:shd w:val="clear" w:color="auto" w:fill="808080" w:themeFill="background1" w:themeFillShade="80"/>
            <w:vAlign w:val="center"/>
            <w:hideMark/>
          </w:tcPr>
          <w:p w14:paraId="0AFDEBBC"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808080" w:themeFill="background1" w:themeFillShade="80"/>
            <w:vAlign w:val="center"/>
            <w:hideMark/>
          </w:tcPr>
          <w:p w14:paraId="4A493448"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c>
          <w:tcPr>
            <w:tcW w:w="903" w:type="dxa"/>
            <w:tcBorders>
              <w:top w:val="nil"/>
              <w:left w:val="nil"/>
              <w:bottom w:val="nil"/>
              <w:right w:val="nil"/>
            </w:tcBorders>
            <w:shd w:val="clear" w:color="auto" w:fill="808080" w:themeFill="background1" w:themeFillShade="80"/>
            <w:vAlign w:val="center"/>
            <w:hideMark/>
          </w:tcPr>
          <w:p w14:paraId="756795B4"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r>
      <w:tr w:rsidR="003123EC" w:rsidRPr="003123EC" w14:paraId="70AAA558"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6A2F508E"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34324D4D"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EXCEEDANCE _ residual</w:t>
            </w:r>
          </w:p>
        </w:tc>
        <w:tc>
          <w:tcPr>
            <w:tcW w:w="940" w:type="dxa"/>
            <w:tcBorders>
              <w:top w:val="nil"/>
              <w:left w:val="nil"/>
              <w:bottom w:val="nil"/>
              <w:right w:val="nil"/>
            </w:tcBorders>
            <w:shd w:val="clear" w:color="auto" w:fill="808080" w:themeFill="background1" w:themeFillShade="80"/>
            <w:vAlign w:val="center"/>
            <w:hideMark/>
          </w:tcPr>
          <w:p w14:paraId="08CC442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0.15</w:t>
            </w:r>
          </w:p>
        </w:tc>
        <w:tc>
          <w:tcPr>
            <w:tcW w:w="1069" w:type="dxa"/>
            <w:tcBorders>
              <w:top w:val="nil"/>
              <w:left w:val="nil"/>
              <w:bottom w:val="nil"/>
              <w:right w:val="nil"/>
            </w:tcBorders>
            <w:shd w:val="clear" w:color="auto" w:fill="808080" w:themeFill="background1" w:themeFillShade="80"/>
            <w:vAlign w:val="center"/>
            <w:hideMark/>
          </w:tcPr>
          <w:p w14:paraId="1F5FB3C9"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0.34</w:t>
            </w:r>
          </w:p>
        </w:tc>
        <w:tc>
          <w:tcPr>
            <w:tcW w:w="903" w:type="dxa"/>
            <w:tcBorders>
              <w:top w:val="nil"/>
              <w:left w:val="nil"/>
              <w:bottom w:val="nil"/>
              <w:right w:val="nil"/>
            </w:tcBorders>
            <w:shd w:val="clear" w:color="auto" w:fill="808080" w:themeFill="background1" w:themeFillShade="80"/>
            <w:vAlign w:val="center"/>
            <w:hideMark/>
          </w:tcPr>
          <w:p w14:paraId="3580E629"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0.06</w:t>
            </w:r>
          </w:p>
        </w:tc>
        <w:tc>
          <w:tcPr>
            <w:tcW w:w="903" w:type="dxa"/>
            <w:tcBorders>
              <w:top w:val="nil"/>
              <w:left w:val="nil"/>
              <w:bottom w:val="nil"/>
              <w:right w:val="nil"/>
            </w:tcBorders>
            <w:shd w:val="clear" w:color="auto" w:fill="808080" w:themeFill="background1" w:themeFillShade="80"/>
            <w:vAlign w:val="center"/>
            <w:hideMark/>
          </w:tcPr>
          <w:p w14:paraId="2D0A78F4"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0.06</w:t>
            </w:r>
          </w:p>
        </w:tc>
      </w:tr>
      <w:tr w:rsidR="003123EC" w:rsidRPr="003123EC" w14:paraId="6039AE53"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5D9625BD"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6432BEC4"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logN_ mean</w:t>
            </w:r>
          </w:p>
        </w:tc>
        <w:tc>
          <w:tcPr>
            <w:tcW w:w="940" w:type="dxa"/>
            <w:tcBorders>
              <w:top w:val="nil"/>
              <w:left w:val="nil"/>
              <w:bottom w:val="nil"/>
              <w:right w:val="nil"/>
            </w:tcBorders>
            <w:shd w:val="clear" w:color="auto" w:fill="BFBFBF" w:themeFill="background1" w:themeFillShade="BF"/>
            <w:vAlign w:val="center"/>
            <w:hideMark/>
          </w:tcPr>
          <w:p w14:paraId="09CD4FC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0.41</w:t>
            </w:r>
          </w:p>
        </w:tc>
        <w:tc>
          <w:tcPr>
            <w:tcW w:w="1069" w:type="dxa"/>
            <w:tcBorders>
              <w:top w:val="nil"/>
              <w:left w:val="nil"/>
              <w:bottom w:val="nil"/>
              <w:right w:val="nil"/>
            </w:tcBorders>
            <w:shd w:val="clear" w:color="auto" w:fill="BFBFBF" w:themeFill="background1" w:themeFillShade="BF"/>
            <w:vAlign w:val="center"/>
            <w:hideMark/>
          </w:tcPr>
          <w:p w14:paraId="24795DD5"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0.31</w:t>
            </w:r>
          </w:p>
        </w:tc>
        <w:tc>
          <w:tcPr>
            <w:tcW w:w="903" w:type="dxa"/>
            <w:tcBorders>
              <w:top w:val="nil"/>
              <w:left w:val="nil"/>
              <w:bottom w:val="nil"/>
              <w:right w:val="nil"/>
            </w:tcBorders>
            <w:shd w:val="clear" w:color="auto" w:fill="BFBFBF" w:themeFill="background1" w:themeFillShade="BF"/>
            <w:vAlign w:val="center"/>
            <w:hideMark/>
          </w:tcPr>
          <w:p w14:paraId="5F11692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0.04</w:t>
            </w:r>
          </w:p>
        </w:tc>
        <w:tc>
          <w:tcPr>
            <w:tcW w:w="903" w:type="dxa"/>
            <w:tcBorders>
              <w:top w:val="nil"/>
              <w:left w:val="nil"/>
              <w:bottom w:val="nil"/>
              <w:right w:val="nil"/>
            </w:tcBorders>
            <w:shd w:val="clear" w:color="auto" w:fill="BFBFBF" w:themeFill="background1" w:themeFillShade="BF"/>
            <w:vAlign w:val="center"/>
            <w:hideMark/>
          </w:tcPr>
          <w:p w14:paraId="39FAEC08"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0.04</w:t>
            </w:r>
          </w:p>
        </w:tc>
      </w:tr>
      <w:tr w:rsidR="003123EC" w:rsidRPr="003123EC" w14:paraId="17A585C5"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1FE182C4"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29626029"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logN_ residual</w:t>
            </w:r>
          </w:p>
        </w:tc>
        <w:tc>
          <w:tcPr>
            <w:tcW w:w="940" w:type="dxa"/>
            <w:tcBorders>
              <w:top w:val="nil"/>
              <w:left w:val="nil"/>
              <w:bottom w:val="nil"/>
              <w:right w:val="nil"/>
            </w:tcBorders>
            <w:shd w:val="clear" w:color="auto" w:fill="BFBFBF" w:themeFill="background1" w:themeFillShade="BF"/>
            <w:vAlign w:val="center"/>
            <w:hideMark/>
          </w:tcPr>
          <w:p w14:paraId="3E0FDF4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0.21</w:t>
            </w:r>
          </w:p>
        </w:tc>
        <w:tc>
          <w:tcPr>
            <w:tcW w:w="1069" w:type="dxa"/>
            <w:tcBorders>
              <w:top w:val="nil"/>
              <w:left w:val="nil"/>
              <w:bottom w:val="nil"/>
              <w:right w:val="nil"/>
            </w:tcBorders>
            <w:shd w:val="clear" w:color="auto" w:fill="BFBFBF" w:themeFill="background1" w:themeFillShade="BF"/>
            <w:vAlign w:val="center"/>
            <w:hideMark/>
          </w:tcPr>
          <w:p w14:paraId="01F4C31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0.06</w:t>
            </w:r>
          </w:p>
        </w:tc>
        <w:tc>
          <w:tcPr>
            <w:tcW w:w="903" w:type="dxa"/>
            <w:tcBorders>
              <w:top w:val="nil"/>
              <w:left w:val="nil"/>
              <w:bottom w:val="nil"/>
              <w:right w:val="nil"/>
            </w:tcBorders>
            <w:shd w:val="clear" w:color="auto" w:fill="BFBFBF" w:themeFill="background1" w:themeFillShade="BF"/>
            <w:vAlign w:val="center"/>
            <w:hideMark/>
          </w:tcPr>
          <w:p w14:paraId="25EC1FB8"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c>
          <w:tcPr>
            <w:tcW w:w="903" w:type="dxa"/>
            <w:tcBorders>
              <w:top w:val="nil"/>
              <w:left w:val="nil"/>
              <w:bottom w:val="nil"/>
              <w:right w:val="nil"/>
            </w:tcBorders>
            <w:shd w:val="clear" w:color="auto" w:fill="BFBFBF" w:themeFill="background1" w:themeFillShade="BF"/>
            <w:vAlign w:val="center"/>
            <w:hideMark/>
          </w:tcPr>
          <w:p w14:paraId="6E89A6B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r>
      <w:tr w:rsidR="003123EC" w:rsidRPr="003123EC" w14:paraId="06ABB993"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4409A5FE"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4131C96E"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logP_ mean</w:t>
            </w:r>
          </w:p>
        </w:tc>
        <w:tc>
          <w:tcPr>
            <w:tcW w:w="940" w:type="dxa"/>
            <w:tcBorders>
              <w:top w:val="nil"/>
              <w:left w:val="nil"/>
              <w:bottom w:val="nil"/>
              <w:right w:val="nil"/>
            </w:tcBorders>
            <w:shd w:val="clear" w:color="auto" w:fill="BFBFBF" w:themeFill="background1" w:themeFillShade="BF"/>
            <w:vAlign w:val="center"/>
            <w:hideMark/>
          </w:tcPr>
          <w:p w14:paraId="2E0957B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0.66</w:t>
            </w:r>
          </w:p>
        </w:tc>
        <w:tc>
          <w:tcPr>
            <w:tcW w:w="1069" w:type="dxa"/>
            <w:tcBorders>
              <w:top w:val="nil"/>
              <w:left w:val="nil"/>
              <w:bottom w:val="nil"/>
              <w:right w:val="nil"/>
            </w:tcBorders>
            <w:shd w:val="clear" w:color="auto" w:fill="BFBFBF" w:themeFill="background1" w:themeFillShade="BF"/>
            <w:vAlign w:val="center"/>
            <w:hideMark/>
          </w:tcPr>
          <w:p w14:paraId="37776173"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0.05</w:t>
            </w:r>
          </w:p>
        </w:tc>
        <w:tc>
          <w:tcPr>
            <w:tcW w:w="903" w:type="dxa"/>
            <w:tcBorders>
              <w:top w:val="nil"/>
              <w:left w:val="nil"/>
              <w:bottom w:val="nil"/>
              <w:right w:val="nil"/>
            </w:tcBorders>
            <w:shd w:val="clear" w:color="auto" w:fill="BFBFBF" w:themeFill="background1" w:themeFillShade="BF"/>
            <w:vAlign w:val="center"/>
            <w:hideMark/>
          </w:tcPr>
          <w:p w14:paraId="79E23B4F"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0.04</w:t>
            </w:r>
          </w:p>
        </w:tc>
        <w:tc>
          <w:tcPr>
            <w:tcW w:w="903" w:type="dxa"/>
            <w:tcBorders>
              <w:top w:val="nil"/>
              <w:left w:val="nil"/>
              <w:bottom w:val="nil"/>
              <w:right w:val="nil"/>
            </w:tcBorders>
            <w:shd w:val="clear" w:color="auto" w:fill="BFBFBF" w:themeFill="background1" w:themeFillShade="BF"/>
            <w:vAlign w:val="center"/>
            <w:hideMark/>
          </w:tcPr>
          <w:p w14:paraId="770A514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0.04</w:t>
            </w:r>
          </w:p>
        </w:tc>
      </w:tr>
      <w:tr w:rsidR="003123EC" w:rsidRPr="003123EC" w14:paraId="719E9AB8"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04FAF9B3"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2B49EB78"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logP_ residual</w:t>
            </w:r>
          </w:p>
        </w:tc>
        <w:tc>
          <w:tcPr>
            <w:tcW w:w="940" w:type="dxa"/>
            <w:tcBorders>
              <w:top w:val="nil"/>
              <w:left w:val="nil"/>
              <w:bottom w:val="nil"/>
              <w:right w:val="nil"/>
            </w:tcBorders>
            <w:shd w:val="clear" w:color="auto" w:fill="BFBFBF" w:themeFill="background1" w:themeFillShade="BF"/>
            <w:vAlign w:val="center"/>
            <w:hideMark/>
          </w:tcPr>
          <w:p w14:paraId="4DDB3136"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w:t>
            </w:r>
          </w:p>
        </w:tc>
        <w:tc>
          <w:tcPr>
            <w:tcW w:w="1069" w:type="dxa"/>
            <w:tcBorders>
              <w:top w:val="nil"/>
              <w:left w:val="nil"/>
              <w:bottom w:val="nil"/>
              <w:right w:val="nil"/>
            </w:tcBorders>
            <w:shd w:val="clear" w:color="auto" w:fill="BFBFBF" w:themeFill="background1" w:themeFillShade="BF"/>
            <w:vAlign w:val="center"/>
            <w:hideMark/>
          </w:tcPr>
          <w:p w14:paraId="6CFBBD8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0.06</w:t>
            </w:r>
          </w:p>
        </w:tc>
        <w:tc>
          <w:tcPr>
            <w:tcW w:w="903" w:type="dxa"/>
            <w:tcBorders>
              <w:top w:val="nil"/>
              <w:left w:val="nil"/>
              <w:bottom w:val="nil"/>
              <w:right w:val="nil"/>
            </w:tcBorders>
            <w:shd w:val="clear" w:color="auto" w:fill="BFBFBF" w:themeFill="background1" w:themeFillShade="BF"/>
            <w:vAlign w:val="center"/>
            <w:hideMark/>
          </w:tcPr>
          <w:p w14:paraId="10A3E1B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0.05</w:t>
            </w:r>
          </w:p>
        </w:tc>
        <w:tc>
          <w:tcPr>
            <w:tcW w:w="903" w:type="dxa"/>
            <w:tcBorders>
              <w:top w:val="nil"/>
              <w:left w:val="nil"/>
              <w:bottom w:val="nil"/>
              <w:right w:val="nil"/>
            </w:tcBorders>
            <w:shd w:val="clear" w:color="auto" w:fill="BFBFBF" w:themeFill="background1" w:themeFillShade="BF"/>
            <w:vAlign w:val="center"/>
            <w:hideMark/>
          </w:tcPr>
          <w:p w14:paraId="7A17813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0.05</w:t>
            </w:r>
          </w:p>
        </w:tc>
      </w:tr>
      <w:tr w:rsidR="003123EC" w:rsidRPr="003123EC" w14:paraId="65BFB3C5"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6CA270AA"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2EC91249"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TSS_ mean</w:t>
            </w:r>
          </w:p>
        </w:tc>
        <w:tc>
          <w:tcPr>
            <w:tcW w:w="940" w:type="dxa"/>
            <w:tcBorders>
              <w:top w:val="nil"/>
              <w:left w:val="nil"/>
              <w:bottom w:val="nil"/>
              <w:right w:val="nil"/>
            </w:tcBorders>
            <w:shd w:val="clear" w:color="auto" w:fill="BFBFBF" w:themeFill="background1" w:themeFillShade="BF"/>
            <w:vAlign w:val="center"/>
            <w:hideMark/>
          </w:tcPr>
          <w:p w14:paraId="72CF3CF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0.27</w:t>
            </w:r>
          </w:p>
        </w:tc>
        <w:tc>
          <w:tcPr>
            <w:tcW w:w="1069" w:type="dxa"/>
            <w:tcBorders>
              <w:top w:val="nil"/>
              <w:left w:val="nil"/>
              <w:bottom w:val="nil"/>
              <w:right w:val="nil"/>
            </w:tcBorders>
            <w:shd w:val="clear" w:color="auto" w:fill="BFBFBF" w:themeFill="background1" w:themeFillShade="BF"/>
            <w:vAlign w:val="center"/>
            <w:hideMark/>
          </w:tcPr>
          <w:p w14:paraId="1363477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c>
          <w:tcPr>
            <w:tcW w:w="903" w:type="dxa"/>
            <w:tcBorders>
              <w:top w:val="nil"/>
              <w:left w:val="nil"/>
              <w:bottom w:val="nil"/>
              <w:right w:val="nil"/>
            </w:tcBorders>
            <w:shd w:val="clear" w:color="auto" w:fill="BFBFBF" w:themeFill="background1" w:themeFillShade="BF"/>
            <w:vAlign w:val="center"/>
            <w:hideMark/>
          </w:tcPr>
          <w:p w14:paraId="62B8A75F"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0.28</w:t>
            </w:r>
          </w:p>
        </w:tc>
        <w:tc>
          <w:tcPr>
            <w:tcW w:w="903" w:type="dxa"/>
            <w:tcBorders>
              <w:top w:val="nil"/>
              <w:left w:val="nil"/>
              <w:bottom w:val="nil"/>
              <w:right w:val="nil"/>
            </w:tcBorders>
            <w:shd w:val="clear" w:color="auto" w:fill="BFBFBF" w:themeFill="background1" w:themeFillShade="BF"/>
            <w:vAlign w:val="center"/>
            <w:hideMark/>
          </w:tcPr>
          <w:p w14:paraId="60F9C1E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0.28</w:t>
            </w:r>
          </w:p>
        </w:tc>
      </w:tr>
      <w:tr w:rsidR="003123EC" w:rsidRPr="003123EC" w14:paraId="6B7375DE"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066083C8"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3FAC42C2"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TSS_ residual</w:t>
            </w:r>
          </w:p>
        </w:tc>
        <w:tc>
          <w:tcPr>
            <w:tcW w:w="940" w:type="dxa"/>
            <w:tcBorders>
              <w:top w:val="nil"/>
              <w:left w:val="nil"/>
              <w:bottom w:val="nil"/>
              <w:right w:val="nil"/>
            </w:tcBorders>
            <w:shd w:val="clear" w:color="auto" w:fill="BFBFBF" w:themeFill="background1" w:themeFillShade="BF"/>
            <w:vAlign w:val="center"/>
            <w:hideMark/>
          </w:tcPr>
          <w:p w14:paraId="4E89E1A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0.19</w:t>
            </w:r>
          </w:p>
        </w:tc>
        <w:tc>
          <w:tcPr>
            <w:tcW w:w="1069" w:type="dxa"/>
            <w:tcBorders>
              <w:top w:val="nil"/>
              <w:left w:val="nil"/>
              <w:bottom w:val="nil"/>
              <w:right w:val="nil"/>
            </w:tcBorders>
            <w:shd w:val="clear" w:color="auto" w:fill="BFBFBF" w:themeFill="background1" w:themeFillShade="BF"/>
            <w:vAlign w:val="center"/>
            <w:hideMark/>
          </w:tcPr>
          <w:p w14:paraId="1AA34B1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BFBFBF" w:themeFill="background1" w:themeFillShade="BF"/>
            <w:vAlign w:val="center"/>
            <w:hideMark/>
          </w:tcPr>
          <w:p w14:paraId="05858A4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c>
          <w:tcPr>
            <w:tcW w:w="903" w:type="dxa"/>
            <w:tcBorders>
              <w:top w:val="nil"/>
              <w:left w:val="nil"/>
              <w:bottom w:val="nil"/>
              <w:right w:val="nil"/>
            </w:tcBorders>
            <w:shd w:val="clear" w:color="auto" w:fill="BFBFBF" w:themeFill="background1" w:themeFillShade="BF"/>
            <w:vAlign w:val="center"/>
            <w:hideMark/>
          </w:tcPr>
          <w:p w14:paraId="6F15969C"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r>
      <w:tr w:rsidR="003123EC" w:rsidRPr="003123EC" w14:paraId="788DB15A"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477DAC73"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3B4D99B6"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CHLOROPHYLL_ mean</w:t>
            </w:r>
          </w:p>
        </w:tc>
        <w:tc>
          <w:tcPr>
            <w:tcW w:w="940" w:type="dxa"/>
            <w:tcBorders>
              <w:top w:val="nil"/>
              <w:left w:val="nil"/>
              <w:bottom w:val="nil"/>
              <w:right w:val="nil"/>
            </w:tcBorders>
            <w:shd w:val="clear" w:color="auto" w:fill="BFBFBF" w:themeFill="background1" w:themeFillShade="BF"/>
            <w:vAlign w:val="center"/>
            <w:hideMark/>
          </w:tcPr>
          <w:p w14:paraId="2B0E9E1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0.51</w:t>
            </w:r>
          </w:p>
        </w:tc>
        <w:tc>
          <w:tcPr>
            <w:tcW w:w="1069" w:type="dxa"/>
            <w:tcBorders>
              <w:top w:val="nil"/>
              <w:left w:val="nil"/>
              <w:bottom w:val="nil"/>
              <w:right w:val="nil"/>
            </w:tcBorders>
            <w:shd w:val="clear" w:color="auto" w:fill="BFBFBF" w:themeFill="background1" w:themeFillShade="BF"/>
            <w:vAlign w:val="center"/>
            <w:hideMark/>
          </w:tcPr>
          <w:p w14:paraId="6AD4341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BFBFBF" w:themeFill="background1" w:themeFillShade="BF"/>
            <w:vAlign w:val="center"/>
            <w:hideMark/>
          </w:tcPr>
          <w:p w14:paraId="69E05995"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c>
          <w:tcPr>
            <w:tcW w:w="903" w:type="dxa"/>
            <w:tcBorders>
              <w:top w:val="nil"/>
              <w:left w:val="nil"/>
              <w:bottom w:val="nil"/>
              <w:right w:val="nil"/>
            </w:tcBorders>
            <w:shd w:val="clear" w:color="auto" w:fill="BFBFBF" w:themeFill="background1" w:themeFillShade="BF"/>
            <w:vAlign w:val="center"/>
            <w:hideMark/>
          </w:tcPr>
          <w:p w14:paraId="5ED99E8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r>
      <w:tr w:rsidR="003123EC" w:rsidRPr="003123EC" w14:paraId="6F3A4020"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6ED9D50F"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35CF9AF5"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CHLOROPHYLL _ residual</w:t>
            </w:r>
          </w:p>
        </w:tc>
        <w:tc>
          <w:tcPr>
            <w:tcW w:w="940" w:type="dxa"/>
            <w:tcBorders>
              <w:top w:val="nil"/>
              <w:left w:val="nil"/>
              <w:bottom w:val="nil"/>
              <w:right w:val="nil"/>
            </w:tcBorders>
            <w:shd w:val="clear" w:color="auto" w:fill="BFBFBF" w:themeFill="background1" w:themeFillShade="BF"/>
            <w:vAlign w:val="center"/>
            <w:hideMark/>
          </w:tcPr>
          <w:p w14:paraId="7878823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c>
          <w:tcPr>
            <w:tcW w:w="1069" w:type="dxa"/>
            <w:tcBorders>
              <w:top w:val="nil"/>
              <w:left w:val="nil"/>
              <w:bottom w:val="nil"/>
              <w:right w:val="nil"/>
            </w:tcBorders>
            <w:shd w:val="clear" w:color="auto" w:fill="BFBFBF" w:themeFill="background1" w:themeFillShade="BF"/>
            <w:vAlign w:val="center"/>
            <w:hideMark/>
          </w:tcPr>
          <w:p w14:paraId="42296B2D"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0.03</w:t>
            </w:r>
          </w:p>
        </w:tc>
        <w:tc>
          <w:tcPr>
            <w:tcW w:w="903" w:type="dxa"/>
            <w:tcBorders>
              <w:top w:val="nil"/>
              <w:left w:val="nil"/>
              <w:bottom w:val="nil"/>
              <w:right w:val="nil"/>
            </w:tcBorders>
            <w:shd w:val="clear" w:color="auto" w:fill="BFBFBF" w:themeFill="background1" w:themeFillShade="BF"/>
            <w:vAlign w:val="center"/>
            <w:hideMark/>
          </w:tcPr>
          <w:p w14:paraId="4A01717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0.09</w:t>
            </w:r>
          </w:p>
        </w:tc>
        <w:tc>
          <w:tcPr>
            <w:tcW w:w="903" w:type="dxa"/>
            <w:tcBorders>
              <w:top w:val="nil"/>
              <w:left w:val="nil"/>
              <w:bottom w:val="nil"/>
              <w:right w:val="nil"/>
            </w:tcBorders>
            <w:shd w:val="clear" w:color="auto" w:fill="BFBFBF" w:themeFill="background1" w:themeFillShade="BF"/>
            <w:vAlign w:val="center"/>
            <w:hideMark/>
          </w:tcPr>
          <w:p w14:paraId="346BC7F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r>
      <w:tr w:rsidR="003123EC" w:rsidRPr="003123EC" w14:paraId="1EC43955" w14:textId="77777777" w:rsidTr="000F3294">
        <w:trPr>
          <w:trHeight w:val="315"/>
        </w:trPr>
        <w:tc>
          <w:tcPr>
            <w:tcW w:w="2372" w:type="dxa"/>
            <w:tcBorders>
              <w:top w:val="nil"/>
              <w:left w:val="nil"/>
              <w:bottom w:val="nil"/>
              <w:right w:val="nil"/>
            </w:tcBorders>
            <w:shd w:val="clear" w:color="auto" w:fill="F2F2F2" w:themeFill="background1" w:themeFillShade="F2"/>
            <w:vAlign w:val="center"/>
            <w:hideMark/>
          </w:tcPr>
          <w:p w14:paraId="28BAFCD8"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Climate</w:t>
            </w:r>
          </w:p>
        </w:tc>
        <w:tc>
          <w:tcPr>
            <w:tcW w:w="2931" w:type="dxa"/>
            <w:tcBorders>
              <w:top w:val="nil"/>
              <w:left w:val="nil"/>
              <w:bottom w:val="nil"/>
              <w:right w:val="nil"/>
            </w:tcBorders>
            <w:shd w:val="clear" w:color="auto" w:fill="F2F2F2" w:themeFill="background1" w:themeFillShade="F2"/>
            <w:vAlign w:val="center"/>
            <w:hideMark/>
          </w:tcPr>
          <w:p w14:paraId="2882AFA1"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TEMPERATURE_ mean</w:t>
            </w:r>
          </w:p>
        </w:tc>
        <w:tc>
          <w:tcPr>
            <w:tcW w:w="940" w:type="dxa"/>
            <w:tcBorders>
              <w:top w:val="nil"/>
              <w:left w:val="nil"/>
              <w:bottom w:val="nil"/>
              <w:right w:val="nil"/>
            </w:tcBorders>
            <w:shd w:val="clear" w:color="auto" w:fill="F2F2F2" w:themeFill="background1" w:themeFillShade="F2"/>
            <w:vAlign w:val="center"/>
            <w:hideMark/>
          </w:tcPr>
          <w:p w14:paraId="3898801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c>
          <w:tcPr>
            <w:tcW w:w="1069" w:type="dxa"/>
            <w:tcBorders>
              <w:top w:val="nil"/>
              <w:left w:val="nil"/>
              <w:bottom w:val="nil"/>
              <w:right w:val="nil"/>
            </w:tcBorders>
            <w:shd w:val="clear" w:color="auto" w:fill="F2F2F2" w:themeFill="background1" w:themeFillShade="F2"/>
            <w:vAlign w:val="center"/>
            <w:hideMark/>
          </w:tcPr>
          <w:p w14:paraId="4D75D814"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0.07</w:t>
            </w:r>
          </w:p>
        </w:tc>
        <w:tc>
          <w:tcPr>
            <w:tcW w:w="903" w:type="dxa"/>
            <w:tcBorders>
              <w:top w:val="nil"/>
              <w:left w:val="nil"/>
              <w:bottom w:val="nil"/>
              <w:right w:val="nil"/>
            </w:tcBorders>
            <w:shd w:val="clear" w:color="auto" w:fill="F2F2F2" w:themeFill="background1" w:themeFillShade="F2"/>
            <w:vAlign w:val="center"/>
            <w:hideMark/>
          </w:tcPr>
          <w:p w14:paraId="3CEF512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c>
          <w:tcPr>
            <w:tcW w:w="903" w:type="dxa"/>
            <w:tcBorders>
              <w:top w:val="nil"/>
              <w:left w:val="nil"/>
              <w:bottom w:val="nil"/>
              <w:right w:val="nil"/>
            </w:tcBorders>
            <w:shd w:val="clear" w:color="auto" w:fill="F2F2F2" w:themeFill="background1" w:themeFillShade="F2"/>
            <w:vAlign w:val="center"/>
            <w:hideMark/>
          </w:tcPr>
          <w:p w14:paraId="440A2A5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r>
      <w:tr w:rsidR="003123EC" w:rsidRPr="003123EC" w14:paraId="1FA86EB9" w14:textId="77777777" w:rsidTr="000F3294">
        <w:trPr>
          <w:trHeight w:val="315"/>
        </w:trPr>
        <w:tc>
          <w:tcPr>
            <w:tcW w:w="2372" w:type="dxa"/>
            <w:tcBorders>
              <w:top w:val="nil"/>
              <w:left w:val="nil"/>
              <w:bottom w:val="nil"/>
              <w:right w:val="nil"/>
            </w:tcBorders>
            <w:shd w:val="clear" w:color="auto" w:fill="F2F2F2" w:themeFill="background1" w:themeFillShade="F2"/>
            <w:vAlign w:val="center"/>
            <w:hideMark/>
          </w:tcPr>
          <w:p w14:paraId="68D83A1C"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Climate</w:t>
            </w:r>
          </w:p>
        </w:tc>
        <w:tc>
          <w:tcPr>
            <w:tcW w:w="2931" w:type="dxa"/>
            <w:tcBorders>
              <w:top w:val="nil"/>
              <w:left w:val="nil"/>
              <w:bottom w:val="nil"/>
              <w:right w:val="nil"/>
            </w:tcBorders>
            <w:shd w:val="clear" w:color="auto" w:fill="F2F2F2" w:themeFill="background1" w:themeFillShade="F2"/>
            <w:vAlign w:val="center"/>
            <w:hideMark/>
          </w:tcPr>
          <w:p w14:paraId="4A3A21E8"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TEMPERATURE _ residual</w:t>
            </w:r>
          </w:p>
        </w:tc>
        <w:tc>
          <w:tcPr>
            <w:tcW w:w="940" w:type="dxa"/>
            <w:tcBorders>
              <w:top w:val="nil"/>
              <w:left w:val="nil"/>
              <w:bottom w:val="nil"/>
              <w:right w:val="nil"/>
            </w:tcBorders>
            <w:shd w:val="clear" w:color="auto" w:fill="F2F2F2" w:themeFill="background1" w:themeFillShade="F2"/>
            <w:vAlign w:val="center"/>
            <w:hideMark/>
          </w:tcPr>
          <w:p w14:paraId="3333A40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w:t>
            </w:r>
          </w:p>
        </w:tc>
        <w:tc>
          <w:tcPr>
            <w:tcW w:w="1069" w:type="dxa"/>
            <w:tcBorders>
              <w:top w:val="nil"/>
              <w:left w:val="nil"/>
              <w:bottom w:val="nil"/>
              <w:right w:val="nil"/>
            </w:tcBorders>
            <w:shd w:val="clear" w:color="auto" w:fill="F2F2F2" w:themeFill="background1" w:themeFillShade="F2"/>
            <w:vAlign w:val="center"/>
            <w:hideMark/>
          </w:tcPr>
          <w:p w14:paraId="5F28D68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F2F2F2" w:themeFill="background1" w:themeFillShade="F2"/>
            <w:vAlign w:val="center"/>
            <w:hideMark/>
          </w:tcPr>
          <w:p w14:paraId="3CBB7434"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c>
          <w:tcPr>
            <w:tcW w:w="903" w:type="dxa"/>
            <w:tcBorders>
              <w:top w:val="nil"/>
              <w:left w:val="nil"/>
              <w:bottom w:val="nil"/>
              <w:right w:val="nil"/>
            </w:tcBorders>
            <w:shd w:val="clear" w:color="auto" w:fill="F2F2F2" w:themeFill="background1" w:themeFillShade="F2"/>
            <w:vAlign w:val="center"/>
            <w:hideMark/>
          </w:tcPr>
          <w:p w14:paraId="7E65C355"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r>
    </w:tbl>
    <w:p w14:paraId="179DF5B2" w14:textId="77777777" w:rsidR="00FF0097" w:rsidRDefault="00FF0097" w:rsidP="008D5225">
      <w:pPr>
        <w:rPr>
          <w:rFonts w:ascii="Times New Roman" w:eastAsia="MS Mincho" w:hAnsi="Times New Roman" w:cs="Times New Roman"/>
          <w:sz w:val="24"/>
          <w:szCs w:val="24"/>
        </w:rPr>
        <w:sectPr w:rsidR="00FF0097" w:rsidSect="00F9402D">
          <w:pgSz w:w="12240" w:h="15840"/>
          <w:pgMar w:top="1440" w:right="1440" w:bottom="1440" w:left="1440" w:header="720" w:footer="720" w:gutter="0"/>
          <w:cols w:space="720"/>
          <w:docGrid w:linePitch="360"/>
        </w:sectPr>
      </w:pPr>
    </w:p>
    <w:p w14:paraId="0ED7176F" w14:textId="62E8AA71" w:rsidR="006E3951" w:rsidRPr="003123EC" w:rsidRDefault="006E3951" w:rsidP="006E3951">
      <w:pPr>
        <w:rPr>
          <w:rFonts w:ascii="Times New Roman" w:eastAsia="MS Mincho" w:hAnsi="Times New Roman" w:cs="Times New Roman"/>
          <w:sz w:val="24"/>
          <w:szCs w:val="24"/>
        </w:rPr>
      </w:pPr>
      <w:r>
        <w:rPr>
          <w:rFonts w:ascii="Times New Roman" w:eastAsia="MS Mincho" w:hAnsi="Times New Roman" w:cs="Times New Roman"/>
          <w:b/>
          <w:bCs/>
          <w:sz w:val="24"/>
          <w:szCs w:val="24"/>
        </w:rPr>
        <w:lastRenderedPageBreak/>
        <w:t>SUPPLEMENTAL TABLE</w:t>
      </w:r>
      <w:r w:rsidRPr="00504DFF">
        <w:rPr>
          <w:rFonts w:ascii="Times New Roman" w:eastAsia="MS Mincho" w:hAnsi="Times New Roman" w:cs="Times New Roman"/>
          <w:b/>
          <w:bCs/>
          <w:sz w:val="24"/>
          <w:szCs w:val="24"/>
        </w:rPr>
        <w:t xml:space="preserve"> </w:t>
      </w:r>
      <w:r>
        <w:rPr>
          <w:rFonts w:ascii="Times New Roman" w:eastAsia="MS Mincho" w:hAnsi="Times New Roman" w:cs="Times New Roman"/>
          <w:b/>
          <w:bCs/>
          <w:sz w:val="24"/>
          <w:szCs w:val="24"/>
        </w:rPr>
        <w:t>3</w:t>
      </w:r>
      <w:r w:rsidRPr="00504DFF">
        <w:rPr>
          <w:rFonts w:ascii="Times New Roman" w:eastAsia="MS Mincho" w:hAnsi="Times New Roman" w:cs="Times New Roman"/>
          <w:sz w:val="24"/>
          <w:szCs w:val="24"/>
        </w:rPr>
        <w:t xml:space="preserve"> </w:t>
      </w:r>
      <w:ins w:id="50" w:author="Larson, Danelle M" w:date="2026-02-02T10:11:00Z" w16du:dateUtc="2026-02-02T16:11:00Z">
        <w:r w:rsidR="00AC1FBD">
          <w:rPr>
            <w:rFonts w:ascii="Times New Roman" w:eastAsia="MS Mincho" w:hAnsi="Times New Roman" w:cs="Times New Roman"/>
            <w:sz w:val="24"/>
            <w:szCs w:val="24"/>
          </w:rPr>
          <w:t xml:space="preserve">For each of four UMR river reaches, the percentage of variation in each macrophyte species’ occurrences explained by each by each fixed effect environmental </w:t>
        </w:r>
      </w:ins>
      <w:ins w:id="51" w:author="Larson, Danelle M" w:date="2026-02-02T10:12:00Z" w16du:dateUtc="2026-02-02T16:12:00Z">
        <w:r w:rsidR="00AC1FBD">
          <w:rPr>
            <w:rFonts w:ascii="Times New Roman" w:eastAsia="MS Mincho" w:hAnsi="Times New Roman" w:cs="Times New Roman"/>
            <w:sz w:val="24"/>
            <w:szCs w:val="24"/>
          </w:rPr>
          <w:t>covariates</w:t>
        </w:r>
      </w:ins>
      <w:ins w:id="52" w:author="Larson, Danelle M" w:date="2026-02-02T10:11:00Z" w16du:dateUtc="2026-02-02T16:11:00Z">
        <w:r w:rsidR="00AC1FBD">
          <w:rPr>
            <w:rFonts w:ascii="Times New Roman" w:eastAsia="MS Mincho" w:hAnsi="Times New Roman" w:cs="Times New Roman"/>
            <w:sz w:val="24"/>
            <w:szCs w:val="24"/>
          </w:rPr>
          <w:t xml:space="preserve"> determined by variance partitioning.</w:t>
        </w:r>
        <w:r w:rsidR="00AC1FBD" w:rsidRPr="00504DFF">
          <w:rPr>
            <w:rFonts w:ascii="Times New Roman" w:eastAsia="MS Mincho" w:hAnsi="Times New Roman" w:cs="Times New Roman"/>
            <w:sz w:val="24"/>
            <w:szCs w:val="24"/>
          </w:rPr>
          <w:t xml:space="preserve"> </w:t>
        </w:r>
      </w:ins>
      <w:del w:id="53" w:author="Larson, Danelle M" w:date="2026-02-02T10:11:00Z" w16du:dateUtc="2026-02-02T16:11:00Z">
        <w:r w:rsidR="00523052" w:rsidDel="00AC1FBD">
          <w:rPr>
            <w:rFonts w:ascii="Times New Roman" w:eastAsia="MS Mincho" w:hAnsi="Times New Roman" w:cs="Times New Roman"/>
            <w:sz w:val="24"/>
            <w:szCs w:val="24"/>
          </w:rPr>
          <w:delText>The total amount of variation explained for the fixed effect environmental covariates on each macrophyte species as determined from variance partitioning.</w:delText>
        </w:r>
        <w:r w:rsidR="00523052" w:rsidRPr="00504DFF" w:rsidDel="00AC1FBD">
          <w:rPr>
            <w:rFonts w:ascii="Times New Roman" w:eastAsia="MS Mincho" w:hAnsi="Times New Roman" w:cs="Times New Roman"/>
            <w:sz w:val="24"/>
            <w:szCs w:val="24"/>
          </w:rPr>
          <w:delText xml:space="preserve"> </w:delText>
        </w:r>
      </w:del>
      <w:r w:rsidRPr="00504DFF">
        <w:rPr>
          <w:rFonts w:ascii="Times New Roman" w:eastAsia="MS Mincho" w:hAnsi="Times New Roman" w:cs="Times New Roman"/>
          <w:sz w:val="24"/>
          <w:szCs w:val="24"/>
        </w:rPr>
        <w:t>Covariates</w:t>
      </w:r>
      <w:r w:rsidR="00384B45">
        <w:rPr>
          <w:rFonts w:ascii="Times New Roman" w:eastAsia="MS Mincho" w:hAnsi="Times New Roman" w:cs="Times New Roman"/>
          <w:sz w:val="24"/>
          <w:szCs w:val="24"/>
        </w:rPr>
        <w:t xml:space="preserve"> </w:t>
      </w:r>
      <w:del w:id="54" w:author="Larson, Danelle M" w:date="2026-02-02T10:12:00Z" w16du:dateUtc="2026-02-02T16:12:00Z">
        <w:r w:rsidR="00384B45" w:rsidDel="00AC1FBD">
          <w:rPr>
            <w:rFonts w:ascii="Times New Roman" w:eastAsia="MS Mincho" w:hAnsi="Times New Roman" w:cs="Times New Roman"/>
            <w:sz w:val="24"/>
            <w:szCs w:val="24"/>
          </w:rPr>
          <w:delText>groupings</w:delText>
        </w:r>
        <w:r w:rsidRPr="00504DFF" w:rsidDel="00AC1FBD">
          <w:rPr>
            <w:rFonts w:ascii="Times New Roman" w:eastAsia="MS Mincho" w:hAnsi="Times New Roman" w:cs="Times New Roman"/>
            <w:sz w:val="24"/>
            <w:szCs w:val="24"/>
          </w:rPr>
          <w:delText xml:space="preserve"> </w:delText>
        </w:r>
      </w:del>
      <w:r w:rsidRPr="00504DFF">
        <w:rPr>
          <w:rFonts w:ascii="Times New Roman" w:eastAsia="MS Mincho" w:hAnsi="Times New Roman" w:cs="Times New Roman"/>
          <w:sz w:val="24"/>
          <w:szCs w:val="24"/>
        </w:rPr>
        <w:t xml:space="preserve">were modeled separately as </w:t>
      </w:r>
      <w:r>
        <w:rPr>
          <w:rFonts w:ascii="Times New Roman" w:eastAsia="MS Mincho" w:hAnsi="Times New Roman" w:cs="Times New Roman"/>
          <w:sz w:val="24"/>
          <w:szCs w:val="24"/>
        </w:rPr>
        <w:t xml:space="preserve">each </w:t>
      </w:r>
      <w:r w:rsidR="0000321A">
        <w:rPr>
          <w:rFonts w:ascii="Times New Roman" w:eastAsia="MS Mincho" w:hAnsi="Times New Roman" w:cs="Times New Roman"/>
          <w:sz w:val="24"/>
          <w:szCs w:val="24"/>
        </w:rPr>
        <w:t>reach</w:t>
      </w:r>
      <w:r>
        <w:rPr>
          <w:rFonts w:ascii="Times New Roman" w:eastAsia="MS Mincho" w:hAnsi="Times New Roman" w:cs="Times New Roman"/>
          <w:sz w:val="24"/>
          <w:szCs w:val="24"/>
        </w:rPr>
        <w:t>’s annual</w:t>
      </w:r>
      <w:r w:rsidRPr="00504DFF">
        <w:rPr>
          <w:rFonts w:ascii="Times New Roman" w:eastAsia="MS Mincho" w:hAnsi="Times New Roman" w:cs="Times New Roman"/>
          <w:sz w:val="24"/>
          <w:szCs w:val="24"/>
        </w:rPr>
        <w:t xml:space="preserve"> mean, which indicates temporal variation through 22 years, and </w:t>
      </w:r>
      <w:del w:id="55" w:author="Larson, Danelle M" w:date="2026-02-02T10:12:00Z" w16du:dateUtc="2026-02-02T16:12:00Z">
        <w:r w:rsidRPr="00504DFF" w:rsidDel="00AC1FBD">
          <w:rPr>
            <w:rFonts w:ascii="Times New Roman" w:eastAsia="MS Mincho" w:hAnsi="Times New Roman" w:cs="Times New Roman"/>
            <w:sz w:val="24"/>
            <w:szCs w:val="24"/>
          </w:rPr>
          <w:delText xml:space="preserve">the </w:delText>
        </w:r>
      </w:del>
      <w:r>
        <w:rPr>
          <w:rFonts w:ascii="Times New Roman" w:eastAsia="MS Mincho" w:hAnsi="Times New Roman" w:cs="Times New Roman"/>
          <w:sz w:val="24"/>
          <w:szCs w:val="24"/>
        </w:rPr>
        <w:t xml:space="preserve">annual </w:t>
      </w:r>
      <w:r w:rsidRPr="00504DFF">
        <w:rPr>
          <w:rFonts w:ascii="Times New Roman" w:eastAsia="MS Mincho" w:hAnsi="Times New Roman" w:cs="Times New Roman"/>
          <w:sz w:val="24"/>
          <w:szCs w:val="24"/>
        </w:rPr>
        <w:t xml:space="preserve">residual, which indicates </w:t>
      </w:r>
      <w:r w:rsidR="00F14887" w:rsidRPr="00504DFF">
        <w:rPr>
          <w:rFonts w:ascii="Times New Roman" w:eastAsia="MS Mincho" w:hAnsi="Times New Roman" w:cs="Times New Roman"/>
          <w:sz w:val="24"/>
          <w:szCs w:val="24"/>
        </w:rPr>
        <w:t>spatial</w:t>
      </w:r>
      <w:r w:rsidRPr="00504DFF">
        <w:rPr>
          <w:rFonts w:ascii="Times New Roman" w:eastAsia="MS Mincho" w:hAnsi="Times New Roman" w:cs="Times New Roman"/>
          <w:sz w:val="24"/>
          <w:szCs w:val="24"/>
        </w:rPr>
        <w:t xml:space="preserve"> variation.</w:t>
      </w:r>
      <w:r>
        <w:rPr>
          <w:rFonts w:ascii="Times New Roman" w:eastAsia="MS Mincho" w:hAnsi="Times New Roman" w:cs="Times New Roman"/>
          <w:sz w:val="24"/>
          <w:szCs w:val="24"/>
        </w:rPr>
        <w:t xml:space="preserve"> </w:t>
      </w:r>
    </w:p>
    <w:p w14:paraId="70267804" w14:textId="77777777" w:rsidR="006E3951" w:rsidRPr="005715DA" w:rsidRDefault="006E3951">
      <w:pPr>
        <w:rPr>
          <w:rFonts w:ascii="Cambria" w:eastAsia="MS Mincho" w:hAnsi="Cambria" w:cs="Arial"/>
          <w:b/>
          <w:bCs/>
          <w:sz w:val="24"/>
          <w:szCs w:val="24"/>
        </w:rPr>
      </w:pPr>
    </w:p>
    <w:p w14:paraId="04F6A113" w14:textId="164447C9" w:rsidR="006A202F" w:rsidRDefault="00123396">
      <w:pPr>
        <w:rPr>
          <w:rFonts w:ascii="Times New Roman" w:hAnsi="Times New Roman" w:cs="Times New Roman"/>
          <w:b/>
          <w:bCs/>
          <w:sz w:val="24"/>
          <w:szCs w:val="24"/>
        </w:rPr>
      </w:pPr>
      <w:r w:rsidRPr="00123396">
        <w:rPr>
          <w:noProof/>
        </w:rPr>
        <w:drawing>
          <wp:inline distT="0" distB="0" distL="0" distR="0" wp14:anchorId="503DE335" wp14:editId="5A76868E">
            <wp:extent cx="8229600" cy="3117850"/>
            <wp:effectExtent l="0" t="0" r="0" b="6350"/>
            <wp:docPr id="1954391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229600" cy="3117850"/>
                    </a:xfrm>
                    <a:prstGeom prst="rect">
                      <a:avLst/>
                    </a:prstGeom>
                    <a:noFill/>
                    <a:ln>
                      <a:noFill/>
                    </a:ln>
                  </pic:spPr>
                </pic:pic>
              </a:graphicData>
            </a:graphic>
          </wp:inline>
        </w:drawing>
      </w:r>
    </w:p>
    <w:p w14:paraId="31F221C0" w14:textId="77777777" w:rsidR="00FF0097" w:rsidRDefault="00FF0097">
      <w:pPr>
        <w:rPr>
          <w:rFonts w:ascii="Times New Roman" w:hAnsi="Times New Roman" w:cs="Times New Roman"/>
          <w:b/>
          <w:bCs/>
          <w:sz w:val="24"/>
          <w:szCs w:val="24"/>
        </w:rPr>
        <w:sectPr w:rsidR="00FF0097" w:rsidSect="00FF0097">
          <w:pgSz w:w="15840" w:h="12240" w:orient="landscape"/>
          <w:pgMar w:top="1440" w:right="1440" w:bottom="1440" w:left="1440" w:header="720" w:footer="720" w:gutter="0"/>
          <w:cols w:space="720"/>
          <w:docGrid w:linePitch="360"/>
        </w:sectPr>
      </w:pPr>
    </w:p>
    <w:p w14:paraId="1639A1F7" w14:textId="77777777" w:rsidR="00BE5049" w:rsidRPr="008F67F3" w:rsidRDefault="00BE5049" w:rsidP="00BE50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Pr>
          <w:rFonts w:ascii="Lucida Console" w:eastAsia="Times New Roman" w:hAnsi="Lucida Console" w:cs="Courier New"/>
          <w:noProof/>
          <w:color w:val="000000"/>
          <w:sz w:val="20"/>
          <w:szCs w:val="20"/>
        </w:rPr>
        <w:lastRenderedPageBreak/>
        <w:drawing>
          <wp:inline distT="0" distB="0" distL="0" distR="0" wp14:anchorId="0422C508" wp14:editId="44ED79C8">
            <wp:extent cx="5048250" cy="471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27929"/>
                    <a:stretch/>
                  </pic:blipFill>
                  <pic:spPr bwMode="auto">
                    <a:xfrm>
                      <a:off x="0" y="0"/>
                      <a:ext cx="5051940" cy="4715844"/>
                    </a:xfrm>
                    <a:prstGeom prst="rect">
                      <a:avLst/>
                    </a:prstGeom>
                    <a:noFill/>
                    <a:ln>
                      <a:noFill/>
                    </a:ln>
                    <a:extLst>
                      <a:ext uri="{53640926-AAD7-44D8-BBD7-CCE9431645EC}">
                        <a14:shadowObscured xmlns:a14="http://schemas.microsoft.com/office/drawing/2010/main"/>
                      </a:ext>
                    </a:extLst>
                  </pic:spPr>
                </pic:pic>
              </a:graphicData>
            </a:graphic>
          </wp:inline>
        </w:drawing>
      </w:r>
    </w:p>
    <w:p w14:paraId="3C074657" w14:textId="77777777" w:rsidR="00BE5049" w:rsidRPr="00757285" w:rsidRDefault="00BE5049" w:rsidP="00BE5049">
      <w:pPr>
        <w:spacing w:after="315" w:line="240" w:lineRule="auto"/>
        <w:rPr>
          <w:rFonts w:ascii="Times New Roman" w:eastAsia="Times New Roman" w:hAnsi="Times New Roman" w:cs="Times New Roman"/>
          <w:b/>
          <w:bCs/>
          <w:color w:val="333333"/>
          <w:sz w:val="14"/>
          <w:szCs w:val="14"/>
        </w:rPr>
      </w:pPr>
    </w:p>
    <w:p w14:paraId="7E2247A0" w14:textId="092023AA" w:rsidR="00BE5049" w:rsidRPr="00757285" w:rsidRDefault="00BE5049" w:rsidP="00BE5049">
      <w:pPr>
        <w:spacing w:after="315"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SUPPLEMENTAL FIGURE</w:t>
      </w:r>
      <w:r w:rsidRPr="00757285">
        <w:rPr>
          <w:rFonts w:ascii="Times New Roman" w:eastAsia="Times New Roman" w:hAnsi="Times New Roman" w:cs="Times New Roman"/>
          <w:b/>
          <w:bCs/>
          <w:color w:val="333333"/>
          <w:sz w:val="24"/>
          <w:szCs w:val="24"/>
        </w:rPr>
        <w:t xml:space="preserve"> </w:t>
      </w:r>
      <w:r>
        <w:rPr>
          <w:rFonts w:ascii="Times New Roman" w:eastAsia="Times New Roman" w:hAnsi="Times New Roman" w:cs="Times New Roman"/>
          <w:b/>
          <w:bCs/>
          <w:color w:val="333333"/>
          <w:sz w:val="24"/>
          <w:szCs w:val="24"/>
        </w:rPr>
        <w:t>1</w:t>
      </w:r>
      <w:r w:rsidRPr="00757285">
        <w:rPr>
          <w:rFonts w:ascii="Times New Roman" w:eastAsia="Times New Roman" w:hAnsi="Times New Roman" w:cs="Times New Roman"/>
          <w:b/>
          <w:bCs/>
          <w:color w:val="333333"/>
          <w:sz w:val="24"/>
          <w:szCs w:val="24"/>
        </w:rPr>
        <w:t xml:space="preserve"> </w:t>
      </w:r>
      <w:r w:rsidRPr="00611469">
        <w:rPr>
          <w:rFonts w:ascii="Times New Roman" w:eastAsia="Times New Roman" w:hAnsi="Times New Roman" w:cs="Times New Roman"/>
          <w:color w:val="333333"/>
          <w:sz w:val="24"/>
          <w:szCs w:val="24"/>
        </w:rPr>
        <w:t>Figure showing</w:t>
      </w:r>
      <w:r>
        <w:rPr>
          <w:rFonts w:ascii="Times New Roman" w:eastAsia="Times New Roman" w:hAnsi="Times New Roman" w:cs="Times New Roman"/>
          <w:b/>
          <w:bCs/>
          <w:color w:val="333333"/>
          <w:sz w:val="24"/>
          <w:szCs w:val="24"/>
        </w:rPr>
        <w:t xml:space="preserve"> </w:t>
      </w:r>
      <w:r>
        <w:rPr>
          <w:rFonts w:ascii="Times New Roman" w:eastAsia="Times New Roman" w:hAnsi="Times New Roman" w:cs="Times New Roman"/>
          <w:color w:val="333333"/>
          <w:sz w:val="24"/>
          <w:szCs w:val="24"/>
        </w:rPr>
        <w:t>m</w:t>
      </w:r>
      <w:r w:rsidRPr="00757285">
        <w:rPr>
          <w:rFonts w:ascii="Times New Roman" w:eastAsia="Times New Roman" w:hAnsi="Times New Roman" w:cs="Times New Roman"/>
          <w:color w:val="333333"/>
          <w:sz w:val="24"/>
          <w:szCs w:val="24"/>
        </w:rPr>
        <w:t xml:space="preserve">ean </w:t>
      </w:r>
      <w:r>
        <w:rPr>
          <w:rFonts w:ascii="Times New Roman" w:eastAsia="Times New Roman" w:hAnsi="Times New Roman" w:cs="Times New Roman"/>
          <w:color w:val="333333"/>
          <w:sz w:val="24"/>
          <w:szCs w:val="24"/>
        </w:rPr>
        <w:t xml:space="preserve">scaled (−1 to 1) </w:t>
      </w:r>
      <w:r w:rsidRPr="00757285">
        <w:rPr>
          <w:rFonts w:ascii="Times New Roman" w:eastAsia="Times New Roman" w:hAnsi="Times New Roman" w:cs="Times New Roman"/>
          <w:color w:val="333333"/>
          <w:sz w:val="24"/>
          <w:szCs w:val="24"/>
        </w:rPr>
        <w:t xml:space="preserve">prevalence of </w:t>
      </w:r>
      <w:r>
        <w:rPr>
          <w:rFonts w:ascii="Times New Roman" w:eastAsia="Times New Roman" w:hAnsi="Times New Roman" w:cs="Times New Roman"/>
          <w:color w:val="333333"/>
          <w:sz w:val="24"/>
          <w:szCs w:val="24"/>
        </w:rPr>
        <w:t>macrophyte species</w:t>
      </w:r>
      <w:commentRangeStart w:id="56"/>
      <w:commentRangeStart w:id="57"/>
      <w:r>
        <w:rPr>
          <w:rFonts w:ascii="Times New Roman" w:eastAsia="Times New Roman" w:hAnsi="Times New Roman" w:cs="Times New Roman"/>
          <w:color w:val="333333"/>
          <w:sz w:val="24"/>
          <w:szCs w:val="24"/>
        </w:rPr>
        <w:t xml:space="preserve"> </w:t>
      </w:r>
      <w:del w:id="58" w:author="Larson, Danelle M" w:date="2026-02-02T10:12:00Z" w16du:dateUtc="2026-02-02T16:12:00Z">
        <w:r w:rsidDel="003B5512">
          <w:rPr>
            <w:rFonts w:ascii="Times New Roman" w:eastAsia="Times New Roman" w:hAnsi="Times New Roman" w:cs="Times New Roman"/>
            <w:color w:val="333333"/>
            <w:sz w:val="24"/>
            <w:szCs w:val="24"/>
          </w:rPr>
          <w:delText xml:space="preserve">in </w:delText>
        </w:r>
      </w:del>
      <w:ins w:id="59" w:author="Larson, Danelle M" w:date="2026-02-02T10:12:00Z" w16du:dateUtc="2026-02-02T16:12:00Z">
        <w:r w:rsidR="003B5512">
          <w:rPr>
            <w:rFonts w:ascii="Times New Roman" w:eastAsia="Times New Roman" w:hAnsi="Times New Roman" w:cs="Times New Roman"/>
            <w:color w:val="333333"/>
            <w:sz w:val="24"/>
            <w:szCs w:val="24"/>
          </w:rPr>
          <w:t xml:space="preserve">from four reaches of </w:t>
        </w:r>
      </w:ins>
      <w:r>
        <w:rPr>
          <w:rFonts w:ascii="Times New Roman" w:eastAsia="Times New Roman" w:hAnsi="Times New Roman" w:cs="Times New Roman"/>
          <w:color w:val="333333"/>
          <w:sz w:val="24"/>
          <w:szCs w:val="24"/>
        </w:rPr>
        <w:t xml:space="preserve">the UMR </w:t>
      </w:r>
      <w:del w:id="60" w:author="Larson, Danelle M" w:date="2026-02-02T10:13:00Z" w16du:dateUtc="2026-02-02T16:13:00Z">
        <w:r w:rsidRPr="00757285" w:rsidDel="003B5512">
          <w:rPr>
            <w:rFonts w:ascii="Times New Roman" w:eastAsia="Times New Roman" w:hAnsi="Times New Roman" w:cs="Times New Roman"/>
            <w:color w:val="333333"/>
            <w:sz w:val="24"/>
            <w:szCs w:val="24"/>
          </w:rPr>
          <w:delText>divide</w:delText>
        </w:r>
        <w:commentRangeEnd w:id="56"/>
        <w:r w:rsidR="0089421D" w:rsidDel="003B5512">
          <w:rPr>
            <w:rStyle w:val="CommentReference"/>
          </w:rPr>
          <w:commentReference w:id="56"/>
        </w:r>
        <w:commentRangeEnd w:id="57"/>
        <w:r w:rsidR="003B5512" w:rsidDel="003B5512">
          <w:rPr>
            <w:rStyle w:val="CommentReference"/>
          </w:rPr>
          <w:commentReference w:id="57"/>
        </w:r>
        <w:r w:rsidRPr="00757285" w:rsidDel="003B5512">
          <w:rPr>
            <w:rFonts w:ascii="Times New Roman" w:eastAsia="Times New Roman" w:hAnsi="Times New Roman" w:cs="Times New Roman"/>
            <w:color w:val="333333"/>
            <w:sz w:val="24"/>
            <w:szCs w:val="24"/>
          </w:rPr>
          <w:delText>d into</w:delText>
        </w:r>
      </w:del>
      <w:ins w:id="61" w:author="Larson, Danelle M" w:date="2026-02-02T10:13:00Z" w16du:dateUtc="2026-02-02T16:13:00Z">
        <w:r w:rsidR="003B5512">
          <w:rPr>
            <w:rFonts w:ascii="Times New Roman" w:eastAsia="Times New Roman" w:hAnsi="Times New Roman" w:cs="Times New Roman"/>
            <w:color w:val="333333"/>
            <w:sz w:val="24"/>
            <w:szCs w:val="24"/>
          </w:rPr>
          <w:t>within</w:t>
        </w:r>
      </w:ins>
      <w:r w:rsidR="00050E83">
        <w:rPr>
          <w:rFonts w:ascii="Times New Roman" w:eastAsia="Times New Roman" w:hAnsi="Times New Roman" w:cs="Times New Roman"/>
          <w:color w:val="333333"/>
          <w:sz w:val="24"/>
          <w:szCs w:val="24"/>
        </w:rPr>
        <w:t xml:space="preserve"> two regions of common profile (</w:t>
      </w:r>
      <w:r w:rsidRPr="00757285">
        <w:rPr>
          <w:rFonts w:ascii="Times New Roman" w:eastAsia="Times New Roman" w:hAnsi="Times New Roman" w:cs="Times New Roman"/>
          <w:color w:val="333333"/>
          <w:sz w:val="24"/>
          <w:szCs w:val="24"/>
        </w:rPr>
        <w:t>RCP1 and RCP2</w:t>
      </w:r>
      <w:r w:rsidR="00050E83">
        <w:rPr>
          <w:rFonts w:ascii="Times New Roman" w:eastAsia="Times New Roman" w:hAnsi="Times New Roman" w:cs="Times New Roman"/>
          <w:color w:val="333333"/>
          <w:sz w:val="24"/>
          <w:szCs w:val="24"/>
        </w:rPr>
        <w:t>)</w:t>
      </w:r>
      <w:r w:rsidR="00100B17">
        <w:rPr>
          <w:rFonts w:ascii="Times New Roman" w:eastAsia="Times New Roman" w:hAnsi="Times New Roman" w:cs="Times New Roman"/>
          <w:color w:val="333333"/>
          <w:sz w:val="24"/>
          <w:szCs w:val="24"/>
        </w:rPr>
        <w:t xml:space="preserve"> as </w:t>
      </w:r>
      <w:del w:id="62" w:author="Larson, Danelle M" w:date="2026-02-02T10:13:00Z" w16du:dateUtc="2026-02-02T16:13:00Z">
        <w:r w:rsidR="00100B17" w:rsidDel="003B5512">
          <w:rPr>
            <w:rFonts w:ascii="Times New Roman" w:eastAsia="Times New Roman" w:hAnsi="Times New Roman" w:cs="Times New Roman"/>
            <w:color w:val="333333"/>
            <w:sz w:val="24"/>
            <w:szCs w:val="24"/>
          </w:rPr>
          <w:delText xml:space="preserve">determined </w:delText>
        </w:r>
      </w:del>
      <w:ins w:id="63" w:author="Larson, Danelle M" w:date="2026-02-02T10:13:00Z" w16du:dateUtc="2026-02-02T16:13:00Z">
        <w:r w:rsidR="003B5512">
          <w:rPr>
            <w:rFonts w:ascii="Times New Roman" w:eastAsia="Times New Roman" w:hAnsi="Times New Roman" w:cs="Times New Roman"/>
            <w:color w:val="333333"/>
            <w:sz w:val="24"/>
            <w:szCs w:val="24"/>
          </w:rPr>
          <w:t xml:space="preserve">defined </w:t>
        </w:r>
      </w:ins>
      <w:r w:rsidR="00100B17">
        <w:rPr>
          <w:rFonts w:ascii="Times New Roman" w:eastAsia="Times New Roman" w:hAnsi="Times New Roman" w:cs="Times New Roman"/>
          <w:color w:val="333333"/>
          <w:sz w:val="24"/>
          <w:szCs w:val="24"/>
        </w:rPr>
        <w:t xml:space="preserve">by a </w:t>
      </w:r>
      <w:r w:rsidR="00B7133E" w:rsidRPr="00B7133E">
        <w:rPr>
          <w:rFonts w:ascii="Times New Roman" w:eastAsia="Times New Roman" w:hAnsi="Times New Roman" w:cs="Times New Roman"/>
          <w:i/>
          <w:iCs/>
          <w:color w:val="333333"/>
          <w:sz w:val="24"/>
          <w:szCs w:val="24"/>
        </w:rPr>
        <w:t>k-means</w:t>
      </w:r>
      <w:r w:rsidR="00B7133E">
        <w:rPr>
          <w:rFonts w:ascii="Times New Roman" w:eastAsia="Times New Roman" w:hAnsi="Times New Roman" w:cs="Times New Roman"/>
          <w:color w:val="333333"/>
          <w:sz w:val="24"/>
          <w:szCs w:val="24"/>
        </w:rPr>
        <w:t xml:space="preserve"> </w:t>
      </w:r>
      <w:r w:rsidR="00100B17">
        <w:rPr>
          <w:rFonts w:ascii="Times New Roman" w:eastAsia="Times New Roman" w:hAnsi="Times New Roman" w:cs="Times New Roman"/>
          <w:color w:val="333333"/>
          <w:sz w:val="24"/>
          <w:szCs w:val="24"/>
        </w:rPr>
        <w:t>clustering algorithm</w:t>
      </w:r>
      <w:r w:rsidRPr="00757285">
        <w:rPr>
          <w:rFonts w:ascii="Times New Roman" w:eastAsia="Times New Roman" w:hAnsi="Times New Roman" w:cs="Times New Roman"/>
          <w:color w:val="333333"/>
          <w:sz w:val="24"/>
          <w:szCs w:val="24"/>
        </w:rPr>
        <w:t xml:space="preserve">. Darker shades </w:t>
      </w:r>
      <w:del w:id="64" w:author="Larson, Danelle M" w:date="2026-02-02T10:13:00Z" w16du:dateUtc="2026-02-02T16:13:00Z">
        <w:r w:rsidDel="0082078E">
          <w:rPr>
            <w:rFonts w:ascii="Times New Roman" w:eastAsia="Times New Roman" w:hAnsi="Times New Roman" w:cs="Times New Roman"/>
            <w:color w:val="333333"/>
            <w:sz w:val="24"/>
            <w:szCs w:val="24"/>
          </w:rPr>
          <w:delText xml:space="preserve">and greater prevalence values </w:delText>
        </w:r>
      </w:del>
      <w:r w:rsidRPr="00757285">
        <w:rPr>
          <w:rFonts w:ascii="Times New Roman" w:eastAsia="Times New Roman" w:hAnsi="Times New Roman" w:cs="Times New Roman"/>
          <w:color w:val="333333"/>
          <w:sz w:val="24"/>
          <w:szCs w:val="24"/>
        </w:rPr>
        <w:t>indicate relatively high</w:t>
      </w:r>
      <w:ins w:id="65" w:author="Larson, Danelle M" w:date="2026-02-02T10:13:00Z" w16du:dateUtc="2026-02-02T16:13:00Z">
        <w:r w:rsidR="0082078E">
          <w:rPr>
            <w:rFonts w:ascii="Times New Roman" w:eastAsia="Times New Roman" w:hAnsi="Times New Roman" w:cs="Times New Roman"/>
            <w:color w:val="333333"/>
            <w:sz w:val="24"/>
            <w:szCs w:val="24"/>
          </w:rPr>
          <w:t>er</w:t>
        </w:r>
      </w:ins>
      <w:r w:rsidRPr="00757285">
        <w:rPr>
          <w:rFonts w:ascii="Times New Roman" w:eastAsia="Times New Roman" w:hAnsi="Times New Roman" w:cs="Times New Roman"/>
          <w:color w:val="333333"/>
          <w:sz w:val="24"/>
          <w:szCs w:val="24"/>
        </w:rPr>
        <w:t xml:space="preserve"> prevalence</w:t>
      </w:r>
      <w:ins w:id="66" w:author="Larson, Danelle M" w:date="2026-02-02T10:13:00Z" w16du:dateUtc="2026-02-02T16:13:00Z">
        <w:r w:rsidR="0082078E">
          <w:rPr>
            <w:rFonts w:ascii="Times New Roman" w:eastAsia="Times New Roman" w:hAnsi="Times New Roman" w:cs="Times New Roman"/>
            <w:color w:val="333333"/>
            <w:sz w:val="24"/>
            <w:szCs w:val="24"/>
          </w:rPr>
          <w:t>s</w:t>
        </w:r>
      </w:ins>
      <w:r w:rsidRPr="00757285">
        <w:rPr>
          <w:rFonts w:ascii="Times New Roman" w:eastAsia="Times New Roman" w:hAnsi="Times New Roman" w:cs="Times New Roman"/>
          <w:color w:val="333333"/>
          <w:sz w:val="24"/>
          <w:szCs w:val="24"/>
        </w:rPr>
        <w:t xml:space="preserve"> of </w:t>
      </w:r>
      <w:r>
        <w:rPr>
          <w:rFonts w:ascii="Times New Roman" w:eastAsia="Times New Roman" w:hAnsi="Times New Roman" w:cs="Times New Roman"/>
          <w:color w:val="333333"/>
          <w:sz w:val="24"/>
          <w:szCs w:val="24"/>
        </w:rPr>
        <w:t xml:space="preserve">the </w:t>
      </w:r>
      <w:r w:rsidRPr="00757285">
        <w:rPr>
          <w:rFonts w:ascii="Times New Roman" w:eastAsia="Times New Roman" w:hAnsi="Times New Roman" w:cs="Times New Roman"/>
          <w:color w:val="333333"/>
          <w:sz w:val="24"/>
          <w:szCs w:val="24"/>
        </w:rPr>
        <w:t xml:space="preserve">species. </w:t>
      </w:r>
      <w:r>
        <w:rPr>
          <w:rFonts w:ascii="Times New Roman" w:eastAsia="Times New Roman" w:hAnsi="Times New Roman" w:cs="Times New Roman"/>
          <w:color w:val="333333"/>
          <w:sz w:val="24"/>
          <w:szCs w:val="24"/>
        </w:rPr>
        <w:t>Full species information is found in Supplemental Table 1.</w:t>
      </w:r>
    </w:p>
    <w:p w14:paraId="290C6DE7" w14:textId="77777777" w:rsidR="00FF0097" w:rsidRDefault="00FF0097">
      <w:pPr>
        <w:rPr>
          <w:rFonts w:ascii="Times New Roman" w:hAnsi="Times New Roman" w:cs="Times New Roman"/>
          <w:b/>
          <w:bCs/>
          <w:sz w:val="24"/>
          <w:szCs w:val="24"/>
        </w:rPr>
      </w:pPr>
    </w:p>
    <w:p w14:paraId="1AD471AE" w14:textId="6D417324" w:rsidR="006A202F" w:rsidRPr="002E331A" w:rsidRDefault="006A202F" w:rsidP="006A202F">
      <w:pPr>
        <w:spacing w:after="315" w:line="240" w:lineRule="auto"/>
        <w:rPr>
          <w:rFonts w:eastAsia="Times New Roman" w:cstheme="minorHAnsi"/>
          <w:b/>
          <w:bCs/>
          <w:color w:val="333333"/>
        </w:rPr>
      </w:pPr>
      <w:r>
        <w:rPr>
          <w:noProof/>
        </w:rPr>
        <w:lastRenderedPageBreak/>
        <w:drawing>
          <wp:inline distT="0" distB="0" distL="0" distR="0" wp14:anchorId="71D20D7C" wp14:editId="2B7A8754">
            <wp:extent cx="5158760" cy="4551903"/>
            <wp:effectExtent l="0" t="0" r="381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08609" cy="4595888"/>
                    </a:xfrm>
                    <a:prstGeom prst="rect">
                      <a:avLst/>
                    </a:prstGeom>
                    <a:noFill/>
                    <a:ln>
                      <a:noFill/>
                    </a:ln>
                  </pic:spPr>
                </pic:pic>
              </a:graphicData>
            </a:graphic>
          </wp:inline>
        </w:drawing>
      </w:r>
    </w:p>
    <w:p w14:paraId="3391C712" w14:textId="770DF58C" w:rsidR="00E91914" w:rsidRPr="002E331A" w:rsidRDefault="008C6309" w:rsidP="002E331A">
      <w:pPr>
        <w:rPr>
          <w:rFonts w:ascii="Times New Roman" w:hAnsi="Times New Roman" w:cs="Times New Roman"/>
          <w:sz w:val="24"/>
          <w:szCs w:val="24"/>
        </w:rPr>
      </w:pPr>
      <w:r>
        <w:rPr>
          <w:rFonts w:ascii="Times New Roman" w:hAnsi="Times New Roman" w:cs="Times New Roman"/>
          <w:b/>
          <w:bCs/>
          <w:sz w:val="24"/>
          <w:szCs w:val="24"/>
        </w:rPr>
        <w:t>SUPPLEMENTAL FIGURE</w:t>
      </w:r>
      <w:r w:rsidR="006A202F" w:rsidRPr="00757285">
        <w:rPr>
          <w:rFonts w:ascii="Times New Roman" w:hAnsi="Times New Roman" w:cs="Times New Roman"/>
          <w:b/>
          <w:bCs/>
          <w:sz w:val="24"/>
          <w:szCs w:val="24"/>
        </w:rPr>
        <w:t xml:space="preserve"> </w:t>
      </w:r>
      <w:r w:rsidR="00BE5049">
        <w:rPr>
          <w:rFonts w:ascii="Times New Roman" w:hAnsi="Times New Roman" w:cs="Times New Roman"/>
          <w:b/>
          <w:bCs/>
          <w:sz w:val="24"/>
          <w:szCs w:val="24"/>
        </w:rPr>
        <w:t>2</w:t>
      </w:r>
      <w:r w:rsidR="006A202F" w:rsidRPr="00757285">
        <w:rPr>
          <w:rFonts w:ascii="Times New Roman" w:hAnsi="Times New Roman" w:cs="Times New Roman"/>
          <w:b/>
          <w:bCs/>
          <w:sz w:val="24"/>
          <w:szCs w:val="24"/>
        </w:rPr>
        <w:t xml:space="preserve"> </w:t>
      </w:r>
      <w:r w:rsidR="006A202F" w:rsidRPr="00230A19">
        <w:rPr>
          <w:rFonts w:ascii="Times New Roman" w:hAnsi="Times New Roman" w:cs="Times New Roman"/>
          <w:sz w:val="24"/>
          <w:szCs w:val="24"/>
        </w:rPr>
        <w:t>T</w:t>
      </w:r>
      <w:r w:rsidR="006A202F">
        <w:rPr>
          <w:rFonts w:ascii="Times New Roman" w:hAnsi="Times New Roman" w:cs="Times New Roman"/>
          <w:sz w:val="24"/>
          <w:szCs w:val="24"/>
        </w:rPr>
        <w:t xml:space="preserve">emporal shifts for the </w:t>
      </w:r>
      <w:r w:rsidR="00C166FD">
        <w:rPr>
          <w:rFonts w:ascii="Times New Roman" w:hAnsi="Times New Roman" w:cs="Times New Roman"/>
          <w:sz w:val="24"/>
          <w:szCs w:val="24"/>
        </w:rPr>
        <w:t>RCP</w:t>
      </w:r>
      <w:r w:rsidR="006A202F" w:rsidRPr="00230A19">
        <w:rPr>
          <w:rFonts w:ascii="Times New Roman" w:hAnsi="Times New Roman" w:cs="Times New Roman"/>
          <w:sz w:val="24"/>
          <w:szCs w:val="24"/>
        </w:rPr>
        <w:t xml:space="preserve"> </w:t>
      </w:r>
      <w:r w:rsidR="006A202F">
        <w:rPr>
          <w:rFonts w:ascii="Times New Roman" w:hAnsi="Times New Roman" w:cs="Times New Roman"/>
          <w:sz w:val="24"/>
          <w:szCs w:val="24"/>
        </w:rPr>
        <w:t>of</w:t>
      </w:r>
      <w:r w:rsidR="006A202F" w:rsidRPr="00230A19">
        <w:rPr>
          <w:rFonts w:ascii="Times New Roman" w:hAnsi="Times New Roman" w:cs="Times New Roman"/>
          <w:sz w:val="24"/>
          <w:szCs w:val="24"/>
        </w:rPr>
        <w:t xml:space="preserve"> four study </w:t>
      </w:r>
      <w:r w:rsidR="00626165">
        <w:rPr>
          <w:rFonts w:ascii="Times New Roman" w:hAnsi="Times New Roman" w:cs="Times New Roman"/>
          <w:sz w:val="24"/>
          <w:szCs w:val="24"/>
        </w:rPr>
        <w:t>reaches</w:t>
      </w:r>
      <w:r w:rsidR="00BF53AD" w:rsidRPr="00230A19">
        <w:rPr>
          <w:rFonts w:ascii="Times New Roman" w:hAnsi="Times New Roman" w:cs="Times New Roman"/>
          <w:sz w:val="24"/>
          <w:szCs w:val="24"/>
        </w:rPr>
        <w:t xml:space="preserve"> </w:t>
      </w:r>
      <w:r w:rsidR="006A202F" w:rsidRPr="00230A19">
        <w:rPr>
          <w:rFonts w:ascii="Times New Roman" w:hAnsi="Times New Roman" w:cs="Times New Roman"/>
          <w:sz w:val="24"/>
          <w:szCs w:val="24"/>
        </w:rPr>
        <w:t xml:space="preserve">of the </w:t>
      </w:r>
      <w:r w:rsidR="00614523">
        <w:rPr>
          <w:rFonts w:ascii="Times New Roman" w:hAnsi="Times New Roman" w:cs="Times New Roman"/>
          <w:sz w:val="24"/>
          <w:szCs w:val="24"/>
        </w:rPr>
        <w:t>UMR</w:t>
      </w:r>
      <w:r w:rsidR="006A202F" w:rsidRPr="00230A19">
        <w:rPr>
          <w:rFonts w:ascii="Times New Roman" w:hAnsi="Times New Roman" w:cs="Times New Roman"/>
          <w:sz w:val="24"/>
          <w:szCs w:val="24"/>
        </w:rPr>
        <w:t xml:space="preserve"> from years 1998–2019.</w:t>
      </w:r>
      <w:r w:rsidR="006A202F">
        <w:rPr>
          <w:rFonts w:ascii="Times New Roman" w:hAnsi="Times New Roman" w:cs="Times New Roman"/>
          <w:b/>
          <w:bCs/>
          <w:sz w:val="24"/>
          <w:szCs w:val="24"/>
        </w:rPr>
        <w:t xml:space="preserve"> </w:t>
      </w:r>
      <w:r w:rsidR="006A202F" w:rsidRPr="00D308D9">
        <w:rPr>
          <w:rFonts w:ascii="Times New Roman" w:hAnsi="Times New Roman" w:cs="Times New Roman"/>
          <w:sz w:val="24"/>
          <w:szCs w:val="24"/>
        </w:rPr>
        <w:t xml:space="preserve">The RCP </w:t>
      </w:r>
      <w:del w:id="67" w:author="Larson, Danelle M" w:date="2026-02-02T10:14:00Z" w16du:dateUtc="2026-02-02T16:14:00Z">
        <w:r w:rsidR="006A202F" w:rsidRPr="00D308D9" w:rsidDel="00201FAE">
          <w:rPr>
            <w:rFonts w:ascii="Times New Roman" w:hAnsi="Times New Roman" w:cs="Times New Roman"/>
            <w:sz w:val="24"/>
            <w:szCs w:val="24"/>
          </w:rPr>
          <w:delText>are based</w:delText>
        </w:r>
      </w:del>
      <w:ins w:id="68" w:author="Larson, Danelle M" w:date="2026-02-02T10:14:00Z" w16du:dateUtc="2026-02-02T16:14:00Z">
        <w:r w:rsidR="00201FAE">
          <w:rPr>
            <w:rFonts w:ascii="Times New Roman" w:hAnsi="Times New Roman" w:cs="Times New Roman"/>
            <w:sz w:val="24"/>
            <w:szCs w:val="24"/>
          </w:rPr>
          <w:t>were defined</w:t>
        </w:r>
      </w:ins>
      <w:r w:rsidR="006A202F" w:rsidRPr="00D308D9">
        <w:rPr>
          <w:rFonts w:ascii="Times New Roman" w:hAnsi="Times New Roman" w:cs="Times New Roman"/>
          <w:sz w:val="24"/>
          <w:szCs w:val="24"/>
        </w:rPr>
        <w:t xml:space="preserve"> on species composition </w:t>
      </w:r>
      <w:del w:id="69" w:author="Larson, Danelle M" w:date="2026-02-02T10:14:00Z" w16du:dateUtc="2026-02-02T16:14:00Z">
        <w:r w:rsidR="006A202F" w:rsidRPr="00D308D9" w:rsidDel="00201FAE">
          <w:rPr>
            <w:rFonts w:ascii="Times New Roman" w:hAnsi="Times New Roman" w:cs="Times New Roman"/>
            <w:sz w:val="24"/>
            <w:szCs w:val="24"/>
          </w:rPr>
          <w:delText xml:space="preserve">and relative abundance </w:delText>
        </w:r>
      </w:del>
      <w:r w:rsidR="006A202F" w:rsidRPr="00D308D9">
        <w:rPr>
          <w:rFonts w:ascii="Times New Roman" w:hAnsi="Times New Roman" w:cs="Times New Roman"/>
          <w:sz w:val="24"/>
          <w:szCs w:val="24"/>
        </w:rPr>
        <w:t xml:space="preserve">of 35 aquatic macrophytes. </w:t>
      </w:r>
      <w:r w:rsidR="00C5728C">
        <w:rPr>
          <w:rFonts w:ascii="Times New Roman" w:hAnsi="Times New Roman" w:cs="Times New Roman"/>
          <w:sz w:val="24"/>
          <w:szCs w:val="24"/>
        </w:rPr>
        <w:t>Species composition for RCP1and RCP2 is provided in Supplemental Figure 1</w:t>
      </w:r>
      <w:r w:rsidR="006A202F">
        <w:rPr>
          <w:rFonts w:ascii="Times New Roman" w:hAnsi="Times New Roman" w:cs="Times New Roman"/>
          <w:sz w:val="24"/>
          <w:szCs w:val="24"/>
        </w:rPr>
        <w:t xml:space="preserve">. </w:t>
      </w:r>
    </w:p>
    <w:p w14:paraId="3BEC0DE0" w14:textId="77777777" w:rsidR="007F124E" w:rsidRDefault="007F124E" w:rsidP="008F6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14:paraId="06EB1FD5" w14:textId="6670263D" w:rsidR="008E7CBC" w:rsidRPr="00757285" w:rsidRDefault="008E7CBC">
      <w:pPr>
        <w:rPr>
          <w:rFonts w:ascii="Times New Roman" w:eastAsia="Times New Roman" w:hAnsi="Times New Roman" w:cs="Times New Roman"/>
          <w:color w:val="333333"/>
          <w:sz w:val="24"/>
          <w:szCs w:val="24"/>
        </w:rPr>
      </w:pPr>
    </w:p>
    <w:p w14:paraId="4961D16A" w14:textId="09372AE7" w:rsidR="00A331A3" w:rsidRDefault="00B642BB" w:rsidP="002E331A">
      <w:pPr>
        <w:spacing w:after="315" w:line="240" w:lineRule="auto"/>
      </w:pPr>
      <w:r w:rsidRPr="00B642BB">
        <w:t xml:space="preserve"> </w:t>
      </w:r>
      <w:r>
        <w:t xml:space="preserve">       </w:t>
      </w:r>
    </w:p>
    <w:p w14:paraId="2443CFBD" w14:textId="77777777" w:rsidR="00BE5049" w:rsidRDefault="00BE5049" w:rsidP="002E331A">
      <w:pPr>
        <w:spacing w:after="315" w:line="240" w:lineRule="auto"/>
      </w:pPr>
    </w:p>
    <w:p w14:paraId="0E37D3FD" w14:textId="77777777" w:rsidR="00BE5049" w:rsidRDefault="00BE5049" w:rsidP="002E331A">
      <w:pPr>
        <w:spacing w:after="315" w:line="240" w:lineRule="auto"/>
      </w:pPr>
    </w:p>
    <w:p w14:paraId="4D235EBD" w14:textId="77777777" w:rsidR="00BE5049" w:rsidRPr="002E331A" w:rsidRDefault="00BE5049" w:rsidP="002E331A">
      <w:pPr>
        <w:spacing w:after="315" w:line="240" w:lineRule="auto"/>
        <w:rPr>
          <w:rFonts w:ascii="Times New Roman" w:hAnsi="Times New Roman" w:cs="Times New Roman"/>
          <w:sz w:val="24"/>
          <w:szCs w:val="24"/>
        </w:rPr>
      </w:pPr>
    </w:p>
    <w:p w14:paraId="10FC5EC2" w14:textId="77777777" w:rsidR="009E3B97" w:rsidRDefault="009E3B97" w:rsidP="00DF22A6">
      <w:pPr>
        <w:pStyle w:val="ListParagraph"/>
        <w:spacing w:line="240" w:lineRule="auto"/>
        <w:rPr>
          <w:rFonts w:cstheme="minorHAnsi"/>
          <w:b/>
          <w:bCs/>
          <w:sz w:val="24"/>
          <w:szCs w:val="24"/>
        </w:rPr>
      </w:pPr>
    </w:p>
    <w:p w14:paraId="5764AC5E" w14:textId="77777777" w:rsidR="00AA4D38" w:rsidRDefault="00AA4D38">
      <w:pPr>
        <w:rPr>
          <w:rFonts w:cstheme="minorHAnsi"/>
          <w:sz w:val="24"/>
          <w:szCs w:val="24"/>
        </w:rPr>
      </w:pPr>
      <w:r>
        <w:rPr>
          <w:rFonts w:cstheme="minorHAnsi"/>
          <w:sz w:val="24"/>
          <w:szCs w:val="24"/>
        </w:rPr>
        <w:br w:type="page"/>
      </w:r>
    </w:p>
    <w:p w14:paraId="1E1782C0" w14:textId="2D7E8265" w:rsidR="00B426E3" w:rsidRPr="00480390" w:rsidRDefault="00D43B71" w:rsidP="00DF22A6">
      <w:pPr>
        <w:spacing w:line="240" w:lineRule="auto"/>
        <w:rPr>
          <w:rFonts w:cstheme="minorHAnsi"/>
          <w:sz w:val="24"/>
          <w:szCs w:val="24"/>
        </w:rPr>
      </w:pPr>
      <w:del w:id="70" w:author="Larson, Danelle M" w:date="2026-02-02T15:00:00Z" w16du:dateUtc="2026-02-02T21:00:00Z">
        <w:r w:rsidRPr="00480390" w:rsidDel="001A06DB">
          <w:rPr>
            <w:rFonts w:cstheme="minorHAnsi"/>
            <w:sz w:val="24"/>
            <w:szCs w:val="24"/>
          </w:rPr>
          <w:lastRenderedPageBreak/>
          <w:delText xml:space="preserve">7a </w:delText>
        </w:r>
      </w:del>
      <w:ins w:id="71" w:author="Larson, Danelle M" w:date="2026-02-02T15:00:00Z" w16du:dateUtc="2026-02-02T21:00:00Z">
        <w:r w:rsidR="001A06DB">
          <w:rPr>
            <w:rFonts w:cstheme="minorHAnsi"/>
            <w:sz w:val="24"/>
            <w:szCs w:val="24"/>
          </w:rPr>
          <w:t>3</w:t>
        </w:r>
        <w:r w:rsidR="001A06DB" w:rsidRPr="00480390">
          <w:rPr>
            <w:rFonts w:cstheme="minorHAnsi"/>
            <w:sz w:val="24"/>
            <w:szCs w:val="24"/>
          </w:rPr>
          <w:t xml:space="preserve">a </w:t>
        </w:r>
      </w:ins>
      <w:r w:rsidRPr="00480390">
        <w:rPr>
          <w:rFonts w:cstheme="minorHAnsi"/>
          <w:sz w:val="24"/>
          <w:szCs w:val="24"/>
        </w:rPr>
        <w:t>– Upper Pool 4</w:t>
      </w:r>
    </w:p>
    <w:p w14:paraId="4F21C682" w14:textId="08F9455E" w:rsidR="00D43B71" w:rsidRDefault="00C92985" w:rsidP="00DF22A6">
      <w:pPr>
        <w:spacing w:line="240" w:lineRule="auto"/>
        <w:rPr>
          <w:rFonts w:cstheme="minorHAnsi"/>
          <w:sz w:val="24"/>
          <w:szCs w:val="24"/>
          <w:highlight w:val="yellow"/>
        </w:rPr>
      </w:pPr>
      <w:r>
        <w:rPr>
          <w:rFonts w:cstheme="minorHAnsi"/>
          <w:noProof/>
          <w:sz w:val="24"/>
          <w:szCs w:val="24"/>
        </w:rPr>
        <w:drawing>
          <wp:inline distT="0" distB="0" distL="0" distR="0" wp14:anchorId="5DE6E423" wp14:editId="0B945F38">
            <wp:extent cx="5942227" cy="4456670"/>
            <wp:effectExtent l="0" t="0" r="1905" b="1270"/>
            <wp:docPr id="1127416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16834" name="Picture 112741683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5509" cy="4459132"/>
                    </a:xfrm>
                    <a:prstGeom prst="rect">
                      <a:avLst/>
                    </a:prstGeom>
                  </pic:spPr>
                </pic:pic>
              </a:graphicData>
            </a:graphic>
          </wp:inline>
        </w:drawing>
      </w:r>
    </w:p>
    <w:p w14:paraId="53B7F77A" w14:textId="77777777" w:rsidR="00D43B71" w:rsidRDefault="00D43B71" w:rsidP="00DF22A6">
      <w:pPr>
        <w:spacing w:line="240" w:lineRule="auto"/>
        <w:rPr>
          <w:rFonts w:cstheme="minorHAnsi"/>
          <w:sz w:val="24"/>
          <w:szCs w:val="24"/>
          <w:highlight w:val="yellow"/>
        </w:rPr>
      </w:pPr>
    </w:p>
    <w:p w14:paraId="1535D6B0" w14:textId="77777777" w:rsidR="00D43B71" w:rsidRDefault="00D43B71" w:rsidP="00DF22A6">
      <w:pPr>
        <w:spacing w:line="240" w:lineRule="auto"/>
        <w:rPr>
          <w:rFonts w:cstheme="minorHAnsi"/>
          <w:sz w:val="24"/>
          <w:szCs w:val="24"/>
          <w:highlight w:val="yellow"/>
        </w:rPr>
      </w:pPr>
    </w:p>
    <w:p w14:paraId="5544029A" w14:textId="5615901B" w:rsidR="00F66708" w:rsidRDefault="00F66708">
      <w:pPr>
        <w:rPr>
          <w:rFonts w:cstheme="minorHAnsi"/>
          <w:sz w:val="24"/>
          <w:szCs w:val="24"/>
          <w:highlight w:val="yellow"/>
        </w:rPr>
      </w:pPr>
      <w:r>
        <w:rPr>
          <w:rFonts w:cstheme="minorHAnsi"/>
          <w:sz w:val="24"/>
          <w:szCs w:val="24"/>
          <w:highlight w:val="yellow"/>
        </w:rPr>
        <w:br w:type="page"/>
      </w:r>
    </w:p>
    <w:p w14:paraId="14462E75" w14:textId="77777777" w:rsidR="00D43B71" w:rsidRDefault="00D43B71" w:rsidP="00DF22A6">
      <w:pPr>
        <w:spacing w:line="240" w:lineRule="auto"/>
        <w:rPr>
          <w:rFonts w:cstheme="minorHAnsi"/>
          <w:sz w:val="24"/>
          <w:szCs w:val="24"/>
          <w:highlight w:val="yellow"/>
        </w:rPr>
      </w:pPr>
    </w:p>
    <w:p w14:paraId="6D60AB2D" w14:textId="66C11D20" w:rsidR="00D43B71" w:rsidRPr="00480390" w:rsidRDefault="00D43B71" w:rsidP="00D43B71">
      <w:pPr>
        <w:spacing w:line="240" w:lineRule="auto"/>
        <w:rPr>
          <w:rFonts w:cstheme="minorHAnsi"/>
          <w:sz w:val="24"/>
          <w:szCs w:val="24"/>
        </w:rPr>
      </w:pPr>
      <w:del w:id="72" w:author="Larson, Danelle M" w:date="2026-02-02T15:00:00Z" w16du:dateUtc="2026-02-02T21:00:00Z">
        <w:r w:rsidRPr="00480390" w:rsidDel="001A06DB">
          <w:rPr>
            <w:rFonts w:cstheme="minorHAnsi"/>
            <w:sz w:val="24"/>
            <w:szCs w:val="24"/>
          </w:rPr>
          <w:delText xml:space="preserve">7b </w:delText>
        </w:r>
      </w:del>
      <w:ins w:id="73" w:author="Larson, Danelle M" w:date="2026-02-02T15:00:00Z" w16du:dateUtc="2026-02-02T21:00:00Z">
        <w:r w:rsidR="001A06DB">
          <w:rPr>
            <w:rFonts w:cstheme="minorHAnsi"/>
            <w:sz w:val="24"/>
            <w:szCs w:val="24"/>
          </w:rPr>
          <w:t>3</w:t>
        </w:r>
        <w:r w:rsidR="001A06DB" w:rsidRPr="00480390">
          <w:rPr>
            <w:rFonts w:cstheme="minorHAnsi"/>
            <w:sz w:val="24"/>
            <w:szCs w:val="24"/>
          </w:rPr>
          <w:t xml:space="preserve">b </w:t>
        </w:r>
      </w:ins>
      <w:r w:rsidRPr="00480390">
        <w:rPr>
          <w:rFonts w:cstheme="minorHAnsi"/>
          <w:sz w:val="24"/>
          <w:szCs w:val="24"/>
        </w:rPr>
        <w:t>– Lower Pool 4</w:t>
      </w:r>
    </w:p>
    <w:p w14:paraId="6224223A" w14:textId="781FEC1D" w:rsidR="00D43B71" w:rsidRDefault="00C92985" w:rsidP="00D43B71">
      <w:pPr>
        <w:spacing w:line="240" w:lineRule="auto"/>
        <w:rPr>
          <w:rFonts w:cstheme="minorHAnsi"/>
          <w:sz w:val="24"/>
          <w:szCs w:val="24"/>
          <w:highlight w:val="yellow"/>
        </w:rPr>
      </w:pPr>
      <w:r>
        <w:rPr>
          <w:rFonts w:cstheme="minorHAnsi"/>
          <w:noProof/>
          <w:sz w:val="24"/>
          <w:szCs w:val="24"/>
        </w:rPr>
        <w:drawing>
          <wp:inline distT="0" distB="0" distL="0" distR="0" wp14:anchorId="7BB21F60" wp14:editId="46B7C155">
            <wp:extent cx="5931243" cy="4448432"/>
            <wp:effectExtent l="0" t="0" r="0" b="9525"/>
            <wp:docPr id="583940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40226" name="Picture 58394022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34555" cy="4450916"/>
                    </a:xfrm>
                    <a:prstGeom prst="rect">
                      <a:avLst/>
                    </a:prstGeom>
                  </pic:spPr>
                </pic:pic>
              </a:graphicData>
            </a:graphic>
          </wp:inline>
        </w:drawing>
      </w:r>
    </w:p>
    <w:p w14:paraId="733FB070" w14:textId="09638A92" w:rsidR="00D43B71" w:rsidRDefault="00D43B71">
      <w:pPr>
        <w:rPr>
          <w:rFonts w:cstheme="minorHAnsi"/>
          <w:sz w:val="24"/>
          <w:szCs w:val="24"/>
          <w:highlight w:val="yellow"/>
        </w:rPr>
      </w:pPr>
      <w:r>
        <w:rPr>
          <w:rFonts w:cstheme="minorHAnsi"/>
          <w:sz w:val="24"/>
          <w:szCs w:val="24"/>
          <w:highlight w:val="yellow"/>
        </w:rPr>
        <w:br w:type="page"/>
      </w:r>
    </w:p>
    <w:p w14:paraId="1BC1D225" w14:textId="7C1B8E3F" w:rsidR="00D43B71" w:rsidRPr="00480390" w:rsidRDefault="00D43B71" w:rsidP="00D43B71">
      <w:pPr>
        <w:spacing w:line="240" w:lineRule="auto"/>
        <w:rPr>
          <w:rFonts w:cstheme="minorHAnsi"/>
          <w:sz w:val="24"/>
          <w:szCs w:val="24"/>
        </w:rPr>
      </w:pPr>
      <w:del w:id="74" w:author="Larson, Danelle M" w:date="2026-02-02T15:00:00Z" w16du:dateUtc="2026-02-02T21:00:00Z">
        <w:r w:rsidRPr="00480390" w:rsidDel="001A06DB">
          <w:rPr>
            <w:rFonts w:cstheme="minorHAnsi"/>
            <w:sz w:val="24"/>
            <w:szCs w:val="24"/>
          </w:rPr>
          <w:lastRenderedPageBreak/>
          <w:delText xml:space="preserve">7c </w:delText>
        </w:r>
      </w:del>
      <w:ins w:id="75" w:author="Larson, Danelle M" w:date="2026-02-02T15:00:00Z" w16du:dateUtc="2026-02-02T21:00:00Z">
        <w:r w:rsidR="001A06DB">
          <w:rPr>
            <w:rFonts w:cstheme="minorHAnsi"/>
            <w:sz w:val="24"/>
            <w:szCs w:val="24"/>
          </w:rPr>
          <w:t>3</w:t>
        </w:r>
        <w:r w:rsidR="001A06DB" w:rsidRPr="00480390">
          <w:rPr>
            <w:rFonts w:cstheme="minorHAnsi"/>
            <w:sz w:val="24"/>
            <w:szCs w:val="24"/>
          </w:rPr>
          <w:t xml:space="preserve">c </w:t>
        </w:r>
      </w:ins>
      <w:r w:rsidRPr="00480390">
        <w:rPr>
          <w:rFonts w:cstheme="minorHAnsi"/>
          <w:sz w:val="24"/>
          <w:szCs w:val="24"/>
        </w:rPr>
        <w:t>– Pool 8</w:t>
      </w:r>
    </w:p>
    <w:p w14:paraId="4C35AE8D" w14:textId="5ED6A227" w:rsidR="00D43B71" w:rsidRDefault="00C92985" w:rsidP="00D43B71">
      <w:pPr>
        <w:spacing w:line="240" w:lineRule="auto"/>
        <w:rPr>
          <w:rFonts w:cstheme="minorHAnsi"/>
          <w:sz w:val="24"/>
          <w:szCs w:val="24"/>
          <w:highlight w:val="yellow"/>
        </w:rPr>
      </w:pPr>
      <w:r>
        <w:rPr>
          <w:rFonts w:cstheme="minorHAnsi"/>
          <w:noProof/>
          <w:sz w:val="24"/>
          <w:szCs w:val="24"/>
        </w:rPr>
        <w:drawing>
          <wp:inline distT="0" distB="0" distL="0" distR="0" wp14:anchorId="6B179F1D" wp14:editId="20BC4743">
            <wp:extent cx="5722551" cy="4291913"/>
            <wp:effectExtent l="0" t="0" r="0" b="0"/>
            <wp:docPr id="25192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2525" name="Picture 251925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29913" cy="4297435"/>
                    </a:xfrm>
                    <a:prstGeom prst="rect">
                      <a:avLst/>
                    </a:prstGeom>
                  </pic:spPr>
                </pic:pic>
              </a:graphicData>
            </a:graphic>
          </wp:inline>
        </w:drawing>
      </w:r>
    </w:p>
    <w:p w14:paraId="5C9A7B33" w14:textId="77777777" w:rsidR="002A3116" w:rsidRDefault="002A3116">
      <w:pPr>
        <w:rPr>
          <w:rFonts w:cstheme="minorHAnsi"/>
          <w:sz w:val="24"/>
          <w:szCs w:val="24"/>
          <w:highlight w:val="yellow"/>
        </w:rPr>
      </w:pPr>
      <w:r>
        <w:rPr>
          <w:rFonts w:cstheme="minorHAnsi"/>
          <w:sz w:val="24"/>
          <w:szCs w:val="24"/>
          <w:highlight w:val="yellow"/>
        </w:rPr>
        <w:br w:type="page"/>
      </w:r>
    </w:p>
    <w:p w14:paraId="19C62EFE" w14:textId="2BD4A00E" w:rsidR="002A3116" w:rsidRPr="00480390" w:rsidRDefault="002A3116" w:rsidP="002A3116">
      <w:pPr>
        <w:spacing w:line="240" w:lineRule="auto"/>
        <w:rPr>
          <w:rFonts w:cstheme="minorHAnsi"/>
          <w:sz w:val="24"/>
          <w:szCs w:val="24"/>
        </w:rPr>
      </w:pPr>
      <w:del w:id="76" w:author="Larson, Danelle M" w:date="2026-02-02T15:00:00Z" w16du:dateUtc="2026-02-02T21:00:00Z">
        <w:r w:rsidRPr="00480390" w:rsidDel="001A06DB">
          <w:rPr>
            <w:rFonts w:cstheme="minorHAnsi"/>
            <w:sz w:val="24"/>
            <w:szCs w:val="24"/>
          </w:rPr>
          <w:lastRenderedPageBreak/>
          <w:delText xml:space="preserve">7d </w:delText>
        </w:r>
      </w:del>
      <w:ins w:id="77" w:author="Larson, Danelle M" w:date="2026-02-02T15:00:00Z" w16du:dateUtc="2026-02-02T21:00:00Z">
        <w:r w:rsidR="001A06DB">
          <w:rPr>
            <w:rFonts w:cstheme="minorHAnsi"/>
            <w:sz w:val="24"/>
            <w:szCs w:val="24"/>
          </w:rPr>
          <w:t>3</w:t>
        </w:r>
        <w:r w:rsidR="001A06DB" w:rsidRPr="00480390">
          <w:rPr>
            <w:rFonts w:cstheme="minorHAnsi"/>
            <w:sz w:val="24"/>
            <w:szCs w:val="24"/>
          </w:rPr>
          <w:t xml:space="preserve">d </w:t>
        </w:r>
      </w:ins>
      <w:r w:rsidRPr="00480390">
        <w:rPr>
          <w:rFonts w:cstheme="minorHAnsi"/>
          <w:sz w:val="24"/>
          <w:szCs w:val="24"/>
        </w:rPr>
        <w:t>– Pool 13</w:t>
      </w:r>
    </w:p>
    <w:p w14:paraId="4AC7C74C" w14:textId="197F0034" w:rsidR="00D43B71" w:rsidRDefault="00C92985" w:rsidP="00DF22A6">
      <w:pPr>
        <w:spacing w:line="240" w:lineRule="auto"/>
        <w:rPr>
          <w:rFonts w:cstheme="minorHAnsi"/>
          <w:sz w:val="24"/>
          <w:szCs w:val="24"/>
          <w:highlight w:val="yellow"/>
        </w:rPr>
      </w:pPr>
      <w:r>
        <w:rPr>
          <w:rFonts w:cstheme="minorHAnsi"/>
          <w:noProof/>
          <w:sz w:val="24"/>
          <w:szCs w:val="24"/>
        </w:rPr>
        <w:drawing>
          <wp:inline distT="0" distB="0" distL="0" distR="0" wp14:anchorId="38379332" wp14:editId="0BA282CF">
            <wp:extent cx="5865340" cy="4399005"/>
            <wp:effectExtent l="0" t="0" r="2540" b="1905"/>
            <wp:docPr id="1177440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40112" name="Picture 117744011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74655" cy="4405992"/>
                    </a:xfrm>
                    <a:prstGeom prst="rect">
                      <a:avLst/>
                    </a:prstGeom>
                  </pic:spPr>
                </pic:pic>
              </a:graphicData>
            </a:graphic>
          </wp:inline>
        </w:drawing>
      </w:r>
    </w:p>
    <w:p w14:paraId="1C2965A5" w14:textId="7C04DD60" w:rsidR="00D52838" w:rsidRPr="00C2716E" w:rsidRDefault="00840E5F" w:rsidP="00D52838">
      <w:pPr>
        <w:autoSpaceDE w:val="0"/>
        <w:autoSpaceDN w:val="0"/>
        <w:adjustRightInd w:val="0"/>
        <w:spacing w:after="0" w:line="240" w:lineRule="auto"/>
        <w:rPr>
          <w:rFonts w:ascii="Times New Roman" w:eastAsia="Lato-Regular" w:hAnsi="Times New Roman" w:cs="Times New Roman"/>
          <w:sz w:val="24"/>
          <w:szCs w:val="24"/>
        </w:rPr>
      </w:pPr>
      <w:commentRangeStart w:id="78"/>
      <w:commentRangeStart w:id="79"/>
      <w:r w:rsidRPr="00F428D2">
        <w:rPr>
          <w:rFonts w:cstheme="minorHAnsi"/>
          <w:b/>
          <w:bCs/>
          <w:sz w:val="24"/>
          <w:szCs w:val="24"/>
        </w:rPr>
        <w:t>SUPPLEMENTAL FIGURE</w:t>
      </w:r>
      <w:r w:rsidR="00D52838" w:rsidRPr="00F428D2">
        <w:rPr>
          <w:rFonts w:cstheme="minorHAnsi"/>
          <w:b/>
          <w:bCs/>
          <w:sz w:val="24"/>
          <w:szCs w:val="24"/>
        </w:rPr>
        <w:t xml:space="preserve"> </w:t>
      </w:r>
      <w:r w:rsidR="00BE5049" w:rsidRPr="00F428D2">
        <w:rPr>
          <w:rFonts w:cstheme="minorHAnsi"/>
          <w:b/>
          <w:bCs/>
          <w:sz w:val="24"/>
          <w:szCs w:val="24"/>
        </w:rPr>
        <w:t>3</w:t>
      </w:r>
      <w:r w:rsidR="00D52838" w:rsidRPr="00F428D2">
        <w:rPr>
          <w:rFonts w:ascii="Times New Roman" w:eastAsia="MS Mincho" w:hAnsi="Times New Roman" w:cs="Times New Roman"/>
          <w:sz w:val="24"/>
          <w:szCs w:val="24"/>
        </w:rPr>
        <w:t xml:space="preserve"> </w:t>
      </w:r>
      <w:commentRangeEnd w:id="78"/>
      <w:r w:rsidR="00B83C1F">
        <w:rPr>
          <w:rStyle w:val="CommentReference"/>
        </w:rPr>
        <w:commentReference w:id="78"/>
      </w:r>
      <w:commentRangeEnd w:id="79"/>
      <w:r w:rsidR="001A06DB">
        <w:rPr>
          <w:rStyle w:val="CommentReference"/>
        </w:rPr>
        <w:commentReference w:id="79"/>
      </w:r>
      <w:r w:rsidR="00D52838" w:rsidRPr="00F428D2">
        <w:rPr>
          <w:rFonts w:ascii="Times New Roman" w:eastAsia="MS Mincho" w:hAnsi="Times New Roman" w:cs="Times New Roman"/>
          <w:sz w:val="24"/>
          <w:szCs w:val="24"/>
        </w:rPr>
        <w:t>The relationships among macrophyte taxa (</w:t>
      </w:r>
      <w:r w:rsidR="00C12B5F" w:rsidRPr="00F428D2">
        <w:rPr>
          <w:rFonts w:ascii="Times New Roman" w:eastAsia="MS Mincho" w:hAnsi="Times New Roman" w:cs="Times New Roman"/>
          <w:sz w:val="24"/>
          <w:szCs w:val="24"/>
        </w:rPr>
        <w:t xml:space="preserve">taxonomic </w:t>
      </w:r>
      <w:r w:rsidR="00D52838" w:rsidRPr="00F428D2">
        <w:rPr>
          <w:rFonts w:ascii="Times New Roman" w:eastAsia="MS Mincho" w:hAnsi="Times New Roman" w:cs="Times New Roman"/>
          <w:sz w:val="24"/>
          <w:szCs w:val="24"/>
        </w:rPr>
        <w:t xml:space="preserve">tree on the left) and their </w:t>
      </w:r>
      <w:r w:rsidR="00C12B5F" w:rsidRPr="00F428D2">
        <w:rPr>
          <w:rFonts w:ascii="Times New Roman" w:eastAsia="MS Mincho" w:hAnsi="Times New Roman" w:cs="Times New Roman"/>
          <w:sz w:val="24"/>
          <w:szCs w:val="24"/>
        </w:rPr>
        <w:t xml:space="preserve">taxonomically </w:t>
      </w:r>
      <w:r w:rsidR="00D52838" w:rsidRPr="00F428D2">
        <w:rPr>
          <w:rFonts w:ascii="Times New Roman" w:eastAsia="MS Mincho" w:hAnsi="Times New Roman" w:cs="Times New Roman"/>
          <w:sz w:val="24"/>
          <w:szCs w:val="24"/>
        </w:rPr>
        <w:t xml:space="preserve">structured responses to environmental covariates representing </w:t>
      </w:r>
      <w:ins w:id="80" w:author="Larson, Danelle M" w:date="2026-02-02T10:15:00Z" w16du:dateUtc="2026-02-02T16:15:00Z">
        <w:r w:rsidR="00DC04F3">
          <w:rPr>
            <w:rFonts w:ascii="Times New Roman" w:eastAsia="MS Mincho" w:hAnsi="Times New Roman" w:cs="Times New Roman"/>
            <w:sz w:val="24"/>
            <w:szCs w:val="24"/>
          </w:rPr>
          <w:t xml:space="preserve">temporal and spatial variation in </w:t>
        </w:r>
      </w:ins>
      <w:r w:rsidR="00D52838" w:rsidRPr="00F428D2">
        <w:rPr>
          <w:rFonts w:ascii="Times New Roman" w:eastAsia="MS Mincho" w:hAnsi="Times New Roman" w:cs="Times New Roman"/>
          <w:sz w:val="24"/>
          <w:szCs w:val="24"/>
        </w:rPr>
        <w:t xml:space="preserve">hydrology, water quality, and climate in four </w:t>
      </w:r>
      <w:r w:rsidR="00626165">
        <w:rPr>
          <w:rFonts w:ascii="Times New Roman" w:eastAsia="MS Mincho" w:hAnsi="Times New Roman" w:cs="Times New Roman"/>
          <w:sz w:val="24"/>
          <w:szCs w:val="24"/>
        </w:rPr>
        <w:t>reaches</w:t>
      </w:r>
      <w:r w:rsidR="00D52838" w:rsidRPr="00F428D2">
        <w:rPr>
          <w:rFonts w:ascii="Times New Roman" w:eastAsia="MS Mincho" w:hAnsi="Times New Roman" w:cs="Times New Roman"/>
          <w:sz w:val="24"/>
          <w:szCs w:val="24"/>
        </w:rPr>
        <w:t xml:space="preserve"> of the </w:t>
      </w:r>
      <w:r w:rsidR="00614523" w:rsidRPr="00F428D2">
        <w:rPr>
          <w:rFonts w:ascii="Times New Roman" w:eastAsia="MS Mincho" w:hAnsi="Times New Roman" w:cs="Times New Roman"/>
          <w:sz w:val="24"/>
          <w:szCs w:val="24"/>
        </w:rPr>
        <w:t>UMR</w:t>
      </w:r>
      <w:r w:rsidR="001F3BF7" w:rsidRPr="00F428D2">
        <w:rPr>
          <w:rFonts w:ascii="Times New Roman" w:eastAsia="MS Mincho" w:hAnsi="Times New Roman" w:cs="Times New Roman"/>
          <w:sz w:val="24"/>
          <w:szCs w:val="24"/>
        </w:rPr>
        <w:t>.</w:t>
      </w:r>
      <w:r w:rsidR="00D52838" w:rsidRPr="00F428D2">
        <w:rPr>
          <w:rFonts w:ascii="Times New Roman" w:eastAsia="MS Mincho" w:hAnsi="Times New Roman" w:cs="Times New Roman"/>
          <w:sz w:val="24"/>
          <w:szCs w:val="24"/>
        </w:rPr>
        <w:t xml:space="preserve"> </w:t>
      </w:r>
      <w:ins w:id="81" w:author="Larson, Danelle M" w:date="2026-02-02T10:15:00Z" w16du:dateUtc="2026-02-02T16:15:00Z">
        <w:r w:rsidR="005B0DED" w:rsidRPr="00F428D2">
          <w:rPr>
            <w:rFonts w:ascii="Times New Roman" w:eastAsia="MS Mincho" w:hAnsi="Times New Roman" w:cs="Times New Roman"/>
            <w:sz w:val="24"/>
            <w:szCs w:val="24"/>
          </w:rPr>
          <w:t>Positive and negative responses (with &gt;90% posterior probability</w:t>
        </w:r>
        <w:r w:rsidR="005B0DED">
          <w:rPr>
            <w:rFonts w:ascii="Times New Roman" w:eastAsia="MS Mincho" w:hAnsi="Times New Roman" w:cs="Times New Roman"/>
            <w:sz w:val="24"/>
            <w:szCs w:val="24"/>
          </w:rPr>
          <w:t xml:space="preserve"> for the beta estimates</w:t>
        </w:r>
        <w:r w:rsidR="005B0DED" w:rsidRPr="00F428D2">
          <w:rPr>
            <w:rFonts w:ascii="Times New Roman" w:eastAsia="MS Mincho" w:hAnsi="Times New Roman" w:cs="Times New Roman"/>
            <w:sz w:val="24"/>
            <w:szCs w:val="24"/>
          </w:rPr>
          <w:t xml:space="preserve">) </w:t>
        </w:r>
        <w:r w:rsidR="005B0DED">
          <w:rPr>
            <w:rFonts w:ascii="Times New Roman" w:eastAsia="MS Mincho" w:hAnsi="Times New Roman" w:cs="Times New Roman"/>
            <w:sz w:val="24"/>
            <w:szCs w:val="24"/>
          </w:rPr>
          <w:t>a</w:t>
        </w:r>
        <w:r w:rsidR="005B0DED" w:rsidRPr="00F428D2">
          <w:rPr>
            <w:rFonts w:ascii="Times New Roman" w:eastAsia="MS Mincho" w:hAnsi="Times New Roman" w:cs="Times New Roman"/>
            <w:sz w:val="24"/>
            <w:szCs w:val="24"/>
          </w:rPr>
          <w:t>re illustrated by the red and blue color</w:t>
        </w:r>
        <w:r w:rsidR="005B0DED">
          <w:rPr>
            <w:rFonts w:ascii="Times New Roman" w:eastAsia="MS Mincho" w:hAnsi="Times New Roman" w:cs="Times New Roman"/>
            <w:sz w:val="24"/>
            <w:szCs w:val="24"/>
          </w:rPr>
          <w:t>s</w:t>
        </w:r>
        <w:r w:rsidR="005B0DED" w:rsidRPr="00F428D2">
          <w:rPr>
            <w:rFonts w:ascii="Times New Roman" w:eastAsia="MS Mincho" w:hAnsi="Times New Roman" w:cs="Times New Roman"/>
            <w:sz w:val="24"/>
            <w:szCs w:val="24"/>
          </w:rPr>
          <w:t>, respectively.</w:t>
        </w:r>
        <w:r w:rsidR="005B0DED" w:rsidRPr="00F428D2">
          <w:rPr>
            <w:rFonts w:ascii="Times New Roman" w:eastAsia="MS Mincho" w:hAnsi="Times New Roman" w:cs="Times New Roman"/>
            <w:b/>
            <w:bCs/>
            <w:sz w:val="24"/>
            <w:szCs w:val="24"/>
          </w:rPr>
          <w:t xml:space="preserve"> </w:t>
        </w:r>
        <w:r w:rsidR="005B0DED">
          <w:rPr>
            <w:rFonts w:ascii="Times New Roman" w:eastAsia="MS Mincho" w:hAnsi="Times New Roman" w:cs="Times New Roman"/>
            <w:sz w:val="24"/>
            <w:szCs w:val="24"/>
          </w:rPr>
          <w:t>A</w:t>
        </w:r>
        <w:r w:rsidR="005B0DED" w:rsidRPr="00F428D2">
          <w:rPr>
            <w:rFonts w:ascii="Times New Roman" w:eastAsia="MS Mincho" w:hAnsi="Times New Roman" w:cs="Times New Roman"/>
            <w:sz w:val="24"/>
            <w:szCs w:val="24"/>
          </w:rPr>
          <w:t>nnual covariate means per pool (“</w:t>
        </w:r>
        <w:proofErr w:type="spellStart"/>
        <w:r w:rsidR="005B0DED">
          <w:rPr>
            <w:rFonts w:ascii="Times New Roman" w:eastAsia="MS Mincho" w:hAnsi="Times New Roman" w:cs="Times New Roman"/>
            <w:sz w:val="24"/>
            <w:szCs w:val="24"/>
          </w:rPr>
          <w:t>COVARIATE</w:t>
        </w:r>
        <w:r w:rsidR="005B0DED" w:rsidRPr="00F428D2">
          <w:rPr>
            <w:rFonts w:ascii="Times New Roman" w:eastAsia="MS Mincho" w:hAnsi="Times New Roman" w:cs="Times New Roman"/>
            <w:sz w:val="24"/>
            <w:szCs w:val="24"/>
          </w:rPr>
          <w:t>_m</w:t>
        </w:r>
        <w:r w:rsidR="005B0DED">
          <w:rPr>
            <w:rFonts w:ascii="Times New Roman" w:eastAsia="MS Mincho" w:hAnsi="Times New Roman" w:cs="Times New Roman"/>
            <w:sz w:val="24"/>
            <w:szCs w:val="24"/>
          </w:rPr>
          <w:t>ean</w:t>
        </w:r>
        <w:proofErr w:type="spellEnd"/>
        <w:r w:rsidR="005B0DED" w:rsidRPr="00F428D2">
          <w:rPr>
            <w:rFonts w:ascii="Times New Roman" w:eastAsia="MS Mincho" w:hAnsi="Times New Roman" w:cs="Times New Roman"/>
            <w:sz w:val="24"/>
            <w:szCs w:val="24"/>
          </w:rPr>
          <w:t>”) represented the temporal variation in each environmental covariate across 22 years and their within-year residuals (“</w:t>
        </w:r>
        <w:proofErr w:type="spellStart"/>
        <w:r w:rsidR="005B0DED">
          <w:rPr>
            <w:rFonts w:ascii="Times New Roman" w:eastAsia="MS Mincho" w:hAnsi="Times New Roman" w:cs="Times New Roman"/>
            <w:sz w:val="24"/>
            <w:szCs w:val="24"/>
          </w:rPr>
          <w:t>COVARIATE</w:t>
        </w:r>
        <w:r w:rsidR="005B0DED" w:rsidRPr="00F428D2">
          <w:rPr>
            <w:rFonts w:ascii="Times New Roman" w:eastAsia="MS Mincho" w:hAnsi="Times New Roman" w:cs="Times New Roman"/>
            <w:sz w:val="24"/>
            <w:szCs w:val="24"/>
          </w:rPr>
          <w:t>_r</w:t>
        </w:r>
        <w:r w:rsidR="005B0DED">
          <w:rPr>
            <w:rFonts w:ascii="Times New Roman" w:eastAsia="MS Mincho" w:hAnsi="Times New Roman" w:cs="Times New Roman"/>
            <w:sz w:val="24"/>
            <w:szCs w:val="24"/>
          </w:rPr>
          <w:t>esid</w:t>
        </w:r>
        <w:proofErr w:type="spellEnd"/>
        <w:r w:rsidR="005B0DED" w:rsidRPr="00F428D2">
          <w:rPr>
            <w:rFonts w:ascii="Times New Roman" w:eastAsia="MS Mincho" w:hAnsi="Times New Roman" w:cs="Times New Roman"/>
            <w:sz w:val="24"/>
            <w:szCs w:val="24"/>
          </w:rPr>
          <w:t xml:space="preserve">”) represented spatial variation in environmental conditions within years. </w:t>
        </w:r>
        <w:r w:rsidR="005B0DED" w:rsidRPr="00F428D2">
          <w:rPr>
            <w:rFonts w:ascii="Times New Roman" w:eastAsia="MS Gothic" w:hAnsi="Times New Roman" w:cs="Times New Roman"/>
            <w:sz w:val="24"/>
            <w:szCs w:val="24"/>
          </w:rPr>
          <w:t xml:space="preserve">The </w:t>
        </w:r>
        <w:r w:rsidR="005B0DED">
          <w:rPr>
            <w:rFonts w:ascii="Times New Roman" w:eastAsia="MS Gothic" w:hAnsi="Times New Roman" w:cs="Times New Roman"/>
            <w:sz w:val="24"/>
            <w:szCs w:val="24"/>
          </w:rPr>
          <w:t>red and blue colors indicate posterior support for</w:t>
        </w:r>
        <w:r w:rsidR="005B0DED" w:rsidRPr="00F428D2">
          <w:rPr>
            <w:rFonts w:ascii="Times New Roman" w:eastAsia="MS Gothic" w:hAnsi="Times New Roman" w:cs="Times New Roman"/>
            <w:sz w:val="24"/>
            <w:szCs w:val="24"/>
          </w:rPr>
          <w:t xml:space="preserve"> positive</w:t>
        </w:r>
        <w:r w:rsidR="005B0DED">
          <w:rPr>
            <w:rFonts w:ascii="Times New Roman" w:eastAsia="MS Gothic" w:hAnsi="Times New Roman" w:cs="Times New Roman"/>
            <w:sz w:val="24"/>
            <w:szCs w:val="24"/>
          </w:rPr>
          <w:t xml:space="preserve"> vs negative</w:t>
        </w:r>
        <w:r w:rsidR="005B0DED" w:rsidRPr="00F428D2">
          <w:rPr>
            <w:rFonts w:ascii="Times New Roman" w:eastAsia="MS Gothic" w:hAnsi="Times New Roman" w:cs="Times New Roman"/>
            <w:sz w:val="24"/>
            <w:szCs w:val="24"/>
          </w:rPr>
          <w:t xml:space="preserve"> ecological response</w:t>
        </w:r>
        <w:r w:rsidR="005B0DED">
          <w:rPr>
            <w:rFonts w:ascii="Times New Roman" w:eastAsia="MS Gothic" w:hAnsi="Times New Roman" w:cs="Times New Roman"/>
            <w:sz w:val="24"/>
            <w:szCs w:val="24"/>
          </w:rPr>
          <w:t>s</w:t>
        </w:r>
        <w:r w:rsidR="005B0DED" w:rsidRPr="00F428D2">
          <w:rPr>
            <w:rFonts w:ascii="Times New Roman" w:eastAsia="MS Gothic" w:hAnsi="Times New Roman" w:cs="Times New Roman"/>
            <w:sz w:val="24"/>
            <w:szCs w:val="24"/>
          </w:rPr>
          <w:t xml:space="preserve"> of macrophytes </w:t>
        </w:r>
        <w:r w:rsidR="005B0DED">
          <w:rPr>
            <w:rFonts w:ascii="Times New Roman" w:eastAsia="MS Gothic" w:hAnsi="Times New Roman" w:cs="Times New Roman"/>
            <w:sz w:val="24"/>
            <w:szCs w:val="24"/>
          </w:rPr>
          <w:t xml:space="preserve">to the annual covariate means and residuals (i.e., for non-zero </w:t>
        </w:r>
        <w:r w:rsidR="005B0DED" w:rsidRPr="009A4C37">
          <w:rPr>
            <w:rFonts w:ascii="Times New Roman" w:eastAsia="MS Gothic" w:hAnsi="Times New Roman" w:cs="Times New Roman"/>
            <w:sz w:val="24"/>
            <w:szCs w:val="24"/>
          </w:rPr>
          <w:t>β values</w:t>
        </w:r>
        <w:r w:rsidR="005B0DED">
          <w:rPr>
            <w:rFonts w:ascii="Times New Roman" w:eastAsia="MS Gothic" w:hAnsi="Times New Roman" w:cs="Times New Roman"/>
            <w:sz w:val="24"/>
            <w:szCs w:val="24"/>
          </w:rPr>
          <w:t>)</w:t>
        </w:r>
        <w:r w:rsidR="005B0DED" w:rsidRPr="00F428D2">
          <w:rPr>
            <w:rFonts w:ascii="Times New Roman" w:eastAsia="MS Gothic" w:hAnsi="Times New Roman" w:cs="Times New Roman"/>
            <w:sz w:val="24"/>
            <w:szCs w:val="24"/>
          </w:rPr>
          <w:t xml:space="preserve">. </w:t>
        </w:r>
      </w:ins>
      <w:del w:id="82" w:author="Larson, Danelle M" w:date="2026-02-02T10:15:00Z" w16du:dateUtc="2026-02-02T16:15:00Z">
        <w:r w:rsidR="00D52838" w:rsidRPr="00F428D2" w:rsidDel="005B0DED">
          <w:rPr>
            <w:rFonts w:ascii="Times New Roman" w:eastAsia="MS Mincho" w:hAnsi="Times New Roman" w:cs="Times New Roman"/>
            <w:sz w:val="24"/>
            <w:szCs w:val="24"/>
          </w:rPr>
          <w:delText xml:space="preserve">Positive and negative responses (with </w:delText>
        </w:r>
        <w:r w:rsidR="00D52838" w:rsidRPr="00F428D2" w:rsidDel="00DC04F3">
          <w:rPr>
            <w:rFonts w:ascii="Times New Roman" w:eastAsia="MS Mincho" w:hAnsi="Times New Roman" w:cs="Times New Roman"/>
            <w:sz w:val="24"/>
            <w:szCs w:val="24"/>
          </w:rPr>
          <w:delText xml:space="preserve">statistical support of </w:delText>
        </w:r>
        <w:r w:rsidR="00D52838" w:rsidRPr="00F428D2" w:rsidDel="005B0DED">
          <w:rPr>
            <w:rFonts w:ascii="Times New Roman" w:eastAsia="MS Mincho" w:hAnsi="Times New Roman" w:cs="Times New Roman"/>
            <w:sz w:val="24"/>
            <w:szCs w:val="24"/>
          </w:rPr>
          <w:delText>&gt;90% posterior probability) were illustrated by the red and blue color, respectively.</w:delText>
        </w:r>
        <w:r w:rsidR="00D52838" w:rsidRPr="00F428D2" w:rsidDel="005B0DED">
          <w:rPr>
            <w:rFonts w:ascii="Times New Roman" w:eastAsia="MS Mincho" w:hAnsi="Times New Roman" w:cs="Times New Roman"/>
            <w:b/>
            <w:bCs/>
            <w:sz w:val="24"/>
            <w:szCs w:val="24"/>
          </w:rPr>
          <w:delText xml:space="preserve"> </w:delText>
        </w:r>
        <w:r w:rsidR="00D52838" w:rsidRPr="00F428D2" w:rsidDel="005B0DED">
          <w:rPr>
            <w:rFonts w:ascii="Times New Roman" w:eastAsia="MS Mincho" w:hAnsi="Times New Roman" w:cs="Times New Roman"/>
            <w:sz w:val="24"/>
            <w:szCs w:val="24"/>
          </w:rPr>
          <w:delText xml:space="preserve">The species’ environmental responses were modelled to separate the temporal and spatial variations in environmental conditions; specifically, annual covariate means per </w:delText>
        </w:r>
        <w:r w:rsidR="0000321A" w:rsidDel="005B0DED">
          <w:rPr>
            <w:rFonts w:ascii="Times New Roman" w:eastAsia="MS Mincho" w:hAnsi="Times New Roman" w:cs="Times New Roman"/>
            <w:sz w:val="24"/>
            <w:szCs w:val="24"/>
          </w:rPr>
          <w:delText>reach</w:delText>
        </w:r>
        <w:r w:rsidR="00D52838" w:rsidRPr="00F428D2" w:rsidDel="005B0DED">
          <w:rPr>
            <w:rFonts w:ascii="Times New Roman" w:eastAsia="MS Mincho" w:hAnsi="Times New Roman" w:cs="Times New Roman"/>
            <w:sz w:val="24"/>
            <w:szCs w:val="24"/>
          </w:rPr>
          <w:delText xml:space="preserve"> (</w:delText>
        </w:r>
        <w:r w:rsidR="006C2D21" w:rsidRPr="00F428D2" w:rsidDel="005B0DED">
          <w:rPr>
            <w:rFonts w:ascii="Times New Roman" w:eastAsia="MS Mincho" w:hAnsi="Times New Roman" w:cs="Times New Roman"/>
            <w:sz w:val="24"/>
            <w:szCs w:val="24"/>
          </w:rPr>
          <w:delText>“</w:delText>
        </w:r>
        <w:r w:rsidR="00D52838" w:rsidRPr="00F428D2" w:rsidDel="005B0DED">
          <w:rPr>
            <w:rFonts w:ascii="Times New Roman" w:eastAsia="MS Mincho" w:hAnsi="Times New Roman" w:cs="Times New Roman"/>
            <w:sz w:val="24"/>
            <w:szCs w:val="24"/>
          </w:rPr>
          <w:delText>covariate_m</w:delText>
        </w:r>
        <w:r w:rsidR="006C2D21" w:rsidRPr="00F428D2" w:rsidDel="005B0DED">
          <w:rPr>
            <w:rFonts w:ascii="Times New Roman" w:eastAsia="MS Mincho" w:hAnsi="Times New Roman" w:cs="Times New Roman"/>
            <w:sz w:val="24"/>
            <w:szCs w:val="24"/>
          </w:rPr>
          <w:delText>”</w:delText>
        </w:r>
        <w:r w:rsidR="00D52838" w:rsidRPr="00F428D2" w:rsidDel="005B0DED">
          <w:rPr>
            <w:rFonts w:ascii="Times New Roman" w:eastAsia="MS Mincho" w:hAnsi="Times New Roman" w:cs="Times New Roman"/>
            <w:sz w:val="24"/>
            <w:szCs w:val="24"/>
          </w:rPr>
          <w:delText>) represented the temporal variation in each environmental covariate across 22 years and their within-year residuals (</w:delText>
        </w:r>
        <w:r w:rsidR="006C2D21" w:rsidRPr="00F428D2" w:rsidDel="005B0DED">
          <w:rPr>
            <w:rFonts w:ascii="Times New Roman" w:eastAsia="MS Mincho" w:hAnsi="Times New Roman" w:cs="Times New Roman"/>
            <w:sz w:val="24"/>
            <w:szCs w:val="24"/>
          </w:rPr>
          <w:delText>“</w:delText>
        </w:r>
        <w:r w:rsidR="00D52838" w:rsidRPr="00F428D2" w:rsidDel="005B0DED">
          <w:rPr>
            <w:rFonts w:ascii="Times New Roman" w:eastAsia="MS Mincho" w:hAnsi="Times New Roman" w:cs="Times New Roman"/>
            <w:sz w:val="24"/>
            <w:szCs w:val="24"/>
          </w:rPr>
          <w:delText>covariate_r</w:delText>
        </w:r>
        <w:r w:rsidR="009341E9" w:rsidRPr="00F428D2" w:rsidDel="005B0DED">
          <w:rPr>
            <w:rFonts w:ascii="Times New Roman" w:eastAsia="MS Mincho" w:hAnsi="Times New Roman" w:cs="Times New Roman"/>
            <w:sz w:val="24"/>
            <w:szCs w:val="24"/>
          </w:rPr>
          <w:delText>”</w:delText>
        </w:r>
        <w:r w:rsidR="00D52838" w:rsidRPr="00F428D2" w:rsidDel="005B0DED">
          <w:rPr>
            <w:rFonts w:ascii="Times New Roman" w:eastAsia="MS Mincho" w:hAnsi="Times New Roman" w:cs="Times New Roman"/>
            <w:sz w:val="24"/>
            <w:szCs w:val="24"/>
          </w:rPr>
          <w:delText xml:space="preserve">) represented spatial variation in environmental conditions within years. </w:delText>
        </w:r>
        <w:r w:rsidR="00F428D2" w:rsidRPr="00F428D2" w:rsidDel="005B0DED">
          <w:rPr>
            <w:rFonts w:ascii="Times New Roman" w:eastAsia="MS Gothic" w:hAnsi="Times New Roman" w:cs="Times New Roman"/>
            <w:sz w:val="24"/>
            <w:szCs w:val="24"/>
          </w:rPr>
          <w:delText xml:space="preserve">The positive versus negative β values for the annual means and residuals indicate that macrophyte occurrences were higher versus lower, respectively, in plots or years </w:delText>
        </w:r>
        <w:r w:rsidR="00F428D2" w:rsidRPr="00F428D2" w:rsidDel="005B0DED">
          <w:rPr>
            <w:rStyle w:val="cf01"/>
            <w:rFonts w:ascii="Times New Roman" w:hAnsi="Times New Roman" w:cs="Times New Roman"/>
            <w:b w:val="0"/>
            <w:bCs w:val="0"/>
            <w:sz w:val="24"/>
            <w:szCs w:val="24"/>
          </w:rPr>
          <w:delText xml:space="preserve">where the focal covariate had a greater value than the average value in the </w:delText>
        </w:r>
        <w:r w:rsidR="0000321A" w:rsidDel="005B0DED">
          <w:rPr>
            <w:rFonts w:ascii="Times New Roman" w:eastAsia="MS Mincho" w:hAnsi="Times New Roman" w:cs="Times New Roman"/>
            <w:sz w:val="24"/>
            <w:szCs w:val="24"/>
          </w:rPr>
          <w:delText>reach</w:delText>
        </w:r>
        <w:r w:rsidR="00F428D2" w:rsidRPr="00F428D2" w:rsidDel="005B0DED">
          <w:rPr>
            <w:rFonts w:ascii="Times New Roman" w:eastAsia="MS Gothic" w:hAnsi="Times New Roman" w:cs="Times New Roman"/>
            <w:sz w:val="24"/>
            <w:szCs w:val="24"/>
          </w:rPr>
          <w:delText xml:space="preserve">. Therefore, positive β estimates indicate a positive ecological response of </w:delText>
        </w:r>
        <w:r w:rsidR="00F428D2" w:rsidRPr="00F428D2" w:rsidDel="005B0DED">
          <w:rPr>
            <w:rFonts w:ascii="Times New Roman" w:eastAsia="MS Gothic" w:hAnsi="Times New Roman" w:cs="Times New Roman"/>
            <w:sz w:val="24"/>
            <w:szCs w:val="24"/>
          </w:rPr>
          <w:lastRenderedPageBreak/>
          <w:delText xml:space="preserve">macrophytes while the negative β estimates indicate a negative response. </w:delText>
        </w:r>
      </w:del>
      <w:r w:rsidR="00D52838" w:rsidRPr="00F428D2">
        <w:rPr>
          <w:rFonts w:ascii="Times New Roman" w:eastAsia="MS Mincho" w:hAnsi="Times New Roman" w:cs="Times New Roman"/>
          <w:sz w:val="24"/>
          <w:szCs w:val="24"/>
        </w:rPr>
        <w:t>The macrophyte species codes on the phylogenetic tree are standards from the USDA Plants Database and are further described in Supplemental Table 2.</w:t>
      </w:r>
    </w:p>
    <w:p w14:paraId="10219D16" w14:textId="322D9621" w:rsidR="00F66708" w:rsidRDefault="00F66708" w:rsidP="003F4552">
      <w:pPr>
        <w:rPr>
          <w:rFonts w:ascii="Times New Roman" w:hAnsi="Times New Roman" w:cs="Times New Roman"/>
          <w:b/>
          <w:bCs/>
          <w:sz w:val="24"/>
          <w:szCs w:val="24"/>
        </w:rPr>
      </w:pPr>
    </w:p>
    <w:p w14:paraId="6E7D309B" w14:textId="77777777" w:rsidR="00F66708" w:rsidRDefault="00F66708" w:rsidP="00FC4008">
      <w:pPr>
        <w:spacing w:line="240" w:lineRule="auto"/>
        <w:rPr>
          <w:rFonts w:ascii="Times New Roman" w:hAnsi="Times New Roman" w:cs="Times New Roman"/>
          <w:b/>
          <w:bCs/>
          <w:sz w:val="24"/>
          <w:szCs w:val="24"/>
        </w:rPr>
      </w:pPr>
    </w:p>
    <w:p w14:paraId="3CA322FA" w14:textId="4FF83980" w:rsidR="00FF0097" w:rsidRDefault="00FF0097" w:rsidP="00BF1D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F45377E" wp14:editId="61D34940">
            <wp:extent cx="6105050" cy="6505575"/>
            <wp:effectExtent l="0" t="0" r="0" b="0"/>
            <wp:docPr id="116401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648" t="4134" r="5630" b="22015"/>
                    <a:stretch>
                      <a:fillRect/>
                    </a:stretch>
                  </pic:blipFill>
                  <pic:spPr bwMode="auto">
                    <a:xfrm>
                      <a:off x="0" y="0"/>
                      <a:ext cx="6123840" cy="6525598"/>
                    </a:xfrm>
                    <a:prstGeom prst="rect">
                      <a:avLst/>
                    </a:prstGeom>
                    <a:noFill/>
                    <a:ln>
                      <a:noFill/>
                    </a:ln>
                    <a:extLst>
                      <a:ext uri="{53640926-AAD7-44D8-BBD7-CCE9431645EC}">
                        <a14:shadowObscured xmlns:a14="http://schemas.microsoft.com/office/drawing/2010/main"/>
                      </a:ext>
                    </a:extLst>
                  </pic:spPr>
                </pic:pic>
              </a:graphicData>
            </a:graphic>
          </wp:inline>
        </w:drawing>
      </w:r>
    </w:p>
    <w:p w14:paraId="2DD613D4" w14:textId="2E0456A3" w:rsidR="00C3651E" w:rsidRDefault="003F4552" w:rsidP="00BF1D43">
      <w:pPr>
        <w:spacing w:line="240" w:lineRule="auto"/>
        <w:rPr>
          <w:rFonts w:ascii="Times New Roman" w:eastAsia="MS Mincho" w:hAnsi="Times New Roman" w:cs="Times New Roman"/>
          <w:sz w:val="24"/>
          <w:szCs w:val="24"/>
        </w:rPr>
      </w:pPr>
      <w:r w:rsidRPr="00FF0097">
        <w:rPr>
          <w:rFonts w:ascii="Times New Roman" w:hAnsi="Times New Roman" w:cs="Times New Roman"/>
          <w:b/>
          <w:bCs/>
          <w:sz w:val="24"/>
          <w:szCs w:val="24"/>
        </w:rPr>
        <w:t xml:space="preserve">SUPPLEMENTAL FIGURE </w:t>
      </w:r>
      <w:r>
        <w:rPr>
          <w:rFonts w:ascii="Times New Roman" w:hAnsi="Times New Roman" w:cs="Times New Roman"/>
          <w:b/>
          <w:bCs/>
          <w:sz w:val="24"/>
          <w:szCs w:val="24"/>
        </w:rPr>
        <w:t>4</w:t>
      </w:r>
      <w:r w:rsidRPr="00FF0097">
        <w:rPr>
          <w:rFonts w:ascii="Times New Roman" w:hAnsi="Times New Roman" w:cs="Times New Roman"/>
          <w:b/>
          <w:bCs/>
          <w:sz w:val="24"/>
          <w:szCs w:val="24"/>
        </w:rPr>
        <w:t xml:space="preserve"> </w:t>
      </w:r>
      <w:r w:rsidR="00A059CE" w:rsidRPr="00A059CE">
        <w:rPr>
          <w:rFonts w:ascii="Times New Roman" w:hAnsi="Times New Roman" w:cs="Times New Roman"/>
          <w:sz w:val="24"/>
          <w:szCs w:val="24"/>
        </w:rPr>
        <w:t xml:space="preserve">The </w:t>
      </w:r>
      <w:del w:id="83" w:author="Larson, Danelle M" w:date="2026-02-02T10:16:00Z" w16du:dateUtc="2026-02-02T16:16:00Z">
        <w:r w:rsidR="00A059CE" w:rsidRPr="00A059CE" w:rsidDel="005B0DED">
          <w:rPr>
            <w:rFonts w:ascii="Times New Roman" w:hAnsi="Times New Roman" w:cs="Times New Roman"/>
            <w:sz w:val="24"/>
            <w:szCs w:val="24"/>
          </w:rPr>
          <w:delText xml:space="preserve">amount </w:delText>
        </w:r>
      </w:del>
      <w:ins w:id="84" w:author="Larson, Danelle M" w:date="2026-02-02T10:16:00Z" w16du:dateUtc="2026-02-02T16:16:00Z">
        <w:r w:rsidR="005B0DED">
          <w:rPr>
            <w:rFonts w:ascii="Times New Roman" w:hAnsi="Times New Roman" w:cs="Times New Roman"/>
            <w:sz w:val="24"/>
            <w:szCs w:val="24"/>
          </w:rPr>
          <w:t>fraction</w:t>
        </w:r>
        <w:r w:rsidR="005B0DED" w:rsidRPr="00A059CE">
          <w:rPr>
            <w:rFonts w:ascii="Times New Roman" w:hAnsi="Times New Roman" w:cs="Times New Roman"/>
            <w:sz w:val="24"/>
            <w:szCs w:val="24"/>
          </w:rPr>
          <w:t xml:space="preserve"> </w:t>
        </w:r>
      </w:ins>
      <w:r w:rsidR="00A059CE" w:rsidRPr="00A059CE">
        <w:rPr>
          <w:rFonts w:ascii="Times New Roman" w:hAnsi="Times New Roman" w:cs="Times New Roman"/>
          <w:sz w:val="24"/>
          <w:szCs w:val="24"/>
        </w:rPr>
        <w:t>of total variation explained by each fixed effect, according to the modelled traits of life form and pollination mode.</w:t>
      </w:r>
      <w:r w:rsidR="00A059CE">
        <w:rPr>
          <w:rFonts w:ascii="Times New Roman" w:hAnsi="Times New Roman" w:cs="Times New Roman"/>
          <w:sz w:val="24"/>
          <w:szCs w:val="24"/>
        </w:rPr>
        <w:t xml:space="preserve"> </w:t>
      </w:r>
      <w:r w:rsidR="002B24C1" w:rsidRPr="0044095F">
        <w:rPr>
          <w:rFonts w:ascii="Times New Roman" w:eastAsia="MS Mincho" w:hAnsi="Times New Roman" w:cs="Times New Roman"/>
          <w:sz w:val="24"/>
          <w:szCs w:val="24"/>
        </w:rPr>
        <w:t>The macrophyte trait-</w:t>
      </w:r>
      <w:r w:rsidR="002B24C1" w:rsidRPr="0044095F">
        <w:rPr>
          <w:rFonts w:ascii="Times New Roman" w:eastAsia="MS Mincho" w:hAnsi="Times New Roman" w:cs="Times New Roman"/>
          <w:sz w:val="24"/>
          <w:szCs w:val="24"/>
        </w:rPr>
        <w:lastRenderedPageBreak/>
        <w:t xml:space="preserve">environmental responses </w:t>
      </w:r>
      <w:r w:rsidR="002B24C1">
        <w:rPr>
          <w:rFonts w:ascii="Times New Roman" w:eastAsia="MS Mincho" w:hAnsi="Times New Roman" w:cs="Times New Roman"/>
          <w:sz w:val="24"/>
          <w:szCs w:val="24"/>
        </w:rPr>
        <w:t>are</w:t>
      </w:r>
      <w:r w:rsidR="002B24C1" w:rsidRPr="0044095F">
        <w:rPr>
          <w:rFonts w:ascii="Times New Roman" w:eastAsia="MS Mincho" w:hAnsi="Times New Roman" w:cs="Times New Roman"/>
          <w:sz w:val="24"/>
          <w:szCs w:val="24"/>
        </w:rPr>
        <w:t xml:space="preserve"> separated into temporal and spatial influence; specifically, covariate means (</w:t>
      </w:r>
      <w:r w:rsidR="002B24C1">
        <w:rPr>
          <w:rFonts w:ascii="Times New Roman" w:eastAsia="MS Mincho" w:hAnsi="Times New Roman" w:cs="Times New Roman"/>
          <w:sz w:val="24"/>
          <w:szCs w:val="24"/>
        </w:rPr>
        <w:t>‘</w:t>
      </w:r>
      <w:proofErr w:type="spellStart"/>
      <w:r w:rsidR="002B24C1">
        <w:rPr>
          <w:rFonts w:ascii="Times New Roman" w:eastAsia="MS Mincho" w:hAnsi="Times New Roman" w:cs="Times New Roman"/>
          <w:sz w:val="24"/>
          <w:szCs w:val="24"/>
        </w:rPr>
        <w:t>COVARIATE_mean</w:t>
      </w:r>
      <w:proofErr w:type="spellEnd"/>
      <w:r w:rsidR="002B24C1">
        <w:rPr>
          <w:rFonts w:ascii="Times New Roman" w:eastAsia="MS Mincho" w:hAnsi="Times New Roman" w:cs="Times New Roman"/>
          <w:sz w:val="24"/>
          <w:szCs w:val="24"/>
        </w:rPr>
        <w:t>’</w:t>
      </w:r>
      <w:r w:rsidR="002B24C1" w:rsidRPr="0044095F">
        <w:rPr>
          <w:rFonts w:ascii="Times New Roman" w:eastAsia="MS Mincho" w:hAnsi="Times New Roman" w:cs="Times New Roman"/>
          <w:sz w:val="24"/>
          <w:szCs w:val="24"/>
        </w:rPr>
        <w:t xml:space="preserve">) </w:t>
      </w:r>
      <w:proofErr w:type="gramStart"/>
      <w:r w:rsidR="002B24C1" w:rsidRPr="0044095F">
        <w:rPr>
          <w:rFonts w:ascii="Times New Roman" w:eastAsia="MS Mincho" w:hAnsi="Times New Roman" w:cs="Times New Roman"/>
          <w:sz w:val="24"/>
          <w:szCs w:val="24"/>
        </w:rPr>
        <w:t>represented</w:t>
      </w:r>
      <w:proofErr w:type="gramEnd"/>
      <w:r w:rsidR="002B24C1" w:rsidRPr="0044095F">
        <w:rPr>
          <w:rFonts w:ascii="Times New Roman" w:eastAsia="MS Mincho" w:hAnsi="Times New Roman" w:cs="Times New Roman"/>
          <w:sz w:val="24"/>
          <w:szCs w:val="24"/>
        </w:rPr>
        <w:t xml:space="preserve"> the temporal variation across 22 years and the residuals (‘</w:t>
      </w:r>
      <w:proofErr w:type="spellStart"/>
      <w:r w:rsidR="002B24C1">
        <w:rPr>
          <w:rFonts w:ascii="Times New Roman" w:eastAsia="MS Mincho" w:hAnsi="Times New Roman" w:cs="Times New Roman"/>
          <w:sz w:val="24"/>
          <w:szCs w:val="24"/>
        </w:rPr>
        <w:t>COVARIATE_resid</w:t>
      </w:r>
      <w:proofErr w:type="spellEnd"/>
      <w:del w:id="85" w:author="Larson, Danelle M" w:date="2026-02-02T10:16:00Z" w16du:dateUtc="2026-02-02T16:16:00Z">
        <w:r w:rsidR="002B24C1" w:rsidDel="005B0DED">
          <w:rPr>
            <w:rFonts w:ascii="Times New Roman" w:eastAsia="MS Mincho" w:hAnsi="Times New Roman" w:cs="Times New Roman"/>
            <w:sz w:val="24"/>
            <w:szCs w:val="24"/>
          </w:rPr>
          <w:delText>ual</w:delText>
        </w:r>
      </w:del>
      <w:r w:rsidR="002B24C1" w:rsidRPr="0044095F">
        <w:rPr>
          <w:rFonts w:ascii="Times New Roman" w:eastAsia="MS Mincho" w:hAnsi="Times New Roman" w:cs="Times New Roman"/>
          <w:sz w:val="24"/>
          <w:szCs w:val="24"/>
        </w:rPr>
        <w:t xml:space="preserve">’) represented the spatial variation within years. </w:t>
      </w:r>
    </w:p>
    <w:p w14:paraId="6B06C621" w14:textId="0FF68E68" w:rsidR="007076F8" w:rsidRDefault="007076F8" w:rsidP="007076F8">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EB1A58" wp14:editId="00C1E807">
            <wp:extent cx="5939790" cy="4893310"/>
            <wp:effectExtent l="0" t="0" r="3810" b="2540"/>
            <wp:docPr id="203110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9790" cy="4893310"/>
                    </a:xfrm>
                    <a:prstGeom prst="rect">
                      <a:avLst/>
                    </a:prstGeom>
                    <a:noFill/>
                    <a:ln>
                      <a:noFill/>
                    </a:ln>
                  </pic:spPr>
                </pic:pic>
              </a:graphicData>
            </a:graphic>
          </wp:inline>
        </w:drawing>
      </w:r>
    </w:p>
    <w:p w14:paraId="7DEBE1D6" w14:textId="517DDCDA" w:rsidR="007076F8" w:rsidRPr="0044095F" w:rsidRDefault="003F4552" w:rsidP="007076F8">
      <w:pPr>
        <w:spacing w:line="240" w:lineRule="auto"/>
        <w:rPr>
          <w:rFonts w:ascii="Times New Roman" w:hAnsi="Times New Roman" w:cs="Times New Roman"/>
          <w:sz w:val="24"/>
          <w:szCs w:val="24"/>
        </w:rPr>
      </w:pPr>
      <w:r>
        <w:rPr>
          <w:rFonts w:ascii="Times New Roman" w:hAnsi="Times New Roman" w:cs="Times New Roman"/>
          <w:b/>
          <w:bCs/>
          <w:sz w:val="24"/>
          <w:szCs w:val="24"/>
        </w:rPr>
        <w:t>SUPPLEMENTAL FIGURE 5</w:t>
      </w:r>
      <w:r w:rsidR="007076F8" w:rsidRPr="00053742">
        <w:rPr>
          <w:rFonts w:ascii="Times New Roman" w:hAnsi="Times New Roman" w:cs="Times New Roman"/>
          <w:b/>
          <w:bCs/>
          <w:sz w:val="24"/>
          <w:szCs w:val="24"/>
        </w:rPr>
        <w:t xml:space="preserve"> </w:t>
      </w:r>
      <w:del w:id="86" w:author="Larson, Danelle M" w:date="2026-02-02T10:16:00Z" w16du:dateUtc="2026-02-02T16:16:00Z">
        <w:r w:rsidR="007076F8" w:rsidDel="005B0DED">
          <w:rPr>
            <w:rFonts w:ascii="Times New Roman" w:hAnsi="Times New Roman"/>
            <w:sz w:val="24"/>
          </w:rPr>
          <w:delText>M</w:delText>
        </w:r>
        <w:r w:rsidR="007076F8" w:rsidRPr="00053742" w:rsidDel="005B0DED">
          <w:rPr>
            <w:rFonts w:ascii="Times New Roman" w:hAnsi="Times New Roman" w:cs="Times New Roman"/>
            <w:sz w:val="24"/>
            <w:szCs w:val="24"/>
          </w:rPr>
          <w:delText>acrophyte</w:delText>
        </w:r>
        <w:r w:rsidR="007076F8" w:rsidDel="005B0DED">
          <w:rPr>
            <w:rFonts w:cstheme="minorHAnsi"/>
            <w:b/>
            <w:bCs/>
            <w:sz w:val="24"/>
            <w:szCs w:val="24"/>
          </w:rPr>
          <w:delText xml:space="preserve"> </w:delText>
        </w:r>
      </w:del>
      <w:ins w:id="87" w:author="Larson, Danelle M" w:date="2026-02-02T10:16:00Z" w16du:dateUtc="2026-02-02T16:16:00Z">
        <w:r w:rsidR="005B0DED">
          <w:rPr>
            <w:rFonts w:ascii="Times New Roman" w:hAnsi="Times New Roman"/>
            <w:sz w:val="24"/>
          </w:rPr>
          <w:t>Predicted m</w:t>
        </w:r>
        <w:r w:rsidR="005B0DED" w:rsidRPr="00053742">
          <w:rPr>
            <w:rFonts w:ascii="Times New Roman" w:hAnsi="Times New Roman" w:cs="Times New Roman"/>
            <w:sz w:val="24"/>
            <w:szCs w:val="24"/>
          </w:rPr>
          <w:t>acrophyte</w:t>
        </w:r>
        <w:r w:rsidR="005B0DED">
          <w:rPr>
            <w:rFonts w:cstheme="minorHAnsi"/>
            <w:b/>
            <w:bCs/>
            <w:sz w:val="24"/>
            <w:szCs w:val="24"/>
          </w:rPr>
          <w:t xml:space="preserve"> </w:t>
        </w:r>
      </w:ins>
      <w:r w:rsidR="007076F8" w:rsidRPr="0044095F">
        <w:rPr>
          <w:rFonts w:ascii="Times New Roman" w:hAnsi="Times New Roman" w:cs="Times New Roman"/>
          <w:sz w:val="24"/>
          <w:szCs w:val="24"/>
        </w:rPr>
        <w:t xml:space="preserve">trait responses to water quality </w:t>
      </w:r>
      <w:r w:rsidR="007076F8">
        <w:rPr>
          <w:rFonts w:ascii="Times New Roman" w:hAnsi="Times New Roman" w:cs="Times New Roman"/>
          <w:sz w:val="24"/>
          <w:szCs w:val="24"/>
        </w:rPr>
        <w:t xml:space="preserve">conditions from </w:t>
      </w:r>
      <w:del w:id="88" w:author="Larson, Danelle M" w:date="2026-01-30T11:23:00Z" w16du:dateUtc="2026-01-30T17:23:00Z">
        <w:r w:rsidR="00626165" w:rsidDel="005D0312">
          <w:rPr>
            <w:rFonts w:ascii="Times New Roman" w:hAnsi="Times New Roman" w:cs="Times New Roman"/>
            <w:sz w:val="24"/>
            <w:szCs w:val="24"/>
          </w:rPr>
          <w:delText>Reaches</w:delText>
        </w:r>
        <w:r w:rsidR="007076F8" w:rsidDel="005D0312">
          <w:rPr>
            <w:rFonts w:ascii="Times New Roman" w:hAnsi="Times New Roman" w:cs="Times New Roman"/>
            <w:sz w:val="24"/>
            <w:szCs w:val="24"/>
          </w:rPr>
          <w:delText xml:space="preserve"> </w:delText>
        </w:r>
      </w:del>
      <w:ins w:id="89" w:author="Larson, Danelle M" w:date="2026-01-30T11:23:00Z" w16du:dateUtc="2026-01-30T17:23:00Z">
        <w:r w:rsidR="005D0312">
          <w:rPr>
            <w:rFonts w:ascii="Times New Roman" w:hAnsi="Times New Roman" w:cs="Times New Roman"/>
            <w:sz w:val="24"/>
            <w:szCs w:val="24"/>
          </w:rPr>
          <w:t>Pool</w:t>
        </w:r>
      </w:ins>
      <w:ins w:id="90" w:author="Larson, Danelle M" w:date="2026-01-30T11:24:00Z" w16du:dateUtc="2026-01-30T17:24:00Z">
        <w:r w:rsidR="005D0312">
          <w:rPr>
            <w:rFonts w:ascii="Times New Roman" w:hAnsi="Times New Roman" w:cs="Times New Roman"/>
            <w:sz w:val="24"/>
            <w:szCs w:val="24"/>
          </w:rPr>
          <w:t>s</w:t>
        </w:r>
      </w:ins>
      <w:ins w:id="91" w:author="Larson, Danelle M" w:date="2026-01-30T11:23:00Z" w16du:dateUtc="2026-01-30T17:23:00Z">
        <w:r w:rsidR="005D0312">
          <w:rPr>
            <w:rFonts w:ascii="Times New Roman" w:hAnsi="Times New Roman" w:cs="Times New Roman"/>
            <w:sz w:val="24"/>
            <w:szCs w:val="24"/>
          </w:rPr>
          <w:t xml:space="preserve"> </w:t>
        </w:r>
      </w:ins>
      <w:r w:rsidR="007076F8">
        <w:rPr>
          <w:rFonts w:ascii="Times New Roman" w:hAnsi="Times New Roman" w:cs="Times New Roman"/>
          <w:sz w:val="24"/>
          <w:szCs w:val="24"/>
        </w:rPr>
        <w:t>4</w:t>
      </w:r>
      <w:ins w:id="92" w:author="Larson, Danelle M" w:date="2026-01-30T11:24:00Z" w16du:dateUtc="2026-01-30T17:24:00Z">
        <w:r w:rsidR="005D0312">
          <w:rPr>
            <w:rFonts w:ascii="Times New Roman" w:hAnsi="Times New Roman" w:cs="Times New Roman"/>
            <w:sz w:val="24"/>
            <w:szCs w:val="24"/>
          </w:rPr>
          <w:t xml:space="preserve">, 8 and </w:t>
        </w:r>
      </w:ins>
      <w:del w:id="93" w:author="Larson, Danelle M" w:date="2026-01-30T11:24:00Z" w16du:dateUtc="2026-01-30T17:24:00Z">
        <w:r w:rsidR="007076F8" w:rsidDel="005D0312">
          <w:rPr>
            <w:rFonts w:ascii="Times New Roman" w:hAnsi="Times New Roman" w:cs="Times New Roman"/>
            <w:sz w:val="24"/>
            <w:szCs w:val="24"/>
          </w:rPr>
          <w:delText xml:space="preserve"> through </w:delText>
        </w:r>
      </w:del>
      <w:r w:rsidR="007076F8">
        <w:rPr>
          <w:rFonts w:ascii="Times New Roman" w:hAnsi="Times New Roman" w:cs="Times New Roman"/>
          <w:sz w:val="24"/>
          <w:szCs w:val="24"/>
        </w:rPr>
        <w:t>Pool 13</w:t>
      </w:r>
      <w:r w:rsidR="007076F8" w:rsidRPr="0044095F">
        <w:rPr>
          <w:rFonts w:ascii="Times New Roman" w:hAnsi="Times New Roman" w:cs="Times New Roman"/>
          <w:sz w:val="24"/>
          <w:szCs w:val="24"/>
        </w:rPr>
        <w:t xml:space="preserve"> of the </w:t>
      </w:r>
      <w:r w:rsidR="007076F8">
        <w:rPr>
          <w:rFonts w:ascii="Times New Roman" w:hAnsi="Times New Roman" w:cs="Times New Roman"/>
          <w:sz w:val="24"/>
          <w:szCs w:val="24"/>
        </w:rPr>
        <w:t>UMR.</w:t>
      </w:r>
      <w:r w:rsidR="007076F8" w:rsidRPr="0044095F">
        <w:rPr>
          <w:rFonts w:ascii="Times New Roman" w:hAnsi="Times New Roman" w:cs="Times New Roman"/>
          <w:sz w:val="24"/>
          <w:szCs w:val="24"/>
        </w:rPr>
        <w:t xml:space="preserve"> </w:t>
      </w:r>
      <w:r w:rsidR="007076F8">
        <w:rPr>
          <w:rFonts w:ascii="Times New Roman" w:eastAsia="MS Mincho" w:hAnsi="Times New Roman" w:cs="Times New Roman"/>
          <w:sz w:val="24"/>
          <w:szCs w:val="24"/>
        </w:rPr>
        <w:t xml:space="preserve">The traits shown are life forms as submersed plants (red) or free-floating plants (blue). All covariates shown have </w:t>
      </w:r>
      <w:r w:rsidR="007076F8" w:rsidRPr="0044095F">
        <w:rPr>
          <w:rFonts w:ascii="Times New Roman" w:eastAsia="MS Mincho" w:hAnsi="Times New Roman" w:cs="Times New Roman"/>
          <w:sz w:val="24"/>
          <w:szCs w:val="24"/>
        </w:rPr>
        <w:t>&gt;90% posterior probability</w:t>
      </w:r>
      <w:ins w:id="94" w:author="Larson, Danelle M" w:date="2026-02-02T10:17:00Z" w16du:dateUtc="2026-02-02T16:17:00Z">
        <w:r w:rsidR="004F6BF1" w:rsidRPr="004F6BF1">
          <w:rPr>
            <w:rFonts w:ascii="Times New Roman" w:eastAsia="MS Mincho" w:hAnsi="Times New Roman" w:cs="Times New Roman"/>
            <w:sz w:val="24"/>
            <w:szCs w:val="24"/>
          </w:rPr>
          <w:t xml:space="preserve"> </w:t>
        </w:r>
        <w:r w:rsidR="004F6BF1">
          <w:rPr>
            <w:rFonts w:ascii="Times New Roman" w:eastAsia="MS Mincho" w:hAnsi="Times New Roman" w:cs="Times New Roman"/>
            <w:sz w:val="24"/>
            <w:szCs w:val="24"/>
          </w:rPr>
          <w:t>that the life form distributions are influenced by the water quality covariates of</w:t>
        </w:r>
      </w:ins>
      <w:del w:id="95" w:author="Larson, Danelle M" w:date="2026-02-02T10:17:00Z" w16du:dateUtc="2026-02-02T16:17:00Z">
        <w:r w:rsidR="007076F8" w:rsidDel="004F6BF1">
          <w:rPr>
            <w:rFonts w:ascii="Times New Roman" w:eastAsia="MS Mincho" w:hAnsi="Times New Roman" w:cs="Times New Roman"/>
            <w:sz w:val="24"/>
            <w:szCs w:val="24"/>
          </w:rPr>
          <w:delText>:</w:delText>
        </w:r>
      </w:del>
      <w:r w:rsidR="007076F8">
        <w:rPr>
          <w:rFonts w:ascii="Times New Roman" w:eastAsia="MS Mincho" w:hAnsi="Times New Roman" w:cs="Times New Roman"/>
          <w:sz w:val="24"/>
          <w:szCs w:val="24"/>
        </w:rPr>
        <w:t xml:space="preserve"> (A) </w:t>
      </w:r>
      <w:r w:rsidR="007076F8" w:rsidRPr="007D6E20">
        <w:rPr>
          <w:rFonts w:ascii="Times New Roman" w:hAnsi="Times New Roman" w:cs="Times New Roman"/>
          <w:sz w:val="24"/>
          <w:szCs w:val="24"/>
        </w:rPr>
        <w:t xml:space="preserve">chlorophyll </w:t>
      </w:r>
      <w:r w:rsidR="007076F8" w:rsidRPr="007D6E20">
        <w:rPr>
          <w:rFonts w:ascii="Times New Roman" w:hAnsi="Times New Roman" w:cs="Times New Roman"/>
          <w:i/>
          <w:iCs/>
          <w:sz w:val="24"/>
          <w:szCs w:val="24"/>
        </w:rPr>
        <w:t>a</w:t>
      </w:r>
      <w:r w:rsidR="007076F8" w:rsidRPr="007D6E20">
        <w:rPr>
          <w:rFonts w:ascii="Times New Roman" w:hAnsi="Times New Roman" w:cs="Times New Roman"/>
          <w:sz w:val="24"/>
          <w:szCs w:val="24"/>
        </w:rPr>
        <w:t xml:space="preserve"> concentration (</w:t>
      </w:r>
      <w:ins w:id="96" w:author="Larson, Danelle M" w:date="2026-02-02T10:17:00Z" w16du:dateUtc="2026-02-02T16:17:00Z">
        <w:r w:rsidR="00BE3516">
          <w:rPr>
            <w:rFonts w:ascii="Times New Roman" w:hAnsi="Times New Roman" w:cs="Times New Roman"/>
            <w:sz w:val="24"/>
            <w:szCs w:val="24"/>
          </w:rPr>
          <w:t>µ</w:t>
        </w:r>
      </w:ins>
      <w:del w:id="97" w:author="Larson, Danelle M" w:date="2026-02-02T10:17:00Z" w16du:dateUtc="2026-02-02T16:17:00Z">
        <w:r w:rsidR="007076F8" w:rsidRPr="007D6E20" w:rsidDel="00BE3516">
          <w:rPr>
            <w:rFonts w:ascii="Times New Roman" w:hAnsi="Times New Roman" w:cs="Times New Roman"/>
            <w:sz w:val="24"/>
            <w:szCs w:val="24"/>
          </w:rPr>
          <w:delText>m</w:delText>
        </w:r>
      </w:del>
      <w:r w:rsidR="007076F8" w:rsidRPr="007D6E20">
        <w:rPr>
          <w:rFonts w:ascii="Times New Roman" w:hAnsi="Times New Roman" w:cs="Times New Roman"/>
          <w:sz w:val="24"/>
          <w:szCs w:val="24"/>
        </w:rPr>
        <w:t>g/L); (</w:t>
      </w:r>
      <w:r w:rsidR="007076F8">
        <w:rPr>
          <w:rFonts w:ascii="Times New Roman" w:hAnsi="Times New Roman" w:cs="Times New Roman"/>
          <w:sz w:val="24"/>
          <w:szCs w:val="24"/>
        </w:rPr>
        <w:t>B</w:t>
      </w:r>
      <w:r w:rsidR="007076F8" w:rsidRPr="007D6E20">
        <w:rPr>
          <w:rFonts w:ascii="Times New Roman" w:hAnsi="Times New Roman" w:cs="Times New Roman"/>
          <w:sz w:val="24"/>
          <w:szCs w:val="24"/>
        </w:rPr>
        <w:t>) total nitrogen concentration, log-transformed (mg/L); (</w:t>
      </w:r>
      <w:r w:rsidR="007076F8">
        <w:rPr>
          <w:rFonts w:ascii="Times New Roman" w:hAnsi="Times New Roman" w:cs="Times New Roman"/>
          <w:sz w:val="24"/>
          <w:szCs w:val="24"/>
        </w:rPr>
        <w:t>C</w:t>
      </w:r>
      <w:r w:rsidR="007076F8" w:rsidRPr="007D6E20">
        <w:rPr>
          <w:rFonts w:ascii="Times New Roman" w:hAnsi="Times New Roman" w:cs="Times New Roman"/>
          <w:sz w:val="24"/>
          <w:szCs w:val="24"/>
        </w:rPr>
        <w:t>) total phosphorus concentration, log-transformed (mg/L)</w:t>
      </w:r>
      <w:r w:rsidR="007076F8">
        <w:rPr>
          <w:rFonts w:ascii="Times New Roman" w:hAnsi="Times New Roman" w:cs="Times New Roman"/>
          <w:sz w:val="24"/>
          <w:szCs w:val="24"/>
        </w:rPr>
        <w:t xml:space="preserve">; </w:t>
      </w:r>
      <w:r w:rsidR="007076F8" w:rsidRPr="007D6E20">
        <w:rPr>
          <w:rFonts w:ascii="Times New Roman" w:hAnsi="Times New Roman" w:cs="Times New Roman"/>
          <w:sz w:val="24"/>
          <w:szCs w:val="24"/>
        </w:rPr>
        <w:t>(</w:t>
      </w:r>
      <w:r w:rsidR="007076F8">
        <w:rPr>
          <w:rFonts w:ascii="Times New Roman" w:hAnsi="Times New Roman" w:cs="Times New Roman"/>
          <w:sz w:val="24"/>
          <w:szCs w:val="24"/>
        </w:rPr>
        <w:t>D</w:t>
      </w:r>
      <w:r w:rsidR="007076F8" w:rsidRPr="007D6E20">
        <w:rPr>
          <w:rFonts w:ascii="Times New Roman" w:hAnsi="Times New Roman" w:cs="Times New Roman"/>
          <w:sz w:val="24"/>
          <w:szCs w:val="24"/>
        </w:rPr>
        <w:t>)</w:t>
      </w:r>
      <w:r w:rsidR="007076F8">
        <w:rPr>
          <w:rFonts w:ascii="Times New Roman" w:hAnsi="Times New Roman" w:cs="Times New Roman"/>
          <w:sz w:val="24"/>
          <w:szCs w:val="24"/>
        </w:rPr>
        <w:t xml:space="preserve"> </w:t>
      </w:r>
      <w:r w:rsidR="007076F8" w:rsidRPr="007D6E20">
        <w:rPr>
          <w:rFonts w:ascii="Times New Roman" w:hAnsi="Times New Roman" w:cs="Times New Roman"/>
          <w:sz w:val="24"/>
          <w:szCs w:val="24"/>
        </w:rPr>
        <w:t>total suspended solids (mg/L)</w:t>
      </w:r>
      <w:r w:rsidR="007076F8">
        <w:rPr>
          <w:rFonts w:ascii="Times New Roman" w:hAnsi="Times New Roman" w:cs="Times New Roman"/>
          <w:sz w:val="24"/>
          <w:szCs w:val="24"/>
        </w:rPr>
        <w:t>.</w:t>
      </w:r>
    </w:p>
    <w:p w14:paraId="5D43C6B3" w14:textId="77777777" w:rsidR="007076F8" w:rsidRPr="004664D2" w:rsidRDefault="007076F8" w:rsidP="007076F8">
      <w:pPr>
        <w:spacing w:line="240" w:lineRule="auto"/>
        <w:rPr>
          <w:rFonts w:cstheme="minorHAnsi"/>
          <w:b/>
          <w:bCs/>
          <w:sz w:val="24"/>
          <w:szCs w:val="24"/>
        </w:rPr>
      </w:pPr>
    </w:p>
    <w:p w14:paraId="0C2AB9E4" w14:textId="77777777" w:rsidR="007076F8" w:rsidRPr="004664D2" w:rsidRDefault="007076F8" w:rsidP="007076F8">
      <w:pPr>
        <w:spacing w:line="240" w:lineRule="auto"/>
        <w:rPr>
          <w:rFonts w:cstheme="minorHAnsi"/>
          <w:b/>
          <w:bCs/>
          <w:sz w:val="24"/>
          <w:szCs w:val="24"/>
        </w:rPr>
      </w:pPr>
    </w:p>
    <w:p w14:paraId="5E2A12C7" w14:textId="77777777" w:rsidR="007076F8" w:rsidRPr="004664D2" w:rsidRDefault="007076F8" w:rsidP="007076F8">
      <w:pPr>
        <w:spacing w:line="240" w:lineRule="auto"/>
        <w:rPr>
          <w:rFonts w:ascii="Times New Roman" w:hAnsi="Times New Roman" w:cs="Times New Roman"/>
          <w:sz w:val="24"/>
          <w:szCs w:val="24"/>
        </w:rPr>
      </w:pPr>
      <w:r w:rsidRPr="004664D2">
        <w:rPr>
          <w:rFonts w:ascii="Times New Roman" w:hAnsi="Times New Roman" w:cs="Times New Roman"/>
          <w:sz w:val="24"/>
          <w:szCs w:val="24"/>
        </w:rPr>
        <w:t xml:space="preserve">                            </w:t>
      </w:r>
    </w:p>
    <w:p w14:paraId="0F1F49EB" w14:textId="77777777" w:rsidR="007076F8" w:rsidRPr="004664D2" w:rsidRDefault="007076F8" w:rsidP="007076F8">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t xml:space="preserve">                 </w:t>
      </w:r>
      <w:r>
        <w:rPr>
          <w:rFonts w:ascii="Times New Roman" w:hAnsi="Times New Roman" w:cs="Times New Roman"/>
          <w:noProof/>
          <w:sz w:val="24"/>
          <w:szCs w:val="24"/>
        </w:rPr>
        <w:drawing>
          <wp:inline distT="0" distB="0" distL="0" distR="0" wp14:anchorId="55F77A6F" wp14:editId="1220D0CA">
            <wp:extent cx="5939790" cy="5924550"/>
            <wp:effectExtent l="0" t="0" r="3810" b="0"/>
            <wp:docPr id="1867334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22880"/>
                    <a:stretch>
                      <a:fillRect/>
                    </a:stretch>
                  </pic:blipFill>
                  <pic:spPr bwMode="auto">
                    <a:xfrm>
                      <a:off x="0" y="0"/>
                      <a:ext cx="5939790" cy="5924550"/>
                    </a:xfrm>
                    <a:prstGeom prst="rect">
                      <a:avLst/>
                    </a:prstGeom>
                    <a:noFill/>
                    <a:ln>
                      <a:noFill/>
                    </a:ln>
                    <a:extLst>
                      <a:ext uri="{53640926-AAD7-44D8-BBD7-CCE9431645EC}">
                        <a14:shadowObscured xmlns:a14="http://schemas.microsoft.com/office/drawing/2010/main"/>
                      </a:ext>
                    </a:extLst>
                  </pic:spPr>
                </pic:pic>
              </a:graphicData>
            </a:graphic>
          </wp:inline>
        </w:drawing>
      </w:r>
    </w:p>
    <w:p w14:paraId="3E6365E2" w14:textId="77777777" w:rsidR="007076F8" w:rsidRPr="004664D2" w:rsidRDefault="007076F8" w:rsidP="007076F8">
      <w:pPr>
        <w:spacing w:line="240" w:lineRule="auto"/>
        <w:rPr>
          <w:rFonts w:ascii="Times New Roman" w:hAnsi="Times New Roman" w:cs="Times New Roman"/>
          <w:sz w:val="24"/>
          <w:szCs w:val="24"/>
        </w:rPr>
      </w:pPr>
      <w:r w:rsidRPr="004664D2">
        <w:rPr>
          <w:rFonts w:ascii="Times New Roman" w:hAnsi="Times New Roman" w:cs="Times New Roman"/>
          <w:sz w:val="24"/>
          <w:szCs w:val="24"/>
        </w:rPr>
        <w:t xml:space="preserve">                 </w:t>
      </w:r>
    </w:p>
    <w:p w14:paraId="06485AB5" w14:textId="3775D309" w:rsidR="007076F8" w:rsidRPr="0044095F" w:rsidRDefault="003F4552" w:rsidP="007076F8">
      <w:pPr>
        <w:autoSpaceDE w:val="0"/>
        <w:autoSpaceDN w:val="0"/>
        <w:adjustRightInd w:val="0"/>
        <w:spacing w:after="0" w:line="240" w:lineRule="auto"/>
        <w:rPr>
          <w:rFonts w:ascii="Times New Roman" w:eastAsia="Lato-Regular" w:hAnsi="Times New Roman" w:cs="Times New Roman"/>
          <w:sz w:val="24"/>
          <w:szCs w:val="24"/>
        </w:rPr>
      </w:pPr>
      <w:r>
        <w:rPr>
          <w:rFonts w:ascii="Times New Roman" w:hAnsi="Times New Roman" w:cs="Times New Roman"/>
          <w:b/>
          <w:bCs/>
          <w:sz w:val="24"/>
          <w:szCs w:val="24"/>
        </w:rPr>
        <w:t xml:space="preserve">SUPPLEMENTAL FIGURE </w:t>
      </w:r>
      <w:r w:rsidR="001540A9">
        <w:rPr>
          <w:rFonts w:ascii="Times New Roman" w:hAnsi="Times New Roman" w:cs="Times New Roman"/>
          <w:b/>
          <w:bCs/>
          <w:sz w:val="24"/>
          <w:szCs w:val="24"/>
        </w:rPr>
        <w:t>6</w:t>
      </w:r>
      <w:r w:rsidR="007076F8" w:rsidRPr="0044095F">
        <w:rPr>
          <w:rFonts w:ascii="Times New Roman" w:hAnsi="Times New Roman" w:cs="Times New Roman"/>
          <w:sz w:val="24"/>
          <w:szCs w:val="24"/>
        </w:rPr>
        <w:t xml:space="preserve"> </w:t>
      </w:r>
      <w:del w:id="98" w:author="Larson, Danelle M" w:date="2026-02-02T10:17:00Z" w16du:dateUtc="2026-02-02T16:17:00Z">
        <w:r w:rsidR="007076F8" w:rsidDel="00BE3516">
          <w:rPr>
            <w:rFonts w:ascii="Times New Roman" w:hAnsi="Times New Roman" w:cs="Times New Roman"/>
            <w:sz w:val="24"/>
            <w:szCs w:val="24"/>
          </w:rPr>
          <w:delText>Figures showing r</w:delText>
        </w:r>
      </w:del>
      <w:ins w:id="99" w:author="Larson, Danelle M" w:date="2026-02-02T10:17:00Z" w16du:dateUtc="2026-02-02T16:17:00Z">
        <w:r w:rsidR="00BE3516">
          <w:rPr>
            <w:rFonts w:ascii="Times New Roman" w:hAnsi="Times New Roman" w:cs="Times New Roman"/>
            <w:sz w:val="24"/>
            <w:szCs w:val="24"/>
          </w:rPr>
          <w:t>R</w:t>
        </w:r>
      </w:ins>
      <w:r w:rsidR="007076F8" w:rsidRPr="0044095F">
        <w:rPr>
          <w:rFonts w:ascii="Times New Roman" w:hAnsi="Times New Roman" w:cs="Times New Roman"/>
          <w:sz w:val="24"/>
          <w:szCs w:val="24"/>
        </w:rPr>
        <w:t>esidual association</w:t>
      </w:r>
      <w:r w:rsidR="007076F8">
        <w:rPr>
          <w:rFonts w:ascii="Times New Roman" w:hAnsi="Times New Roman" w:cs="Times New Roman"/>
          <w:sz w:val="24"/>
          <w:szCs w:val="24"/>
        </w:rPr>
        <w:t>s</w:t>
      </w:r>
      <w:r w:rsidR="007076F8" w:rsidRPr="0044095F">
        <w:rPr>
          <w:rFonts w:ascii="Times New Roman" w:hAnsi="Times New Roman" w:cs="Times New Roman"/>
          <w:sz w:val="24"/>
          <w:szCs w:val="24"/>
        </w:rPr>
        <w:t xml:space="preserve"> among </w:t>
      </w:r>
      <w:r w:rsidR="007076F8">
        <w:rPr>
          <w:rFonts w:ascii="Times New Roman" w:hAnsi="Times New Roman" w:cs="Times New Roman"/>
          <w:sz w:val="24"/>
          <w:szCs w:val="24"/>
        </w:rPr>
        <w:t xml:space="preserve">26 </w:t>
      </w:r>
      <w:r w:rsidR="007076F8" w:rsidRPr="0044095F">
        <w:rPr>
          <w:rFonts w:ascii="Times New Roman" w:hAnsi="Times New Roman" w:cs="Times New Roman"/>
          <w:sz w:val="24"/>
          <w:szCs w:val="24"/>
        </w:rPr>
        <w:t xml:space="preserve">macrophyte species at </w:t>
      </w:r>
      <w:r w:rsidR="007076F8">
        <w:rPr>
          <w:rFonts w:ascii="Times New Roman" w:hAnsi="Times New Roman" w:cs="Times New Roman"/>
          <w:sz w:val="24"/>
          <w:szCs w:val="24"/>
        </w:rPr>
        <w:t xml:space="preserve">three </w:t>
      </w:r>
      <w:r w:rsidR="007076F8" w:rsidRPr="0044095F">
        <w:rPr>
          <w:rFonts w:ascii="Times New Roman" w:hAnsi="Times New Roman" w:cs="Times New Roman"/>
          <w:sz w:val="24"/>
          <w:szCs w:val="24"/>
        </w:rPr>
        <w:t>spatiotemporal scales</w:t>
      </w:r>
      <w:r w:rsidR="007076F8">
        <w:rPr>
          <w:rFonts w:ascii="Times New Roman" w:hAnsi="Times New Roman" w:cs="Times New Roman"/>
          <w:sz w:val="24"/>
          <w:szCs w:val="24"/>
        </w:rPr>
        <w:t xml:space="preserve"> within Lower Pool 4, UMR</w:t>
      </w:r>
      <w:r w:rsidR="007076F8" w:rsidRPr="0044095F">
        <w:rPr>
          <w:rFonts w:ascii="Times New Roman" w:hAnsi="Times New Roman" w:cs="Times New Roman"/>
          <w:sz w:val="24"/>
          <w:szCs w:val="24"/>
        </w:rPr>
        <w:t xml:space="preserve">. </w:t>
      </w:r>
      <w:r w:rsidR="007076F8" w:rsidRPr="0044095F">
        <w:rPr>
          <w:rFonts w:ascii="Times New Roman" w:eastAsia="MS Mincho" w:hAnsi="Times New Roman" w:cs="Times New Roman"/>
          <w:sz w:val="24"/>
          <w:szCs w:val="24"/>
        </w:rPr>
        <w:t xml:space="preserve">The macrophyte species codes are standards from the USDA Plants Database and further described in Supplemental Table </w:t>
      </w:r>
      <w:r w:rsidR="007076F8">
        <w:rPr>
          <w:rFonts w:ascii="Times New Roman" w:eastAsia="MS Mincho" w:hAnsi="Times New Roman" w:cs="Times New Roman"/>
          <w:sz w:val="24"/>
          <w:szCs w:val="24"/>
        </w:rPr>
        <w:t>1</w:t>
      </w:r>
      <w:r w:rsidR="007076F8" w:rsidRPr="0044095F">
        <w:rPr>
          <w:rFonts w:ascii="Times New Roman" w:eastAsia="MS Mincho" w:hAnsi="Times New Roman" w:cs="Times New Roman"/>
          <w:sz w:val="24"/>
          <w:szCs w:val="24"/>
        </w:rPr>
        <w:t>.</w:t>
      </w:r>
      <w:r w:rsidR="007076F8" w:rsidRPr="0044095F">
        <w:rPr>
          <w:rFonts w:ascii="Times New Roman" w:eastAsia="Lato-Regular" w:hAnsi="Times New Roman" w:cs="Times New Roman"/>
          <w:sz w:val="24"/>
          <w:szCs w:val="24"/>
        </w:rPr>
        <w:t xml:space="preserve"> </w:t>
      </w:r>
      <w:r w:rsidR="007076F8" w:rsidRPr="0044095F">
        <w:rPr>
          <w:rFonts w:ascii="Times New Roman" w:hAnsi="Times New Roman" w:cs="Times New Roman"/>
          <w:sz w:val="24"/>
          <w:szCs w:val="24"/>
        </w:rPr>
        <w:t>The associations are graphed for the plot-level (</w:t>
      </w:r>
      <w:r w:rsidR="007076F8">
        <w:rPr>
          <w:rFonts w:ascii="Times New Roman" w:hAnsi="Times New Roman" w:cs="Times New Roman"/>
          <w:sz w:val="24"/>
          <w:szCs w:val="24"/>
        </w:rPr>
        <w:t>A</w:t>
      </w:r>
      <w:r w:rsidR="007076F8" w:rsidRPr="0044095F">
        <w:rPr>
          <w:rFonts w:ascii="Times New Roman" w:hAnsi="Times New Roman" w:cs="Times New Roman"/>
          <w:sz w:val="24"/>
          <w:szCs w:val="24"/>
        </w:rPr>
        <w:t>), stratum-level (</w:t>
      </w:r>
      <w:r w:rsidR="007076F8">
        <w:rPr>
          <w:rFonts w:ascii="Times New Roman" w:hAnsi="Times New Roman" w:cs="Times New Roman"/>
          <w:sz w:val="24"/>
          <w:szCs w:val="24"/>
        </w:rPr>
        <w:t>B</w:t>
      </w:r>
      <w:r w:rsidR="007076F8" w:rsidRPr="0044095F">
        <w:rPr>
          <w:rFonts w:ascii="Times New Roman" w:hAnsi="Times New Roman" w:cs="Times New Roman"/>
          <w:sz w:val="24"/>
          <w:szCs w:val="24"/>
        </w:rPr>
        <w:t xml:space="preserve">), </w:t>
      </w:r>
      <w:r w:rsidR="007076F8">
        <w:rPr>
          <w:rFonts w:ascii="Times New Roman" w:hAnsi="Times New Roman" w:cs="Times New Roman"/>
          <w:sz w:val="24"/>
          <w:szCs w:val="24"/>
        </w:rPr>
        <w:t>and year-level</w:t>
      </w:r>
      <w:r w:rsidR="007076F8" w:rsidRPr="0044095F">
        <w:rPr>
          <w:rFonts w:ascii="Times New Roman" w:hAnsi="Times New Roman" w:cs="Times New Roman"/>
          <w:sz w:val="24"/>
          <w:szCs w:val="24"/>
        </w:rPr>
        <w:t xml:space="preserve"> (</w:t>
      </w:r>
      <w:r w:rsidR="007076F8">
        <w:rPr>
          <w:rFonts w:ascii="Times New Roman" w:hAnsi="Times New Roman" w:cs="Times New Roman"/>
          <w:sz w:val="24"/>
          <w:szCs w:val="24"/>
        </w:rPr>
        <w:t>C</w:t>
      </w:r>
      <w:r w:rsidR="007076F8" w:rsidRPr="0044095F">
        <w:rPr>
          <w:rFonts w:ascii="Times New Roman" w:hAnsi="Times New Roman" w:cs="Times New Roman"/>
          <w:sz w:val="24"/>
          <w:szCs w:val="24"/>
        </w:rPr>
        <w:t>). Pairs of species illustrated by red and blue show positive and negative associations, respectively</w:t>
      </w:r>
      <w:r w:rsidR="007076F8">
        <w:rPr>
          <w:rFonts w:ascii="Times New Roman" w:hAnsi="Times New Roman" w:cs="Times New Roman"/>
          <w:sz w:val="24"/>
          <w:szCs w:val="24"/>
        </w:rPr>
        <w:t xml:space="preserve"> (</w:t>
      </w:r>
      <w:r w:rsidR="007076F8" w:rsidRPr="0044095F">
        <w:rPr>
          <w:rFonts w:ascii="Times New Roman" w:hAnsi="Times New Roman" w:cs="Times New Roman"/>
          <w:sz w:val="24"/>
          <w:szCs w:val="24"/>
        </w:rPr>
        <w:t xml:space="preserve">with </w:t>
      </w:r>
      <w:bookmarkStart w:id="100" w:name="_Hlk140822810"/>
      <w:del w:id="101" w:author="Larson, Danelle M" w:date="2026-02-02T10:17:00Z" w16du:dateUtc="2026-02-02T16:17:00Z">
        <w:r w:rsidR="007076F8" w:rsidRPr="0044095F" w:rsidDel="00BE3516">
          <w:rPr>
            <w:rFonts w:ascii="Times New Roman" w:hAnsi="Times New Roman" w:cs="Times New Roman"/>
            <w:sz w:val="24"/>
            <w:szCs w:val="24"/>
          </w:rPr>
          <w:delText xml:space="preserve">statistical support of </w:delText>
        </w:r>
      </w:del>
      <w:r w:rsidR="007076F8" w:rsidRPr="0044095F">
        <w:rPr>
          <w:rFonts w:ascii="Times New Roman" w:eastAsia="MS Mincho" w:hAnsi="Times New Roman" w:cs="Times New Roman"/>
          <w:sz w:val="24"/>
          <w:szCs w:val="24"/>
        </w:rPr>
        <w:t>&gt;</w:t>
      </w:r>
      <w:r w:rsidR="007076F8" w:rsidRPr="0044095F">
        <w:rPr>
          <w:rFonts w:ascii="Times New Roman" w:hAnsi="Times New Roman" w:cs="Times New Roman"/>
          <w:sz w:val="24"/>
          <w:szCs w:val="24"/>
        </w:rPr>
        <w:t>90% posterior probability</w:t>
      </w:r>
      <w:bookmarkEnd w:id="100"/>
      <w:r w:rsidR="007076F8">
        <w:rPr>
          <w:rFonts w:ascii="Times New Roman" w:hAnsi="Times New Roman" w:cs="Times New Roman"/>
          <w:sz w:val="24"/>
          <w:szCs w:val="24"/>
        </w:rPr>
        <w:t>)</w:t>
      </w:r>
      <w:r w:rsidR="007076F8" w:rsidRPr="0044095F">
        <w:rPr>
          <w:rFonts w:ascii="Times New Roman" w:hAnsi="Times New Roman" w:cs="Times New Roman"/>
          <w:sz w:val="24"/>
          <w:szCs w:val="24"/>
        </w:rPr>
        <w:t xml:space="preserve">. Residual associations </w:t>
      </w:r>
      <w:r w:rsidR="007076F8">
        <w:rPr>
          <w:rFonts w:ascii="Times New Roman" w:hAnsi="Times New Roman" w:cs="Times New Roman"/>
          <w:sz w:val="24"/>
          <w:szCs w:val="24"/>
        </w:rPr>
        <w:t>may be</w:t>
      </w:r>
      <w:r w:rsidR="007076F8" w:rsidRPr="0044095F">
        <w:rPr>
          <w:rFonts w:ascii="Times New Roman" w:hAnsi="Times New Roman" w:cs="Times New Roman"/>
          <w:sz w:val="24"/>
          <w:szCs w:val="24"/>
        </w:rPr>
        <w:t xml:space="preserve"> interpreted as species co-occurrences after accounting for their environmental niches</w:t>
      </w:r>
      <w:ins w:id="102" w:author="Larson, Danelle M" w:date="2026-02-02T10:17:00Z" w16du:dateUtc="2026-02-02T16:17:00Z">
        <w:r w:rsidR="00BE3516">
          <w:rPr>
            <w:rFonts w:ascii="Times New Roman" w:hAnsi="Times New Roman" w:cs="Times New Roman"/>
            <w:sz w:val="24"/>
            <w:szCs w:val="24"/>
          </w:rPr>
          <w:t xml:space="preserve"> in terms of the modelled fixed effect covariates</w:t>
        </w:r>
      </w:ins>
      <w:r w:rsidR="007076F8" w:rsidRPr="0044095F">
        <w:rPr>
          <w:rFonts w:ascii="Times New Roman" w:hAnsi="Times New Roman" w:cs="Times New Roman"/>
          <w:sz w:val="24"/>
          <w:szCs w:val="24"/>
        </w:rPr>
        <w:t>.</w:t>
      </w:r>
      <w:r w:rsidR="007076F8">
        <w:rPr>
          <w:rFonts w:ascii="Times New Roman" w:hAnsi="Times New Roman" w:cs="Times New Roman"/>
          <w:sz w:val="24"/>
          <w:szCs w:val="24"/>
        </w:rPr>
        <w:t xml:space="preserve"> </w:t>
      </w:r>
    </w:p>
    <w:p w14:paraId="488D2D11" w14:textId="77777777" w:rsidR="007076F8" w:rsidRPr="002B24C1" w:rsidRDefault="007076F8" w:rsidP="00BF1D43">
      <w:pPr>
        <w:spacing w:line="240" w:lineRule="auto"/>
        <w:rPr>
          <w:rFonts w:ascii="Times New Roman" w:eastAsia="MS Mincho" w:hAnsi="Times New Roman" w:cs="Times New Roman"/>
          <w:sz w:val="24"/>
          <w:szCs w:val="24"/>
        </w:rPr>
      </w:pPr>
    </w:p>
    <w:sectPr w:rsidR="007076F8" w:rsidRPr="002B24C1" w:rsidSect="00FF009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eff houser" w:date="2026-01-26T16:16:00Z" w:initials="jnh">
    <w:p w14:paraId="17A34716" w14:textId="77777777" w:rsidR="002C2883" w:rsidRDefault="002C2883" w:rsidP="002C2883">
      <w:pPr>
        <w:pStyle w:val="CommentText"/>
      </w:pPr>
      <w:r>
        <w:rPr>
          <w:rStyle w:val="CommentReference"/>
        </w:rPr>
        <w:annotationRef/>
      </w:r>
      <w:r>
        <w:t>See comment on main ms</w:t>
      </w:r>
    </w:p>
  </w:comment>
  <w:comment w:id="2" w:author="Larson, Danelle M" w:date="2026-02-02T14:56:00Z" w:initials="DL">
    <w:p w14:paraId="1E86BCCA" w14:textId="77777777" w:rsidR="00B61148" w:rsidRDefault="00B61148" w:rsidP="00B61148">
      <w:pPr>
        <w:pStyle w:val="CommentText"/>
      </w:pPr>
      <w:r>
        <w:rPr>
          <w:rStyle w:val="CommentReference"/>
        </w:rPr>
        <w:annotationRef/>
      </w:r>
      <w:r>
        <w:t>I hope the main manuscript clarifies how this metric was calculated, and I hope this table clarifies why it’s a hypothesized variable to include in the model. I couldn’t find another suitable name for ‘exceedance’ but coauthors thought it was fine.</w:t>
      </w:r>
    </w:p>
  </w:comment>
  <w:comment w:id="5" w:author="jeff houser" w:date="2026-01-26T16:17:00Z" w:initials="jnh">
    <w:p w14:paraId="77C65DF0" w14:textId="1D8A9F70" w:rsidR="00447BB8" w:rsidRDefault="00DF6E40" w:rsidP="00447BB8">
      <w:pPr>
        <w:pStyle w:val="CommentText"/>
      </w:pPr>
      <w:r>
        <w:rPr>
          <w:rStyle w:val="CommentReference"/>
        </w:rPr>
        <w:annotationRef/>
      </w:r>
      <w:r w:rsidR="00447BB8">
        <w:t xml:space="preserve">See comments on main ms.  It’s a measure of depth at a particular discharge (if I understand correctly).  </w:t>
      </w:r>
    </w:p>
  </w:comment>
  <w:comment w:id="6" w:author="Larson, Danelle M" w:date="2026-02-02T15:00:00Z" w:initials="DL">
    <w:p w14:paraId="1138B0B2" w14:textId="77777777" w:rsidR="001A06DB" w:rsidRDefault="001A06DB" w:rsidP="001A06DB">
      <w:pPr>
        <w:pStyle w:val="CommentText"/>
      </w:pPr>
      <w:r>
        <w:rPr>
          <w:rStyle w:val="CommentReference"/>
        </w:rPr>
        <w:annotationRef/>
      </w:r>
      <w:r>
        <w:t>Yes. Reworded: exceedance, a measure of depth at particular discharge over a 40 year history (cm)</w:t>
      </w:r>
    </w:p>
  </w:comment>
  <w:comment w:id="12" w:author="jeff houser" w:date="2026-01-26T16:18:00Z" w:initials="jnh">
    <w:p w14:paraId="62C209E7" w14:textId="529BA840" w:rsidR="00E22B9B" w:rsidRDefault="00E22B9B" w:rsidP="00E22B9B">
      <w:pPr>
        <w:pStyle w:val="CommentText"/>
      </w:pPr>
      <w:r>
        <w:rPr>
          <w:rStyle w:val="CommentReference"/>
        </w:rPr>
        <w:annotationRef/>
      </w:r>
      <w:r>
        <w:t>Should be micrograms / liter</w:t>
      </w:r>
    </w:p>
  </w:comment>
  <w:comment w:id="13" w:author="Larson, Danelle M" w:date="2026-02-02T10:05:00Z" w:initials="DL">
    <w:p w14:paraId="107CB0AB" w14:textId="77777777" w:rsidR="00DB23B4" w:rsidRDefault="00DB23B4" w:rsidP="00DB23B4">
      <w:pPr>
        <w:pStyle w:val="CommentText"/>
      </w:pPr>
      <w:r>
        <w:rPr>
          <w:rStyle w:val="CommentReference"/>
        </w:rPr>
        <w:annotationRef/>
      </w:r>
      <w:r>
        <w:t>Good catch</w:t>
      </w:r>
    </w:p>
  </w:comment>
  <w:comment w:id="25" w:author="jeff houser" w:date="2026-01-26T16:20:00Z" w:initials="jnh">
    <w:p w14:paraId="355CAAC3" w14:textId="55A67433" w:rsidR="005A6E46" w:rsidRDefault="005A6E46" w:rsidP="005A6E46">
      <w:pPr>
        <w:pStyle w:val="CommentText"/>
      </w:pPr>
      <w:r>
        <w:rPr>
          <w:rStyle w:val="CommentReference"/>
        </w:rPr>
        <w:annotationRef/>
      </w:r>
      <w:r>
        <w:t>Only LP4 in this fig, correct?</w:t>
      </w:r>
    </w:p>
  </w:comment>
  <w:comment w:id="26" w:author="Larson, Danelle M" w:date="2026-01-30T11:26:00Z" w:initials="DL">
    <w:p w14:paraId="1BF4BF4E" w14:textId="77777777" w:rsidR="001D29B2" w:rsidRDefault="001D29B2" w:rsidP="001D29B2">
      <w:pPr>
        <w:pStyle w:val="CommentText"/>
      </w:pPr>
      <w:r>
        <w:rPr>
          <w:rStyle w:val="CommentReference"/>
        </w:rPr>
        <w:annotationRef/>
      </w:r>
      <w:r>
        <w:t>Yes. Noted in the first sentence and keep here to remind readers.</w:t>
      </w:r>
    </w:p>
  </w:comment>
  <w:comment w:id="38" w:author="jeff houser" w:date="2026-01-26T16:20:00Z" w:initials="jnh">
    <w:p w14:paraId="1C9584D0" w14:textId="1C00A7C3" w:rsidR="0089421D" w:rsidRDefault="0089421D" w:rsidP="0089421D">
      <w:pPr>
        <w:pStyle w:val="CommentText"/>
      </w:pPr>
      <w:r>
        <w:rPr>
          <w:rStyle w:val="CommentReference"/>
        </w:rPr>
        <w:annotationRef/>
      </w:r>
      <w:r>
        <w:t>Should be micrograms / L (ug/L)</w:t>
      </w:r>
    </w:p>
  </w:comment>
  <w:comment w:id="39" w:author="Larson, Danelle M" w:date="2026-02-02T10:09:00Z" w:initials="DL">
    <w:p w14:paraId="1EB292DA" w14:textId="77777777" w:rsidR="00E20557" w:rsidRDefault="00E20557" w:rsidP="00E20557">
      <w:pPr>
        <w:pStyle w:val="CommentText"/>
      </w:pPr>
      <w:r>
        <w:rPr>
          <w:rStyle w:val="CommentReference"/>
        </w:rPr>
        <w:annotationRef/>
      </w:r>
      <w:r>
        <w:t>corrected</w:t>
      </w:r>
    </w:p>
  </w:comment>
  <w:comment w:id="56" w:author="jeff houser" w:date="2026-01-26T16:21:00Z" w:initials="jnh">
    <w:p w14:paraId="1C5F0427" w14:textId="46C7D60D" w:rsidR="0089421D" w:rsidRDefault="0089421D" w:rsidP="0089421D">
      <w:pPr>
        <w:pStyle w:val="CommentText"/>
      </w:pPr>
      <w:r>
        <w:rPr>
          <w:rStyle w:val="CommentReference"/>
        </w:rPr>
        <w:annotationRef/>
      </w:r>
      <w:r>
        <w:t>Is this based solely on LP 4 or all 4 study reaches?</w:t>
      </w:r>
    </w:p>
  </w:comment>
  <w:comment w:id="57" w:author="Larson, Danelle M" w:date="2026-02-02T10:13:00Z" w:initials="DL">
    <w:p w14:paraId="15F26DB6" w14:textId="77777777" w:rsidR="003B5512" w:rsidRDefault="003B5512" w:rsidP="003B5512">
      <w:pPr>
        <w:pStyle w:val="CommentText"/>
      </w:pPr>
      <w:r>
        <w:rPr>
          <w:rStyle w:val="CommentReference"/>
        </w:rPr>
        <w:annotationRef/>
      </w:r>
      <w:r>
        <w:t>Clarified this is the collective of the four reaches.</w:t>
      </w:r>
    </w:p>
  </w:comment>
  <w:comment w:id="78" w:author="jeff houser" w:date="2026-01-26T16:23:00Z" w:initials="jnh">
    <w:p w14:paraId="5BFEC0A7" w14:textId="1B3D4364" w:rsidR="00B83C1F" w:rsidRDefault="00B83C1F" w:rsidP="00B83C1F">
      <w:pPr>
        <w:pStyle w:val="CommentText"/>
      </w:pPr>
      <w:r>
        <w:rPr>
          <w:rStyle w:val="CommentReference"/>
        </w:rPr>
        <w:annotationRef/>
      </w:r>
      <w:r>
        <w:t>Fix subheadings for each panel.  Currently “7x”</w:t>
      </w:r>
    </w:p>
  </w:comment>
  <w:comment w:id="79" w:author="Larson, Danelle M" w:date="2026-02-02T15:00:00Z" w:initials="DL">
    <w:p w14:paraId="15C6FE23" w14:textId="77777777" w:rsidR="001A06DB" w:rsidRDefault="001A06DB" w:rsidP="001A06DB">
      <w:pPr>
        <w:pStyle w:val="CommentText"/>
      </w:pPr>
      <w:r>
        <w:rPr>
          <w:rStyle w:val="CommentReference"/>
        </w:rPr>
        <w:annotationRef/>
      </w:r>
      <w:r>
        <w:t>Thank you. This was fixed.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A34716" w15:done="1"/>
  <w15:commentEx w15:paraId="1E86BCCA" w15:paraIdParent="17A34716" w15:done="1"/>
  <w15:commentEx w15:paraId="77C65DF0" w15:done="1"/>
  <w15:commentEx w15:paraId="1138B0B2" w15:paraIdParent="77C65DF0" w15:done="1"/>
  <w15:commentEx w15:paraId="62C209E7" w15:done="1"/>
  <w15:commentEx w15:paraId="107CB0AB" w15:paraIdParent="62C209E7" w15:done="1"/>
  <w15:commentEx w15:paraId="355CAAC3" w15:done="1"/>
  <w15:commentEx w15:paraId="1BF4BF4E" w15:paraIdParent="355CAAC3" w15:done="1"/>
  <w15:commentEx w15:paraId="1C9584D0" w15:done="1"/>
  <w15:commentEx w15:paraId="1EB292DA" w15:paraIdParent="1C9584D0" w15:done="1"/>
  <w15:commentEx w15:paraId="1C5F0427" w15:done="1"/>
  <w15:commentEx w15:paraId="15F26DB6" w15:paraIdParent="1C5F0427" w15:done="1"/>
  <w15:commentEx w15:paraId="5BFEC0A7" w15:done="1"/>
  <w15:commentEx w15:paraId="15C6FE23" w15:paraIdParent="5BFEC0A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CF9A3F" w16cex:dateUtc="2026-01-26T22:16:00Z"/>
  <w16cex:commentExtensible w16cex:durableId="761A059F" w16cex:dateUtc="2026-02-02T20:56:00Z"/>
  <w16cex:commentExtensible w16cex:durableId="6F305131" w16cex:dateUtc="2026-01-26T22:17:00Z"/>
  <w16cex:commentExtensible w16cex:durableId="7E882E45" w16cex:dateUtc="2026-02-02T21:00:00Z"/>
  <w16cex:commentExtensible w16cex:durableId="6F8F5C83" w16cex:dateUtc="2026-01-26T22:18:00Z"/>
  <w16cex:commentExtensible w16cex:durableId="76956379" w16cex:dateUtc="2026-02-02T16:05:00Z"/>
  <w16cex:commentExtensible w16cex:durableId="14812766" w16cex:dateUtc="2026-01-26T22:20:00Z"/>
  <w16cex:commentExtensible w16cex:durableId="47CBAABD" w16cex:dateUtc="2026-01-30T17:26:00Z"/>
  <w16cex:commentExtensible w16cex:durableId="15181B61" w16cex:dateUtc="2026-01-26T22:20:00Z"/>
  <w16cex:commentExtensible w16cex:durableId="0359A0D4" w16cex:dateUtc="2026-02-02T16:09:00Z"/>
  <w16cex:commentExtensible w16cex:durableId="08E73BB8" w16cex:dateUtc="2026-01-26T22:21:00Z"/>
  <w16cex:commentExtensible w16cex:durableId="03F08F95" w16cex:dateUtc="2026-02-02T16:13:00Z"/>
  <w16cex:commentExtensible w16cex:durableId="5C7EDDFC" w16cex:dateUtc="2026-01-26T22:23:00Z"/>
  <w16cex:commentExtensible w16cex:durableId="03D7D57A" w16cex:dateUtc="2026-02-02T2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A34716" w16cid:durableId="44CF9A3F"/>
  <w16cid:commentId w16cid:paraId="1E86BCCA" w16cid:durableId="761A059F"/>
  <w16cid:commentId w16cid:paraId="77C65DF0" w16cid:durableId="6F305131"/>
  <w16cid:commentId w16cid:paraId="1138B0B2" w16cid:durableId="7E882E45"/>
  <w16cid:commentId w16cid:paraId="62C209E7" w16cid:durableId="6F8F5C83"/>
  <w16cid:commentId w16cid:paraId="107CB0AB" w16cid:durableId="76956379"/>
  <w16cid:commentId w16cid:paraId="355CAAC3" w16cid:durableId="14812766"/>
  <w16cid:commentId w16cid:paraId="1BF4BF4E" w16cid:durableId="47CBAABD"/>
  <w16cid:commentId w16cid:paraId="1C9584D0" w16cid:durableId="15181B61"/>
  <w16cid:commentId w16cid:paraId="1EB292DA" w16cid:durableId="0359A0D4"/>
  <w16cid:commentId w16cid:paraId="1C5F0427" w16cid:durableId="08E73BB8"/>
  <w16cid:commentId w16cid:paraId="15F26DB6" w16cid:durableId="03F08F95"/>
  <w16cid:commentId w16cid:paraId="5BFEC0A7" w16cid:durableId="5C7EDDFC"/>
  <w16cid:commentId w16cid:paraId="15C6FE23" w16cid:durableId="03D7D5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7EB80" w14:textId="77777777" w:rsidR="00A47921" w:rsidRDefault="00A47921" w:rsidP="005C07B8">
      <w:pPr>
        <w:spacing w:after="0" w:line="240" w:lineRule="auto"/>
      </w:pPr>
      <w:r>
        <w:separator/>
      </w:r>
    </w:p>
  </w:endnote>
  <w:endnote w:type="continuationSeparator" w:id="0">
    <w:p w14:paraId="216D9718" w14:textId="77777777" w:rsidR="00A47921" w:rsidRDefault="00A47921" w:rsidP="005C07B8">
      <w:pPr>
        <w:spacing w:after="0" w:line="240" w:lineRule="auto"/>
      </w:pPr>
      <w:r>
        <w:continuationSeparator/>
      </w:r>
    </w:p>
  </w:endnote>
  <w:endnote w:type="continuationNotice" w:id="1">
    <w:p w14:paraId="2B897DF1" w14:textId="77777777" w:rsidR="00A47921" w:rsidRDefault="00A479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Klee One"/>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53802" w14:textId="77777777" w:rsidR="00037476" w:rsidRDefault="00037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5DB42" w14:textId="77777777" w:rsidR="00A47921" w:rsidRDefault="00A47921" w:rsidP="005C07B8">
      <w:pPr>
        <w:spacing w:after="0" w:line="240" w:lineRule="auto"/>
      </w:pPr>
      <w:r>
        <w:separator/>
      </w:r>
    </w:p>
  </w:footnote>
  <w:footnote w:type="continuationSeparator" w:id="0">
    <w:p w14:paraId="1B40BB76" w14:textId="77777777" w:rsidR="00A47921" w:rsidRDefault="00A47921" w:rsidP="005C07B8">
      <w:pPr>
        <w:spacing w:after="0" w:line="240" w:lineRule="auto"/>
      </w:pPr>
      <w:r>
        <w:continuationSeparator/>
      </w:r>
    </w:p>
  </w:footnote>
  <w:footnote w:type="continuationNotice" w:id="1">
    <w:p w14:paraId="2FBC0A2C" w14:textId="77777777" w:rsidR="00A47921" w:rsidRDefault="00A47921">
      <w:pPr>
        <w:spacing w:after="0" w:line="240" w:lineRule="auto"/>
      </w:pPr>
    </w:p>
  </w:footnote>
  <w:footnote w:id="2">
    <w:p w14:paraId="2FEB8611" w14:textId="723310E4" w:rsidR="00184DB6" w:rsidRPr="00D57C64" w:rsidRDefault="00184DB6">
      <w:pPr>
        <w:pStyle w:val="FootnoteText"/>
        <w:rPr>
          <w:rFonts w:ascii="Times New Roman" w:hAnsi="Times New Roman" w:cs="Times New Roman"/>
          <w:sz w:val="16"/>
          <w:szCs w:val="16"/>
        </w:rPr>
      </w:pPr>
      <w:r w:rsidRPr="00D57C64">
        <w:rPr>
          <w:rStyle w:val="FootnoteReference"/>
          <w:rFonts w:ascii="Times New Roman" w:hAnsi="Times New Roman" w:cs="Times New Roman"/>
          <w:sz w:val="16"/>
          <w:szCs w:val="16"/>
        </w:rPr>
        <w:footnoteRef/>
      </w:r>
      <w:r w:rsidRPr="00D57C64">
        <w:rPr>
          <w:rFonts w:ascii="Times New Roman" w:hAnsi="Times New Roman" w:cs="Times New Roman"/>
          <w:sz w:val="16"/>
          <w:szCs w:val="16"/>
        </w:rPr>
        <w:t xml:space="preserve">  </w:t>
      </w:r>
      <w:hyperlink r:id="rId1" w:history="1">
        <w:r w:rsidRPr="00D57C64">
          <w:rPr>
            <w:rStyle w:val="Hyperlink"/>
            <w:rFonts w:ascii="Times New Roman" w:hAnsi="Times New Roman" w:cs="Times New Roman"/>
            <w:sz w:val="16"/>
            <w:szCs w:val="16"/>
          </w:rPr>
          <w:t>Long</w:t>
        </w:r>
        <w:r w:rsidR="002D2EE5">
          <w:rPr>
            <w:rStyle w:val="Hyperlink"/>
            <w:rFonts w:ascii="Times New Roman" w:hAnsi="Times New Roman" w:cs="Times New Roman"/>
            <w:sz w:val="16"/>
            <w:szCs w:val="16"/>
          </w:rPr>
          <w:t>-</w:t>
        </w:r>
        <w:r w:rsidRPr="00D57C64">
          <w:rPr>
            <w:rStyle w:val="Hyperlink"/>
            <w:rFonts w:ascii="Times New Roman" w:hAnsi="Times New Roman" w:cs="Times New Roman"/>
            <w:sz w:val="16"/>
            <w:szCs w:val="16"/>
          </w:rPr>
          <w:t>Term Resource Monitoring Program - SRS Vegetation Data Query (usgs.gov)</w:t>
        </w:r>
      </w:hyperlink>
    </w:p>
  </w:footnote>
  <w:footnote w:id="3">
    <w:p w14:paraId="4668F329" w14:textId="4E04FC5D" w:rsidR="00184DB6" w:rsidRPr="00D57C64" w:rsidRDefault="00184DB6">
      <w:pPr>
        <w:pStyle w:val="FootnoteText"/>
        <w:rPr>
          <w:rFonts w:ascii="Times New Roman" w:hAnsi="Times New Roman" w:cs="Times New Roman"/>
          <w:sz w:val="16"/>
          <w:szCs w:val="16"/>
        </w:rPr>
      </w:pPr>
      <w:r w:rsidRPr="00D57C64">
        <w:rPr>
          <w:rStyle w:val="FootnoteReference"/>
          <w:rFonts w:ascii="Times New Roman" w:hAnsi="Times New Roman" w:cs="Times New Roman"/>
          <w:sz w:val="16"/>
          <w:szCs w:val="16"/>
        </w:rPr>
        <w:footnoteRef/>
      </w:r>
      <w:r w:rsidRPr="00D57C64">
        <w:rPr>
          <w:rFonts w:ascii="Times New Roman" w:hAnsi="Times New Roman" w:cs="Times New Roman"/>
          <w:sz w:val="16"/>
          <w:szCs w:val="16"/>
        </w:rPr>
        <w:t xml:space="preserve"> U.S. Army Corps of Engineers’ Upper Mississippi River Restoration Program Long</w:t>
      </w:r>
      <w:r w:rsidRPr="00D57C64" w:rsidDel="002D2EE5">
        <w:rPr>
          <w:rFonts w:ascii="Times New Roman" w:hAnsi="Times New Roman" w:cs="Times New Roman"/>
          <w:sz w:val="16"/>
          <w:szCs w:val="16"/>
        </w:rPr>
        <w:t xml:space="preserve"> </w:t>
      </w:r>
      <w:r w:rsidR="002D2EE5">
        <w:rPr>
          <w:rFonts w:ascii="Times New Roman" w:hAnsi="Times New Roman" w:cs="Times New Roman"/>
          <w:sz w:val="16"/>
          <w:szCs w:val="16"/>
        </w:rPr>
        <w:t>-</w:t>
      </w:r>
      <w:r w:rsidRPr="00D57C64">
        <w:rPr>
          <w:rFonts w:ascii="Times New Roman" w:hAnsi="Times New Roman" w:cs="Times New Roman"/>
          <w:sz w:val="16"/>
          <w:szCs w:val="16"/>
        </w:rPr>
        <w:t>Term Resource Monitoring element 2010/11 Level 3 Aquatic Areas dataset (</w:t>
      </w:r>
      <w:hyperlink r:id="rId2" w:history="1">
        <w:r w:rsidRPr="00D57C64">
          <w:rPr>
            <w:rStyle w:val="Hyperlink"/>
            <w:rFonts w:ascii="Times New Roman" w:hAnsi="Times New Roman" w:cs="Times New Roman"/>
            <w:sz w:val="16"/>
            <w:szCs w:val="16"/>
          </w:rPr>
          <w:t>https://doi.org/10.5066/F7Z89BMP</w:t>
        </w:r>
      </w:hyperlink>
      <w:r w:rsidRPr="00D57C64">
        <w:rPr>
          <w:rFonts w:ascii="Times New Roman" w:hAnsi="Times New Roman" w:cs="Times New Roman"/>
          <w:sz w:val="16"/>
          <w:szCs w:val="16"/>
        </w:rPr>
        <w:t>)</w:t>
      </w:r>
    </w:p>
  </w:footnote>
  <w:footnote w:id="4">
    <w:p w14:paraId="041F044C" w14:textId="10930047" w:rsidR="00184DB6" w:rsidRPr="00D57C64" w:rsidRDefault="00184DB6">
      <w:pPr>
        <w:pStyle w:val="FootnoteText"/>
        <w:rPr>
          <w:rFonts w:ascii="Times New Roman" w:hAnsi="Times New Roman" w:cs="Times New Roman"/>
          <w:sz w:val="16"/>
          <w:szCs w:val="16"/>
        </w:rPr>
      </w:pPr>
      <w:r w:rsidRPr="00D57C64">
        <w:rPr>
          <w:rStyle w:val="FootnoteReference"/>
          <w:rFonts w:ascii="Times New Roman" w:hAnsi="Times New Roman" w:cs="Times New Roman"/>
          <w:sz w:val="16"/>
          <w:szCs w:val="16"/>
        </w:rPr>
        <w:footnoteRef/>
      </w:r>
      <w:r w:rsidRPr="00D57C64">
        <w:rPr>
          <w:rFonts w:ascii="Times New Roman" w:hAnsi="Times New Roman" w:cs="Times New Roman"/>
          <w:sz w:val="16"/>
          <w:szCs w:val="16"/>
        </w:rPr>
        <w:t xml:space="preserve"> </w:t>
      </w:r>
      <w:hyperlink r:id="rId3" w:history="1">
        <w:r w:rsidRPr="00D57C64">
          <w:rPr>
            <w:rStyle w:val="Hyperlink"/>
            <w:rFonts w:ascii="Times New Roman" w:hAnsi="Times New Roman" w:cs="Times New Roman"/>
            <w:sz w:val="16"/>
            <w:szCs w:val="16"/>
          </w:rPr>
          <w:t>Upper Midwest Environmental Sciences Center - Water Quality Database Browser (usgs.gov)</w:t>
        </w:r>
      </w:hyperlink>
    </w:p>
  </w:footnote>
  <w:footnote w:id="5">
    <w:p w14:paraId="22A59AE8" w14:textId="5865A99C" w:rsidR="00184DB6" w:rsidRPr="00D57C64" w:rsidRDefault="00184DB6">
      <w:pPr>
        <w:pStyle w:val="FootnoteText"/>
        <w:rPr>
          <w:rFonts w:ascii="Times New Roman" w:hAnsi="Times New Roman" w:cs="Times New Roman"/>
          <w:sz w:val="16"/>
          <w:szCs w:val="16"/>
        </w:rPr>
      </w:pPr>
      <w:r w:rsidRPr="00D57C64">
        <w:rPr>
          <w:rStyle w:val="FootnoteReference"/>
          <w:rFonts w:ascii="Times New Roman" w:hAnsi="Times New Roman" w:cs="Times New Roman"/>
          <w:sz w:val="16"/>
          <w:szCs w:val="16"/>
        </w:rPr>
        <w:footnoteRef/>
      </w:r>
      <w:r w:rsidRPr="00D57C64">
        <w:rPr>
          <w:rFonts w:ascii="Times New Roman" w:hAnsi="Times New Roman" w:cs="Times New Roman"/>
          <w:sz w:val="16"/>
          <w:szCs w:val="16"/>
        </w:rPr>
        <w:t xml:space="preserve"> Missing data were interpolated with &gt;93% prediction accuracy; Larson et al. (2023)</w:t>
      </w:r>
    </w:p>
  </w:footnote>
  <w:footnote w:id="6">
    <w:p w14:paraId="1128372D" w14:textId="6BE19C58" w:rsidR="00184DB6" w:rsidRPr="00D57C64" w:rsidRDefault="00184DB6">
      <w:pPr>
        <w:pStyle w:val="FootnoteText"/>
        <w:rPr>
          <w:rFonts w:ascii="Times New Roman" w:hAnsi="Times New Roman" w:cs="Times New Roman"/>
          <w:sz w:val="16"/>
          <w:szCs w:val="16"/>
        </w:rPr>
      </w:pPr>
      <w:r w:rsidRPr="00D57C64">
        <w:rPr>
          <w:rStyle w:val="FootnoteReference"/>
          <w:rFonts w:ascii="Times New Roman" w:hAnsi="Times New Roman" w:cs="Times New Roman"/>
          <w:sz w:val="16"/>
          <w:szCs w:val="16"/>
        </w:rPr>
        <w:footnoteRef/>
      </w:r>
      <w:r w:rsidRPr="00D57C64">
        <w:rPr>
          <w:rFonts w:ascii="Times New Roman" w:hAnsi="Times New Roman" w:cs="Times New Roman"/>
          <w:sz w:val="16"/>
          <w:szCs w:val="16"/>
        </w:rPr>
        <w:t xml:space="preserve"> </w:t>
      </w:r>
      <w:r w:rsidRPr="00D57C64">
        <w:rPr>
          <w:rFonts w:ascii="Times New Roman" w:hAnsi="Times New Roman" w:cs="Times New Roman"/>
          <w:sz w:val="16"/>
          <w:szCs w:val="16"/>
          <w:shd w:val="clear" w:color="auto" w:fill="FFFFFF"/>
        </w:rPr>
        <w:t>James Rogala, 2019, Water depth at the 75% exceeded discharge condition for the Upper Mississippi River System (Mississippi River): U.S. Geological Survey data release, https://doi.org/10.5066/P92PSPHG.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B7611" w14:textId="77777777" w:rsidR="00037476" w:rsidRDefault="00037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396"/>
    <w:multiLevelType w:val="hybridMultilevel"/>
    <w:tmpl w:val="702491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53128"/>
    <w:multiLevelType w:val="hybridMultilevel"/>
    <w:tmpl w:val="702491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70088"/>
    <w:multiLevelType w:val="multilevel"/>
    <w:tmpl w:val="045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077CE"/>
    <w:multiLevelType w:val="hybridMultilevel"/>
    <w:tmpl w:val="ECFACA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C1F61"/>
    <w:multiLevelType w:val="hybridMultilevel"/>
    <w:tmpl w:val="E912F4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74025"/>
    <w:multiLevelType w:val="hybridMultilevel"/>
    <w:tmpl w:val="04243D0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0700BE"/>
    <w:multiLevelType w:val="hybridMultilevel"/>
    <w:tmpl w:val="37E6F4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E44AE5"/>
    <w:multiLevelType w:val="hybridMultilevel"/>
    <w:tmpl w:val="048473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682783C"/>
    <w:multiLevelType w:val="hybridMultilevel"/>
    <w:tmpl w:val="CD608B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B32A0"/>
    <w:multiLevelType w:val="hybridMultilevel"/>
    <w:tmpl w:val="91A261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4F44D4"/>
    <w:multiLevelType w:val="hybridMultilevel"/>
    <w:tmpl w:val="60D8CD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3F22DA"/>
    <w:multiLevelType w:val="hybridMultilevel"/>
    <w:tmpl w:val="885CC1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663012"/>
    <w:multiLevelType w:val="hybridMultilevel"/>
    <w:tmpl w:val="9D30C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66949"/>
    <w:multiLevelType w:val="hybridMultilevel"/>
    <w:tmpl w:val="BBC04D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F61C8E"/>
    <w:multiLevelType w:val="hybridMultilevel"/>
    <w:tmpl w:val="3692C9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4D1593"/>
    <w:multiLevelType w:val="hybridMultilevel"/>
    <w:tmpl w:val="8F3EB6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D72982"/>
    <w:multiLevelType w:val="hybridMultilevel"/>
    <w:tmpl w:val="B450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243596"/>
    <w:multiLevelType w:val="hybridMultilevel"/>
    <w:tmpl w:val="37422EEC"/>
    <w:lvl w:ilvl="0" w:tplc="CC009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C0971A1"/>
    <w:multiLevelType w:val="hybridMultilevel"/>
    <w:tmpl w:val="14CC54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F480D"/>
    <w:multiLevelType w:val="hybridMultilevel"/>
    <w:tmpl w:val="AB741D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CE4DAA"/>
    <w:multiLevelType w:val="hybridMultilevel"/>
    <w:tmpl w:val="76D6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6642415">
    <w:abstractNumId w:val="12"/>
  </w:num>
  <w:num w:numId="2" w16cid:durableId="1275864239">
    <w:abstractNumId w:val="16"/>
  </w:num>
  <w:num w:numId="3" w16cid:durableId="811093250">
    <w:abstractNumId w:val="0"/>
  </w:num>
  <w:num w:numId="4" w16cid:durableId="1168860920">
    <w:abstractNumId w:val="7"/>
  </w:num>
  <w:num w:numId="5" w16cid:durableId="742602619">
    <w:abstractNumId w:val="1"/>
  </w:num>
  <w:num w:numId="6" w16cid:durableId="1025255482">
    <w:abstractNumId w:val="20"/>
  </w:num>
  <w:num w:numId="7" w16cid:durableId="638996036">
    <w:abstractNumId w:val="5"/>
  </w:num>
  <w:num w:numId="8" w16cid:durableId="1711492951">
    <w:abstractNumId w:val="4"/>
  </w:num>
  <w:num w:numId="9" w16cid:durableId="807862556">
    <w:abstractNumId w:val="19"/>
  </w:num>
  <w:num w:numId="10" w16cid:durableId="189612278">
    <w:abstractNumId w:val="14"/>
  </w:num>
  <w:num w:numId="11" w16cid:durableId="1268122802">
    <w:abstractNumId w:val="18"/>
  </w:num>
  <w:num w:numId="12" w16cid:durableId="1293362901">
    <w:abstractNumId w:val="9"/>
  </w:num>
  <w:num w:numId="13" w16cid:durableId="1843348542">
    <w:abstractNumId w:val="2"/>
  </w:num>
  <w:num w:numId="14" w16cid:durableId="675618328">
    <w:abstractNumId w:val="10"/>
  </w:num>
  <w:num w:numId="15" w16cid:durableId="590506498">
    <w:abstractNumId w:val="3"/>
  </w:num>
  <w:num w:numId="16" w16cid:durableId="167064754">
    <w:abstractNumId w:val="11"/>
  </w:num>
  <w:num w:numId="17" w16cid:durableId="30343787">
    <w:abstractNumId w:val="15"/>
  </w:num>
  <w:num w:numId="18" w16cid:durableId="777918493">
    <w:abstractNumId w:val="13"/>
  </w:num>
  <w:num w:numId="19" w16cid:durableId="846402598">
    <w:abstractNumId w:val="6"/>
  </w:num>
  <w:num w:numId="20" w16cid:durableId="964625795">
    <w:abstractNumId w:val="8"/>
  </w:num>
  <w:num w:numId="21" w16cid:durableId="1176069162">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rson, Danelle M">
    <w15:presenceInfo w15:providerId="AD" w15:userId="S::dmlarson@usgs.gov::121323ac-5082-4ea2-add1-acfc37350a5a"/>
  </w15:person>
  <w15:person w15:author="jeff houser">
    <w15:presenceInfo w15:providerId="None" w15:userId="jeff ho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trackRevisions/>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DF"/>
    <w:rsid w:val="0000321A"/>
    <w:rsid w:val="000036F0"/>
    <w:rsid w:val="00004950"/>
    <w:rsid w:val="00004C0F"/>
    <w:rsid w:val="00006A96"/>
    <w:rsid w:val="00006E3F"/>
    <w:rsid w:val="00007311"/>
    <w:rsid w:val="00007607"/>
    <w:rsid w:val="0001076C"/>
    <w:rsid w:val="00011ED6"/>
    <w:rsid w:val="000129F6"/>
    <w:rsid w:val="00013211"/>
    <w:rsid w:val="0001357C"/>
    <w:rsid w:val="00013E39"/>
    <w:rsid w:val="00013F4C"/>
    <w:rsid w:val="00014416"/>
    <w:rsid w:val="0001536E"/>
    <w:rsid w:val="00016A19"/>
    <w:rsid w:val="00016EF1"/>
    <w:rsid w:val="00021182"/>
    <w:rsid w:val="00021383"/>
    <w:rsid w:val="00022177"/>
    <w:rsid w:val="000224DC"/>
    <w:rsid w:val="000229D7"/>
    <w:rsid w:val="0002335C"/>
    <w:rsid w:val="000233C1"/>
    <w:rsid w:val="00023DB5"/>
    <w:rsid w:val="00024020"/>
    <w:rsid w:val="00024758"/>
    <w:rsid w:val="0002548A"/>
    <w:rsid w:val="0002627C"/>
    <w:rsid w:val="00027083"/>
    <w:rsid w:val="000307DD"/>
    <w:rsid w:val="0003093E"/>
    <w:rsid w:val="00032C0A"/>
    <w:rsid w:val="00035989"/>
    <w:rsid w:val="000364D6"/>
    <w:rsid w:val="00036781"/>
    <w:rsid w:val="000371F1"/>
    <w:rsid w:val="00037476"/>
    <w:rsid w:val="00041BB8"/>
    <w:rsid w:val="00043D47"/>
    <w:rsid w:val="00044582"/>
    <w:rsid w:val="0004531D"/>
    <w:rsid w:val="000458B7"/>
    <w:rsid w:val="0004667A"/>
    <w:rsid w:val="00046DB7"/>
    <w:rsid w:val="00050A83"/>
    <w:rsid w:val="00050E83"/>
    <w:rsid w:val="000522E0"/>
    <w:rsid w:val="00053195"/>
    <w:rsid w:val="00053742"/>
    <w:rsid w:val="000606CC"/>
    <w:rsid w:val="00061581"/>
    <w:rsid w:val="0006204D"/>
    <w:rsid w:val="00062417"/>
    <w:rsid w:val="00064631"/>
    <w:rsid w:val="00065A29"/>
    <w:rsid w:val="00065C36"/>
    <w:rsid w:val="00065DA5"/>
    <w:rsid w:val="0006666C"/>
    <w:rsid w:val="000740C4"/>
    <w:rsid w:val="000752AA"/>
    <w:rsid w:val="00075FA4"/>
    <w:rsid w:val="00076071"/>
    <w:rsid w:val="00076294"/>
    <w:rsid w:val="000808F4"/>
    <w:rsid w:val="000814A9"/>
    <w:rsid w:val="00081BCC"/>
    <w:rsid w:val="0008258F"/>
    <w:rsid w:val="00083291"/>
    <w:rsid w:val="00083ED4"/>
    <w:rsid w:val="0008441D"/>
    <w:rsid w:val="00084753"/>
    <w:rsid w:val="00084F12"/>
    <w:rsid w:val="0008568F"/>
    <w:rsid w:val="00085B3B"/>
    <w:rsid w:val="00086E31"/>
    <w:rsid w:val="0009127C"/>
    <w:rsid w:val="000912BB"/>
    <w:rsid w:val="00092785"/>
    <w:rsid w:val="00092B07"/>
    <w:rsid w:val="00092BCE"/>
    <w:rsid w:val="00092CFB"/>
    <w:rsid w:val="00092E2F"/>
    <w:rsid w:val="0009397A"/>
    <w:rsid w:val="00095A53"/>
    <w:rsid w:val="00095E1B"/>
    <w:rsid w:val="000A039A"/>
    <w:rsid w:val="000A054F"/>
    <w:rsid w:val="000A0865"/>
    <w:rsid w:val="000A0E4B"/>
    <w:rsid w:val="000A0E96"/>
    <w:rsid w:val="000A2234"/>
    <w:rsid w:val="000A28B2"/>
    <w:rsid w:val="000A2E38"/>
    <w:rsid w:val="000A4358"/>
    <w:rsid w:val="000A60B1"/>
    <w:rsid w:val="000A73A2"/>
    <w:rsid w:val="000A7566"/>
    <w:rsid w:val="000B03EC"/>
    <w:rsid w:val="000B272F"/>
    <w:rsid w:val="000B2A9C"/>
    <w:rsid w:val="000B4342"/>
    <w:rsid w:val="000B79A1"/>
    <w:rsid w:val="000C2232"/>
    <w:rsid w:val="000C27EA"/>
    <w:rsid w:val="000C2E2E"/>
    <w:rsid w:val="000C4138"/>
    <w:rsid w:val="000C4B64"/>
    <w:rsid w:val="000C5A77"/>
    <w:rsid w:val="000C73B4"/>
    <w:rsid w:val="000D23DA"/>
    <w:rsid w:val="000D3500"/>
    <w:rsid w:val="000D3C96"/>
    <w:rsid w:val="000D3D87"/>
    <w:rsid w:val="000D4FCE"/>
    <w:rsid w:val="000D5985"/>
    <w:rsid w:val="000D60C1"/>
    <w:rsid w:val="000D6989"/>
    <w:rsid w:val="000D7683"/>
    <w:rsid w:val="000D79D2"/>
    <w:rsid w:val="000E1047"/>
    <w:rsid w:val="000E1E20"/>
    <w:rsid w:val="000E34A3"/>
    <w:rsid w:val="000E5051"/>
    <w:rsid w:val="000E50AB"/>
    <w:rsid w:val="000E55E5"/>
    <w:rsid w:val="000E683E"/>
    <w:rsid w:val="000E71B7"/>
    <w:rsid w:val="000F04CD"/>
    <w:rsid w:val="000F05B7"/>
    <w:rsid w:val="000F05E9"/>
    <w:rsid w:val="000F13E2"/>
    <w:rsid w:val="000F14B3"/>
    <w:rsid w:val="000F3294"/>
    <w:rsid w:val="000F37FF"/>
    <w:rsid w:val="000F49F6"/>
    <w:rsid w:val="000F5658"/>
    <w:rsid w:val="000F57B0"/>
    <w:rsid w:val="000F5F15"/>
    <w:rsid w:val="00100641"/>
    <w:rsid w:val="00100B17"/>
    <w:rsid w:val="001017C3"/>
    <w:rsid w:val="001017CC"/>
    <w:rsid w:val="00102DC0"/>
    <w:rsid w:val="00104424"/>
    <w:rsid w:val="00104699"/>
    <w:rsid w:val="001051C9"/>
    <w:rsid w:val="00107655"/>
    <w:rsid w:val="00110118"/>
    <w:rsid w:val="0011238F"/>
    <w:rsid w:val="00112A45"/>
    <w:rsid w:val="00112BFD"/>
    <w:rsid w:val="00112C43"/>
    <w:rsid w:val="00113327"/>
    <w:rsid w:val="00113525"/>
    <w:rsid w:val="00114851"/>
    <w:rsid w:val="00114BFF"/>
    <w:rsid w:val="00114CC6"/>
    <w:rsid w:val="001152EB"/>
    <w:rsid w:val="00115C97"/>
    <w:rsid w:val="00116AF2"/>
    <w:rsid w:val="00116FCE"/>
    <w:rsid w:val="001211C4"/>
    <w:rsid w:val="00121D5F"/>
    <w:rsid w:val="00123396"/>
    <w:rsid w:val="00123BC2"/>
    <w:rsid w:val="00123C86"/>
    <w:rsid w:val="00124C08"/>
    <w:rsid w:val="00125E4B"/>
    <w:rsid w:val="00126250"/>
    <w:rsid w:val="00127CB8"/>
    <w:rsid w:val="001301C4"/>
    <w:rsid w:val="00131989"/>
    <w:rsid w:val="00132D35"/>
    <w:rsid w:val="0013311C"/>
    <w:rsid w:val="00133E19"/>
    <w:rsid w:val="001340A9"/>
    <w:rsid w:val="00134ABF"/>
    <w:rsid w:val="0013790B"/>
    <w:rsid w:val="00141CDA"/>
    <w:rsid w:val="00142EF9"/>
    <w:rsid w:val="00143800"/>
    <w:rsid w:val="00144053"/>
    <w:rsid w:val="001443F3"/>
    <w:rsid w:val="001458C0"/>
    <w:rsid w:val="001474C9"/>
    <w:rsid w:val="00147545"/>
    <w:rsid w:val="00150946"/>
    <w:rsid w:val="00151494"/>
    <w:rsid w:val="001540A9"/>
    <w:rsid w:val="00154410"/>
    <w:rsid w:val="00154DF4"/>
    <w:rsid w:val="0015550E"/>
    <w:rsid w:val="001563CA"/>
    <w:rsid w:val="00160D51"/>
    <w:rsid w:val="00162A7E"/>
    <w:rsid w:val="00163D50"/>
    <w:rsid w:val="0016597E"/>
    <w:rsid w:val="00166B4D"/>
    <w:rsid w:val="00167512"/>
    <w:rsid w:val="00174D11"/>
    <w:rsid w:val="001758FE"/>
    <w:rsid w:val="00176146"/>
    <w:rsid w:val="0017650B"/>
    <w:rsid w:val="001767FE"/>
    <w:rsid w:val="00180B5A"/>
    <w:rsid w:val="00181985"/>
    <w:rsid w:val="00181A7B"/>
    <w:rsid w:val="00182477"/>
    <w:rsid w:val="00184DB6"/>
    <w:rsid w:val="0018504A"/>
    <w:rsid w:val="00185844"/>
    <w:rsid w:val="00185E04"/>
    <w:rsid w:val="0018789A"/>
    <w:rsid w:val="00192EFE"/>
    <w:rsid w:val="0019386A"/>
    <w:rsid w:val="00193A7F"/>
    <w:rsid w:val="00195383"/>
    <w:rsid w:val="00195722"/>
    <w:rsid w:val="00196395"/>
    <w:rsid w:val="00196A4D"/>
    <w:rsid w:val="00197829"/>
    <w:rsid w:val="00197A33"/>
    <w:rsid w:val="001A06DB"/>
    <w:rsid w:val="001A07F5"/>
    <w:rsid w:val="001A099C"/>
    <w:rsid w:val="001A1D11"/>
    <w:rsid w:val="001A2BB8"/>
    <w:rsid w:val="001A349A"/>
    <w:rsid w:val="001A3BDC"/>
    <w:rsid w:val="001A432F"/>
    <w:rsid w:val="001A5D17"/>
    <w:rsid w:val="001A5EF1"/>
    <w:rsid w:val="001A6F95"/>
    <w:rsid w:val="001A77D0"/>
    <w:rsid w:val="001A7C77"/>
    <w:rsid w:val="001B0790"/>
    <w:rsid w:val="001B17BE"/>
    <w:rsid w:val="001B1D08"/>
    <w:rsid w:val="001B21C8"/>
    <w:rsid w:val="001B21F0"/>
    <w:rsid w:val="001B45FC"/>
    <w:rsid w:val="001B47EE"/>
    <w:rsid w:val="001B585E"/>
    <w:rsid w:val="001B68F2"/>
    <w:rsid w:val="001C0240"/>
    <w:rsid w:val="001C1F90"/>
    <w:rsid w:val="001C34E3"/>
    <w:rsid w:val="001C4CA2"/>
    <w:rsid w:val="001C5FE6"/>
    <w:rsid w:val="001C70FC"/>
    <w:rsid w:val="001D21EB"/>
    <w:rsid w:val="001D22B5"/>
    <w:rsid w:val="001D261D"/>
    <w:rsid w:val="001D29B2"/>
    <w:rsid w:val="001D2AF5"/>
    <w:rsid w:val="001D3DFA"/>
    <w:rsid w:val="001D4BEB"/>
    <w:rsid w:val="001D52A3"/>
    <w:rsid w:val="001D6E81"/>
    <w:rsid w:val="001D74DF"/>
    <w:rsid w:val="001D7ACD"/>
    <w:rsid w:val="001E1C4B"/>
    <w:rsid w:val="001E26A2"/>
    <w:rsid w:val="001E28FA"/>
    <w:rsid w:val="001E3C63"/>
    <w:rsid w:val="001E5EFA"/>
    <w:rsid w:val="001E72B8"/>
    <w:rsid w:val="001E763A"/>
    <w:rsid w:val="001E7736"/>
    <w:rsid w:val="001F243A"/>
    <w:rsid w:val="001F2ABE"/>
    <w:rsid w:val="001F3838"/>
    <w:rsid w:val="001F3BF7"/>
    <w:rsid w:val="001F4005"/>
    <w:rsid w:val="001F463F"/>
    <w:rsid w:val="001F479B"/>
    <w:rsid w:val="001F5F2F"/>
    <w:rsid w:val="001F6B3D"/>
    <w:rsid w:val="001F6E05"/>
    <w:rsid w:val="001F7E2A"/>
    <w:rsid w:val="00201AF0"/>
    <w:rsid w:val="00201FAE"/>
    <w:rsid w:val="00202BF2"/>
    <w:rsid w:val="002044C5"/>
    <w:rsid w:val="00204697"/>
    <w:rsid w:val="002054A5"/>
    <w:rsid w:val="00205B5C"/>
    <w:rsid w:val="00205D71"/>
    <w:rsid w:val="00207A1A"/>
    <w:rsid w:val="00207CBE"/>
    <w:rsid w:val="00211C2F"/>
    <w:rsid w:val="0021302B"/>
    <w:rsid w:val="00214269"/>
    <w:rsid w:val="00214F07"/>
    <w:rsid w:val="00217465"/>
    <w:rsid w:val="002213FB"/>
    <w:rsid w:val="00223B41"/>
    <w:rsid w:val="00223C44"/>
    <w:rsid w:val="0022418C"/>
    <w:rsid w:val="002248B8"/>
    <w:rsid w:val="0022589C"/>
    <w:rsid w:val="00225BC2"/>
    <w:rsid w:val="00225C13"/>
    <w:rsid w:val="00226110"/>
    <w:rsid w:val="0022685F"/>
    <w:rsid w:val="00226D93"/>
    <w:rsid w:val="00230A19"/>
    <w:rsid w:val="00230FE1"/>
    <w:rsid w:val="002324FF"/>
    <w:rsid w:val="00232FBE"/>
    <w:rsid w:val="002350CB"/>
    <w:rsid w:val="0023594F"/>
    <w:rsid w:val="0023678C"/>
    <w:rsid w:val="00236908"/>
    <w:rsid w:val="0024078E"/>
    <w:rsid w:val="00240A42"/>
    <w:rsid w:val="00240B84"/>
    <w:rsid w:val="00243773"/>
    <w:rsid w:val="00244A72"/>
    <w:rsid w:val="00245177"/>
    <w:rsid w:val="002475D8"/>
    <w:rsid w:val="00247A23"/>
    <w:rsid w:val="00247E56"/>
    <w:rsid w:val="0025256B"/>
    <w:rsid w:val="00252673"/>
    <w:rsid w:val="00254518"/>
    <w:rsid w:val="00255E2B"/>
    <w:rsid w:val="00257128"/>
    <w:rsid w:val="002574B5"/>
    <w:rsid w:val="00257E0E"/>
    <w:rsid w:val="00260BD8"/>
    <w:rsid w:val="00260C32"/>
    <w:rsid w:val="00261698"/>
    <w:rsid w:val="00261938"/>
    <w:rsid w:val="00261EC0"/>
    <w:rsid w:val="00262237"/>
    <w:rsid w:val="0026275E"/>
    <w:rsid w:val="00262B69"/>
    <w:rsid w:val="002636D1"/>
    <w:rsid w:val="00264820"/>
    <w:rsid w:val="00265100"/>
    <w:rsid w:val="00265FB4"/>
    <w:rsid w:val="00266F10"/>
    <w:rsid w:val="00267247"/>
    <w:rsid w:val="00271ABD"/>
    <w:rsid w:val="002728ED"/>
    <w:rsid w:val="00272E21"/>
    <w:rsid w:val="002743A0"/>
    <w:rsid w:val="00276B73"/>
    <w:rsid w:val="00276C11"/>
    <w:rsid w:val="00277291"/>
    <w:rsid w:val="00277D3A"/>
    <w:rsid w:val="00280892"/>
    <w:rsid w:val="00281237"/>
    <w:rsid w:val="00283817"/>
    <w:rsid w:val="002844AC"/>
    <w:rsid w:val="00284757"/>
    <w:rsid w:val="0028492A"/>
    <w:rsid w:val="002865CF"/>
    <w:rsid w:val="00286B7F"/>
    <w:rsid w:val="002875E7"/>
    <w:rsid w:val="00287893"/>
    <w:rsid w:val="0029133B"/>
    <w:rsid w:val="00291AC6"/>
    <w:rsid w:val="002923AC"/>
    <w:rsid w:val="00292B71"/>
    <w:rsid w:val="00293648"/>
    <w:rsid w:val="00294A3C"/>
    <w:rsid w:val="002957EC"/>
    <w:rsid w:val="00296074"/>
    <w:rsid w:val="00296354"/>
    <w:rsid w:val="00297117"/>
    <w:rsid w:val="002972C7"/>
    <w:rsid w:val="002A3116"/>
    <w:rsid w:val="002A3EB5"/>
    <w:rsid w:val="002A4793"/>
    <w:rsid w:val="002A5ADA"/>
    <w:rsid w:val="002A6523"/>
    <w:rsid w:val="002A6EAC"/>
    <w:rsid w:val="002A7196"/>
    <w:rsid w:val="002A765B"/>
    <w:rsid w:val="002B05C1"/>
    <w:rsid w:val="002B24C1"/>
    <w:rsid w:val="002B27B7"/>
    <w:rsid w:val="002B33FA"/>
    <w:rsid w:val="002B46E3"/>
    <w:rsid w:val="002B490B"/>
    <w:rsid w:val="002B4F9A"/>
    <w:rsid w:val="002B50EE"/>
    <w:rsid w:val="002B5F8F"/>
    <w:rsid w:val="002B668C"/>
    <w:rsid w:val="002B6E1D"/>
    <w:rsid w:val="002C0578"/>
    <w:rsid w:val="002C1E6F"/>
    <w:rsid w:val="002C2883"/>
    <w:rsid w:val="002C2F3A"/>
    <w:rsid w:val="002C3C0A"/>
    <w:rsid w:val="002C3C12"/>
    <w:rsid w:val="002C5194"/>
    <w:rsid w:val="002C7792"/>
    <w:rsid w:val="002D0346"/>
    <w:rsid w:val="002D062F"/>
    <w:rsid w:val="002D2516"/>
    <w:rsid w:val="002D27CB"/>
    <w:rsid w:val="002D2EE5"/>
    <w:rsid w:val="002D40D5"/>
    <w:rsid w:val="002D4667"/>
    <w:rsid w:val="002D502C"/>
    <w:rsid w:val="002D6315"/>
    <w:rsid w:val="002E0BB7"/>
    <w:rsid w:val="002E0F62"/>
    <w:rsid w:val="002E171D"/>
    <w:rsid w:val="002E331A"/>
    <w:rsid w:val="002E3E25"/>
    <w:rsid w:val="002E3EE1"/>
    <w:rsid w:val="002E483D"/>
    <w:rsid w:val="002E51BD"/>
    <w:rsid w:val="002E558C"/>
    <w:rsid w:val="002E5F63"/>
    <w:rsid w:val="002E612B"/>
    <w:rsid w:val="002E6F0E"/>
    <w:rsid w:val="002E7053"/>
    <w:rsid w:val="002F0945"/>
    <w:rsid w:val="002F0DEB"/>
    <w:rsid w:val="002F14E1"/>
    <w:rsid w:val="002F325E"/>
    <w:rsid w:val="002F679E"/>
    <w:rsid w:val="002F6C08"/>
    <w:rsid w:val="002F6CA1"/>
    <w:rsid w:val="0030067F"/>
    <w:rsid w:val="00302E5E"/>
    <w:rsid w:val="00303863"/>
    <w:rsid w:val="003051F2"/>
    <w:rsid w:val="00305448"/>
    <w:rsid w:val="00305F88"/>
    <w:rsid w:val="00310183"/>
    <w:rsid w:val="003109AC"/>
    <w:rsid w:val="00311FDB"/>
    <w:rsid w:val="003122F3"/>
    <w:rsid w:val="003123EC"/>
    <w:rsid w:val="00312BAC"/>
    <w:rsid w:val="00312E22"/>
    <w:rsid w:val="003139DC"/>
    <w:rsid w:val="00313EE1"/>
    <w:rsid w:val="0031543D"/>
    <w:rsid w:val="00317185"/>
    <w:rsid w:val="00322860"/>
    <w:rsid w:val="00323C66"/>
    <w:rsid w:val="003246DD"/>
    <w:rsid w:val="00325710"/>
    <w:rsid w:val="00325FB4"/>
    <w:rsid w:val="003273DD"/>
    <w:rsid w:val="00327EBE"/>
    <w:rsid w:val="0033281F"/>
    <w:rsid w:val="003329E7"/>
    <w:rsid w:val="00333788"/>
    <w:rsid w:val="003342C6"/>
    <w:rsid w:val="003347CE"/>
    <w:rsid w:val="003352FE"/>
    <w:rsid w:val="00336855"/>
    <w:rsid w:val="003409D0"/>
    <w:rsid w:val="00340CE7"/>
    <w:rsid w:val="0034138B"/>
    <w:rsid w:val="003426F4"/>
    <w:rsid w:val="0034347E"/>
    <w:rsid w:val="00344680"/>
    <w:rsid w:val="003447A8"/>
    <w:rsid w:val="00345482"/>
    <w:rsid w:val="00345954"/>
    <w:rsid w:val="00345FF2"/>
    <w:rsid w:val="00347418"/>
    <w:rsid w:val="00347AE8"/>
    <w:rsid w:val="0035043B"/>
    <w:rsid w:val="0035195C"/>
    <w:rsid w:val="00352643"/>
    <w:rsid w:val="003536D0"/>
    <w:rsid w:val="003561CF"/>
    <w:rsid w:val="003566DC"/>
    <w:rsid w:val="00361230"/>
    <w:rsid w:val="00361DB4"/>
    <w:rsid w:val="00362552"/>
    <w:rsid w:val="003628DD"/>
    <w:rsid w:val="00365E2D"/>
    <w:rsid w:val="003674DD"/>
    <w:rsid w:val="00367A65"/>
    <w:rsid w:val="0037032E"/>
    <w:rsid w:val="003703D5"/>
    <w:rsid w:val="00371A82"/>
    <w:rsid w:val="0037288C"/>
    <w:rsid w:val="003729A2"/>
    <w:rsid w:val="00373669"/>
    <w:rsid w:val="0037395B"/>
    <w:rsid w:val="0037463B"/>
    <w:rsid w:val="00374DD4"/>
    <w:rsid w:val="00374E0E"/>
    <w:rsid w:val="00375D8B"/>
    <w:rsid w:val="00377F1C"/>
    <w:rsid w:val="00380974"/>
    <w:rsid w:val="0038108F"/>
    <w:rsid w:val="00382834"/>
    <w:rsid w:val="003837E6"/>
    <w:rsid w:val="00384B45"/>
    <w:rsid w:val="003861EA"/>
    <w:rsid w:val="00387195"/>
    <w:rsid w:val="003903AF"/>
    <w:rsid w:val="0039081E"/>
    <w:rsid w:val="00391047"/>
    <w:rsid w:val="003917F7"/>
    <w:rsid w:val="00392617"/>
    <w:rsid w:val="0039312B"/>
    <w:rsid w:val="00394EBE"/>
    <w:rsid w:val="00396A24"/>
    <w:rsid w:val="003A1FDC"/>
    <w:rsid w:val="003A202D"/>
    <w:rsid w:val="003A64F5"/>
    <w:rsid w:val="003A66D1"/>
    <w:rsid w:val="003A6FE0"/>
    <w:rsid w:val="003B05A6"/>
    <w:rsid w:val="003B5512"/>
    <w:rsid w:val="003B59FF"/>
    <w:rsid w:val="003B6D81"/>
    <w:rsid w:val="003C0576"/>
    <w:rsid w:val="003C13D6"/>
    <w:rsid w:val="003C21DB"/>
    <w:rsid w:val="003C3220"/>
    <w:rsid w:val="003C465B"/>
    <w:rsid w:val="003C4684"/>
    <w:rsid w:val="003C4BA3"/>
    <w:rsid w:val="003C5AE5"/>
    <w:rsid w:val="003C6B99"/>
    <w:rsid w:val="003C7B3C"/>
    <w:rsid w:val="003C7FFB"/>
    <w:rsid w:val="003D04EB"/>
    <w:rsid w:val="003D113E"/>
    <w:rsid w:val="003D365F"/>
    <w:rsid w:val="003D43BB"/>
    <w:rsid w:val="003D5836"/>
    <w:rsid w:val="003D662D"/>
    <w:rsid w:val="003E01ED"/>
    <w:rsid w:val="003E075B"/>
    <w:rsid w:val="003E1BDC"/>
    <w:rsid w:val="003E21F7"/>
    <w:rsid w:val="003E3B5F"/>
    <w:rsid w:val="003E44E8"/>
    <w:rsid w:val="003E65D3"/>
    <w:rsid w:val="003E6A5B"/>
    <w:rsid w:val="003F1ADE"/>
    <w:rsid w:val="003F26E8"/>
    <w:rsid w:val="003F2873"/>
    <w:rsid w:val="003F3C4A"/>
    <w:rsid w:val="003F3F4B"/>
    <w:rsid w:val="003F4552"/>
    <w:rsid w:val="003F4E53"/>
    <w:rsid w:val="003F5268"/>
    <w:rsid w:val="003F5C74"/>
    <w:rsid w:val="003F5DB1"/>
    <w:rsid w:val="003F6CC1"/>
    <w:rsid w:val="003F7432"/>
    <w:rsid w:val="003F78A9"/>
    <w:rsid w:val="004008CE"/>
    <w:rsid w:val="00402680"/>
    <w:rsid w:val="00403116"/>
    <w:rsid w:val="00403962"/>
    <w:rsid w:val="00404C3F"/>
    <w:rsid w:val="00405408"/>
    <w:rsid w:val="004105A0"/>
    <w:rsid w:val="00412022"/>
    <w:rsid w:val="004120EF"/>
    <w:rsid w:val="00412127"/>
    <w:rsid w:val="00415940"/>
    <w:rsid w:val="0041605E"/>
    <w:rsid w:val="00416786"/>
    <w:rsid w:val="00416C8B"/>
    <w:rsid w:val="00417CDA"/>
    <w:rsid w:val="00421D5A"/>
    <w:rsid w:val="004225AA"/>
    <w:rsid w:val="00424BC5"/>
    <w:rsid w:val="004254D5"/>
    <w:rsid w:val="00425B92"/>
    <w:rsid w:val="00426983"/>
    <w:rsid w:val="00426BFC"/>
    <w:rsid w:val="00426F01"/>
    <w:rsid w:val="00430CA0"/>
    <w:rsid w:val="00431085"/>
    <w:rsid w:val="00431189"/>
    <w:rsid w:val="004323FA"/>
    <w:rsid w:val="004326D2"/>
    <w:rsid w:val="00433631"/>
    <w:rsid w:val="00433764"/>
    <w:rsid w:val="00433FFE"/>
    <w:rsid w:val="00435632"/>
    <w:rsid w:val="0043794C"/>
    <w:rsid w:val="004404B7"/>
    <w:rsid w:val="00440647"/>
    <w:rsid w:val="0044095F"/>
    <w:rsid w:val="00441972"/>
    <w:rsid w:val="0044412A"/>
    <w:rsid w:val="00444D8C"/>
    <w:rsid w:val="0044570C"/>
    <w:rsid w:val="0044628C"/>
    <w:rsid w:val="00446763"/>
    <w:rsid w:val="00446875"/>
    <w:rsid w:val="00447522"/>
    <w:rsid w:val="00447BB8"/>
    <w:rsid w:val="004520EE"/>
    <w:rsid w:val="004533E4"/>
    <w:rsid w:val="00454007"/>
    <w:rsid w:val="00454696"/>
    <w:rsid w:val="0045517F"/>
    <w:rsid w:val="00455BA3"/>
    <w:rsid w:val="00455D4B"/>
    <w:rsid w:val="00455F2E"/>
    <w:rsid w:val="004574B6"/>
    <w:rsid w:val="004604DC"/>
    <w:rsid w:val="0046488C"/>
    <w:rsid w:val="0046504B"/>
    <w:rsid w:val="0046530C"/>
    <w:rsid w:val="004664D2"/>
    <w:rsid w:val="004666AC"/>
    <w:rsid w:val="00466BD4"/>
    <w:rsid w:val="00466BF9"/>
    <w:rsid w:val="00467907"/>
    <w:rsid w:val="004701F2"/>
    <w:rsid w:val="00471623"/>
    <w:rsid w:val="00471AD0"/>
    <w:rsid w:val="00472A2C"/>
    <w:rsid w:val="004755DF"/>
    <w:rsid w:val="00476604"/>
    <w:rsid w:val="00477147"/>
    <w:rsid w:val="004779D9"/>
    <w:rsid w:val="00477F23"/>
    <w:rsid w:val="00480390"/>
    <w:rsid w:val="00482717"/>
    <w:rsid w:val="00482ECC"/>
    <w:rsid w:val="00483DCC"/>
    <w:rsid w:val="004840FD"/>
    <w:rsid w:val="00484DB9"/>
    <w:rsid w:val="00485621"/>
    <w:rsid w:val="004864C9"/>
    <w:rsid w:val="00487009"/>
    <w:rsid w:val="00487EF4"/>
    <w:rsid w:val="004958EF"/>
    <w:rsid w:val="00495B89"/>
    <w:rsid w:val="0049701C"/>
    <w:rsid w:val="004973B5"/>
    <w:rsid w:val="00497EA7"/>
    <w:rsid w:val="00497F60"/>
    <w:rsid w:val="004A0371"/>
    <w:rsid w:val="004A1107"/>
    <w:rsid w:val="004A26F5"/>
    <w:rsid w:val="004A308A"/>
    <w:rsid w:val="004A40ED"/>
    <w:rsid w:val="004A597F"/>
    <w:rsid w:val="004A5D71"/>
    <w:rsid w:val="004A6FAA"/>
    <w:rsid w:val="004A79CA"/>
    <w:rsid w:val="004A7BC2"/>
    <w:rsid w:val="004B03F7"/>
    <w:rsid w:val="004B1170"/>
    <w:rsid w:val="004B154A"/>
    <w:rsid w:val="004B291E"/>
    <w:rsid w:val="004B51E3"/>
    <w:rsid w:val="004C0739"/>
    <w:rsid w:val="004C0CFA"/>
    <w:rsid w:val="004C1744"/>
    <w:rsid w:val="004C41D8"/>
    <w:rsid w:val="004C589E"/>
    <w:rsid w:val="004C5A72"/>
    <w:rsid w:val="004C6B79"/>
    <w:rsid w:val="004C6FED"/>
    <w:rsid w:val="004C742E"/>
    <w:rsid w:val="004D00AF"/>
    <w:rsid w:val="004D13BB"/>
    <w:rsid w:val="004D53C1"/>
    <w:rsid w:val="004D5F54"/>
    <w:rsid w:val="004D6314"/>
    <w:rsid w:val="004D6582"/>
    <w:rsid w:val="004D66C8"/>
    <w:rsid w:val="004D6BE7"/>
    <w:rsid w:val="004D7571"/>
    <w:rsid w:val="004E1AA1"/>
    <w:rsid w:val="004E2213"/>
    <w:rsid w:val="004E234D"/>
    <w:rsid w:val="004E351D"/>
    <w:rsid w:val="004E38C3"/>
    <w:rsid w:val="004E41B4"/>
    <w:rsid w:val="004E4601"/>
    <w:rsid w:val="004E5B92"/>
    <w:rsid w:val="004E66B9"/>
    <w:rsid w:val="004E78D8"/>
    <w:rsid w:val="004F0C18"/>
    <w:rsid w:val="004F0F9E"/>
    <w:rsid w:val="004F1775"/>
    <w:rsid w:val="004F233E"/>
    <w:rsid w:val="004F2A96"/>
    <w:rsid w:val="004F333F"/>
    <w:rsid w:val="004F4364"/>
    <w:rsid w:val="004F475C"/>
    <w:rsid w:val="004F4CAE"/>
    <w:rsid w:val="004F5334"/>
    <w:rsid w:val="004F5C62"/>
    <w:rsid w:val="004F6AC4"/>
    <w:rsid w:val="004F6BF1"/>
    <w:rsid w:val="004F7144"/>
    <w:rsid w:val="004F7654"/>
    <w:rsid w:val="004F7809"/>
    <w:rsid w:val="004F787E"/>
    <w:rsid w:val="00500187"/>
    <w:rsid w:val="00504581"/>
    <w:rsid w:val="00504B66"/>
    <w:rsid w:val="00504BA4"/>
    <w:rsid w:val="00504DFF"/>
    <w:rsid w:val="00507AC0"/>
    <w:rsid w:val="00507C14"/>
    <w:rsid w:val="00510CCD"/>
    <w:rsid w:val="00513B2C"/>
    <w:rsid w:val="00513B4A"/>
    <w:rsid w:val="00514382"/>
    <w:rsid w:val="0051460B"/>
    <w:rsid w:val="005155D1"/>
    <w:rsid w:val="00516D79"/>
    <w:rsid w:val="00520213"/>
    <w:rsid w:val="00520F8A"/>
    <w:rsid w:val="0052171E"/>
    <w:rsid w:val="00521ACD"/>
    <w:rsid w:val="00521F7E"/>
    <w:rsid w:val="00523052"/>
    <w:rsid w:val="00524314"/>
    <w:rsid w:val="00524FF4"/>
    <w:rsid w:val="00525569"/>
    <w:rsid w:val="00525E84"/>
    <w:rsid w:val="00526598"/>
    <w:rsid w:val="00526A42"/>
    <w:rsid w:val="0052716C"/>
    <w:rsid w:val="00530786"/>
    <w:rsid w:val="00530A49"/>
    <w:rsid w:val="0053122C"/>
    <w:rsid w:val="005317B3"/>
    <w:rsid w:val="00532716"/>
    <w:rsid w:val="00532E59"/>
    <w:rsid w:val="0053336C"/>
    <w:rsid w:val="00533E5A"/>
    <w:rsid w:val="00533F90"/>
    <w:rsid w:val="00535414"/>
    <w:rsid w:val="00536609"/>
    <w:rsid w:val="00537EDC"/>
    <w:rsid w:val="00537FBA"/>
    <w:rsid w:val="0054012F"/>
    <w:rsid w:val="005405C1"/>
    <w:rsid w:val="00541761"/>
    <w:rsid w:val="0054206C"/>
    <w:rsid w:val="00542164"/>
    <w:rsid w:val="00544A11"/>
    <w:rsid w:val="005458A9"/>
    <w:rsid w:val="00546673"/>
    <w:rsid w:val="00546BCE"/>
    <w:rsid w:val="00546FE7"/>
    <w:rsid w:val="0054722D"/>
    <w:rsid w:val="00547584"/>
    <w:rsid w:val="0054768B"/>
    <w:rsid w:val="005476DB"/>
    <w:rsid w:val="005508C1"/>
    <w:rsid w:val="005516C2"/>
    <w:rsid w:val="00551F20"/>
    <w:rsid w:val="0055253A"/>
    <w:rsid w:val="0055597D"/>
    <w:rsid w:val="0055640D"/>
    <w:rsid w:val="00557871"/>
    <w:rsid w:val="0056056F"/>
    <w:rsid w:val="005605D4"/>
    <w:rsid w:val="00560D1F"/>
    <w:rsid w:val="005620C2"/>
    <w:rsid w:val="00562569"/>
    <w:rsid w:val="005627BB"/>
    <w:rsid w:val="00563942"/>
    <w:rsid w:val="005650F0"/>
    <w:rsid w:val="00565FFC"/>
    <w:rsid w:val="005715DA"/>
    <w:rsid w:val="00572636"/>
    <w:rsid w:val="00573DE5"/>
    <w:rsid w:val="00573FD2"/>
    <w:rsid w:val="00574067"/>
    <w:rsid w:val="005754A3"/>
    <w:rsid w:val="00577696"/>
    <w:rsid w:val="00577A2C"/>
    <w:rsid w:val="00577F4A"/>
    <w:rsid w:val="00580C09"/>
    <w:rsid w:val="005815CB"/>
    <w:rsid w:val="00581961"/>
    <w:rsid w:val="00581F08"/>
    <w:rsid w:val="00582D05"/>
    <w:rsid w:val="00582E8E"/>
    <w:rsid w:val="00582EF7"/>
    <w:rsid w:val="00584B69"/>
    <w:rsid w:val="00584E37"/>
    <w:rsid w:val="005867F9"/>
    <w:rsid w:val="00587B7E"/>
    <w:rsid w:val="0059036D"/>
    <w:rsid w:val="00590848"/>
    <w:rsid w:val="005921D5"/>
    <w:rsid w:val="00592447"/>
    <w:rsid w:val="00592C9B"/>
    <w:rsid w:val="0059365E"/>
    <w:rsid w:val="0059412D"/>
    <w:rsid w:val="005950CB"/>
    <w:rsid w:val="005952D3"/>
    <w:rsid w:val="00595614"/>
    <w:rsid w:val="005A0450"/>
    <w:rsid w:val="005A076B"/>
    <w:rsid w:val="005A1319"/>
    <w:rsid w:val="005A1338"/>
    <w:rsid w:val="005A1957"/>
    <w:rsid w:val="005A2415"/>
    <w:rsid w:val="005A2635"/>
    <w:rsid w:val="005A3530"/>
    <w:rsid w:val="005A491E"/>
    <w:rsid w:val="005A5704"/>
    <w:rsid w:val="005A672F"/>
    <w:rsid w:val="005A6E46"/>
    <w:rsid w:val="005A78B6"/>
    <w:rsid w:val="005B0922"/>
    <w:rsid w:val="005B0DED"/>
    <w:rsid w:val="005B182B"/>
    <w:rsid w:val="005B1D7B"/>
    <w:rsid w:val="005B2310"/>
    <w:rsid w:val="005B3637"/>
    <w:rsid w:val="005B3647"/>
    <w:rsid w:val="005B386F"/>
    <w:rsid w:val="005B547B"/>
    <w:rsid w:val="005B5D54"/>
    <w:rsid w:val="005B786F"/>
    <w:rsid w:val="005B7B29"/>
    <w:rsid w:val="005C07B8"/>
    <w:rsid w:val="005C0C53"/>
    <w:rsid w:val="005C1229"/>
    <w:rsid w:val="005C137C"/>
    <w:rsid w:val="005C2047"/>
    <w:rsid w:val="005C297A"/>
    <w:rsid w:val="005C38C0"/>
    <w:rsid w:val="005C3B87"/>
    <w:rsid w:val="005C46F4"/>
    <w:rsid w:val="005C5AD1"/>
    <w:rsid w:val="005C624F"/>
    <w:rsid w:val="005C63B3"/>
    <w:rsid w:val="005D0312"/>
    <w:rsid w:val="005D116D"/>
    <w:rsid w:val="005D1F65"/>
    <w:rsid w:val="005D1F9B"/>
    <w:rsid w:val="005D29E5"/>
    <w:rsid w:val="005D34DF"/>
    <w:rsid w:val="005D55C1"/>
    <w:rsid w:val="005D6161"/>
    <w:rsid w:val="005D6CC8"/>
    <w:rsid w:val="005D76C2"/>
    <w:rsid w:val="005D7BF4"/>
    <w:rsid w:val="005E0F8E"/>
    <w:rsid w:val="005E1B96"/>
    <w:rsid w:val="005E1FF1"/>
    <w:rsid w:val="005E208E"/>
    <w:rsid w:val="005E2DFA"/>
    <w:rsid w:val="005E2E1B"/>
    <w:rsid w:val="005E2F7F"/>
    <w:rsid w:val="005E3329"/>
    <w:rsid w:val="005E4BCD"/>
    <w:rsid w:val="005E4D0C"/>
    <w:rsid w:val="005E4E2B"/>
    <w:rsid w:val="005E594B"/>
    <w:rsid w:val="005E5C71"/>
    <w:rsid w:val="005E5F19"/>
    <w:rsid w:val="005E750E"/>
    <w:rsid w:val="005E78E6"/>
    <w:rsid w:val="005F20ED"/>
    <w:rsid w:val="005F2A7E"/>
    <w:rsid w:val="005F3FF9"/>
    <w:rsid w:val="005F45B9"/>
    <w:rsid w:val="005F521D"/>
    <w:rsid w:val="005F7716"/>
    <w:rsid w:val="0060005B"/>
    <w:rsid w:val="00600F7B"/>
    <w:rsid w:val="006014C1"/>
    <w:rsid w:val="00601814"/>
    <w:rsid w:val="0060263C"/>
    <w:rsid w:val="00602840"/>
    <w:rsid w:val="00603CFC"/>
    <w:rsid w:val="00606E60"/>
    <w:rsid w:val="00607ED8"/>
    <w:rsid w:val="00610EAC"/>
    <w:rsid w:val="00611469"/>
    <w:rsid w:val="006114A2"/>
    <w:rsid w:val="006117C8"/>
    <w:rsid w:val="00611B34"/>
    <w:rsid w:val="00612868"/>
    <w:rsid w:val="006129AA"/>
    <w:rsid w:val="00612AD1"/>
    <w:rsid w:val="00613D42"/>
    <w:rsid w:val="0061428A"/>
    <w:rsid w:val="0061439F"/>
    <w:rsid w:val="0061441C"/>
    <w:rsid w:val="0061447C"/>
    <w:rsid w:val="00614523"/>
    <w:rsid w:val="006154B1"/>
    <w:rsid w:val="00616DF4"/>
    <w:rsid w:val="0061741A"/>
    <w:rsid w:val="00623846"/>
    <w:rsid w:val="00623AE1"/>
    <w:rsid w:val="0062467A"/>
    <w:rsid w:val="00625364"/>
    <w:rsid w:val="006254B5"/>
    <w:rsid w:val="0062565A"/>
    <w:rsid w:val="00626165"/>
    <w:rsid w:val="006301A4"/>
    <w:rsid w:val="0063053C"/>
    <w:rsid w:val="00630577"/>
    <w:rsid w:val="00634725"/>
    <w:rsid w:val="0063493C"/>
    <w:rsid w:val="00635822"/>
    <w:rsid w:val="00636FD8"/>
    <w:rsid w:val="0063769D"/>
    <w:rsid w:val="00637F87"/>
    <w:rsid w:val="00637FF5"/>
    <w:rsid w:val="00640BB4"/>
    <w:rsid w:val="006412E1"/>
    <w:rsid w:val="00643130"/>
    <w:rsid w:val="00643749"/>
    <w:rsid w:val="00643A5D"/>
    <w:rsid w:val="0064450E"/>
    <w:rsid w:val="006457B7"/>
    <w:rsid w:val="0064589B"/>
    <w:rsid w:val="00646B15"/>
    <w:rsid w:val="006472B0"/>
    <w:rsid w:val="00650FA3"/>
    <w:rsid w:val="00652874"/>
    <w:rsid w:val="00653662"/>
    <w:rsid w:val="006558DD"/>
    <w:rsid w:val="006559F8"/>
    <w:rsid w:val="00656599"/>
    <w:rsid w:val="0065703E"/>
    <w:rsid w:val="00664170"/>
    <w:rsid w:val="00664CA8"/>
    <w:rsid w:val="006651FC"/>
    <w:rsid w:val="00671A4C"/>
    <w:rsid w:val="0067343F"/>
    <w:rsid w:val="00673FA4"/>
    <w:rsid w:val="00674F9C"/>
    <w:rsid w:val="00675D51"/>
    <w:rsid w:val="00676A07"/>
    <w:rsid w:val="00676BD7"/>
    <w:rsid w:val="00677889"/>
    <w:rsid w:val="00683623"/>
    <w:rsid w:val="00684159"/>
    <w:rsid w:val="0068585C"/>
    <w:rsid w:val="0068677B"/>
    <w:rsid w:val="00686A58"/>
    <w:rsid w:val="00686F03"/>
    <w:rsid w:val="006874D5"/>
    <w:rsid w:val="00687779"/>
    <w:rsid w:val="006913BC"/>
    <w:rsid w:val="006939F5"/>
    <w:rsid w:val="00694D5C"/>
    <w:rsid w:val="00694F9D"/>
    <w:rsid w:val="00695293"/>
    <w:rsid w:val="00696C4C"/>
    <w:rsid w:val="00696CB0"/>
    <w:rsid w:val="00697477"/>
    <w:rsid w:val="00697B7A"/>
    <w:rsid w:val="006A0021"/>
    <w:rsid w:val="006A202F"/>
    <w:rsid w:val="006A2772"/>
    <w:rsid w:val="006A2FE9"/>
    <w:rsid w:val="006A3BE7"/>
    <w:rsid w:val="006A480A"/>
    <w:rsid w:val="006A4910"/>
    <w:rsid w:val="006A5568"/>
    <w:rsid w:val="006A68F3"/>
    <w:rsid w:val="006A7B65"/>
    <w:rsid w:val="006B4BE6"/>
    <w:rsid w:val="006B623F"/>
    <w:rsid w:val="006B6BFC"/>
    <w:rsid w:val="006C1138"/>
    <w:rsid w:val="006C2D21"/>
    <w:rsid w:val="006C64F2"/>
    <w:rsid w:val="006C65DF"/>
    <w:rsid w:val="006C71F7"/>
    <w:rsid w:val="006C770A"/>
    <w:rsid w:val="006D0984"/>
    <w:rsid w:val="006D197C"/>
    <w:rsid w:val="006D25E0"/>
    <w:rsid w:val="006D3910"/>
    <w:rsid w:val="006D3EA2"/>
    <w:rsid w:val="006D430F"/>
    <w:rsid w:val="006D4C16"/>
    <w:rsid w:val="006D598F"/>
    <w:rsid w:val="006D6C34"/>
    <w:rsid w:val="006E01CB"/>
    <w:rsid w:val="006E2D24"/>
    <w:rsid w:val="006E36CE"/>
    <w:rsid w:val="006E3951"/>
    <w:rsid w:val="006E4725"/>
    <w:rsid w:val="006E56BA"/>
    <w:rsid w:val="006E7B42"/>
    <w:rsid w:val="006E7C31"/>
    <w:rsid w:val="006E7EFE"/>
    <w:rsid w:val="006F2415"/>
    <w:rsid w:val="006F2F55"/>
    <w:rsid w:val="006F3B59"/>
    <w:rsid w:val="006F42F3"/>
    <w:rsid w:val="006F4F17"/>
    <w:rsid w:val="006F620B"/>
    <w:rsid w:val="006F70E6"/>
    <w:rsid w:val="007003D9"/>
    <w:rsid w:val="00701C91"/>
    <w:rsid w:val="00705340"/>
    <w:rsid w:val="00705513"/>
    <w:rsid w:val="00705577"/>
    <w:rsid w:val="00705929"/>
    <w:rsid w:val="00706147"/>
    <w:rsid w:val="0070655F"/>
    <w:rsid w:val="007072B0"/>
    <w:rsid w:val="007076F8"/>
    <w:rsid w:val="0071086B"/>
    <w:rsid w:val="00710948"/>
    <w:rsid w:val="007109CF"/>
    <w:rsid w:val="00710E75"/>
    <w:rsid w:val="007117C9"/>
    <w:rsid w:val="0071390D"/>
    <w:rsid w:val="00713A3C"/>
    <w:rsid w:val="00715D27"/>
    <w:rsid w:val="00715E55"/>
    <w:rsid w:val="00716911"/>
    <w:rsid w:val="007202D4"/>
    <w:rsid w:val="007203B5"/>
    <w:rsid w:val="00722B63"/>
    <w:rsid w:val="0072384C"/>
    <w:rsid w:val="0072484B"/>
    <w:rsid w:val="007248A9"/>
    <w:rsid w:val="00726596"/>
    <w:rsid w:val="0073044C"/>
    <w:rsid w:val="007306DF"/>
    <w:rsid w:val="00731DBE"/>
    <w:rsid w:val="00733FE8"/>
    <w:rsid w:val="00734021"/>
    <w:rsid w:val="007349C0"/>
    <w:rsid w:val="00734F62"/>
    <w:rsid w:val="00735AB8"/>
    <w:rsid w:val="00736606"/>
    <w:rsid w:val="00736FFD"/>
    <w:rsid w:val="00737A93"/>
    <w:rsid w:val="00737C8F"/>
    <w:rsid w:val="00740AA0"/>
    <w:rsid w:val="007417E8"/>
    <w:rsid w:val="007439F3"/>
    <w:rsid w:val="00744E73"/>
    <w:rsid w:val="0074512A"/>
    <w:rsid w:val="0074704E"/>
    <w:rsid w:val="00747A30"/>
    <w:rsid w:val="00747FB0"/>
    <w:rsid w:val="007514A8"/>
    <w:rsid w:val="00752FEE"/>
    <w:rsid w:val="0075304D"/>
    <w:rsid w:val="00753BD9"/>
    <w:rsid w:val="00754EE0"/>
    <w:rsid w:val="007552D1"/>
    <w:rsid w:val="00756229"/>
    <w:rsid w:val="00757285"/>
    <w:rsid w:val="0076027C"/>
    <w:rsid w:val="007610CB"/>
    <w:rsid w:val="00761B63"/>
    <w:rsid w:val="00763AC2"/>
    <w:rsid w:val="00764122"/>
    <w:rsid w:val="0076463B"/>
    <w:rsid w:val="00764889"/>
    <w:rsid w:val="00765A7C"/>
    <w:rsid w:val="007663D8"/>
    <w:rsid w:val="00767319"/>
    <w:rsid w:val="007675A4"/>
    <w:rsid w:val="00770485"/>
    <w:rsid w:val="00771C42"/>
    <w:rsid w:val="00771E38"/>
    <w:rsid w:val="00772028"/>
    <w:rsid w:val="0077222C"/>
    <w:rsid w:val="0077555B"/>
    <w:rsid w:val="00775A96"/>
    <w:rsid w:val="00775CBE"/>
    <w:rsid w:val="007766A9"/>
    <w:rsid w:val="00776D78"/>
    <w:rsid w:val="00777E79"/>
    <w:rsid w:val="0078041D"/>
    <w:rsid w:val="00780EC7"/>
    <w:rsid w:val="00781866"/>
    <w:rsid w:val="00782A05"/>
    <w:rsid w:val="0078304B"/>
    <w:rsid w:val="00783D51"/>
    <w:rsid w:val="007851CB"/>
    <w:rsid w:val="00785F3A"/>
    <w:rsid w:val="00785F6C"/>
    <w:rsid w:val="007867C5"/>
    <w:rsid w:val="00787596"/>
    <w:rsid w:val="00787CBC"/>
    <w:rsid w:val="00790177"/>
    <w:rsid w:val="00790672"/>
    <w:rsid w:val="0079134B"/>
    <w:rsid w:val="00792ED2"/>
    <w:rsid w:val="00794B83"/>
    <w:rsid w:val="007A00D8"/>
    <w:rsid w:val="007A0D33"/>
    <w:rsid w:val="007A10F4"/>
    <w:rsid w:val="007A2766"/>
    <w:rsid w:val="007A3007"/>
    <w:rsid w:val="007A3156"/>
    <w:rsid w:val="007A3D37"/>
    <w:rsid w:val="007A3E2C"/>
    <w:rsid w:val="007A50DE"/>
    <w:rsid w:val="007A50DF"/>
    <w:rsid w:val="007A5889"/>
    <w:rsid w:val="007A63FD"/>
    <w:rsid w:val="007A7A5B"/>
    <w:rsid w:val="007B122B"/>
    <w:rsid w:val="007B2119"/>
    <w:rsid w:val="007B2E2A"/>
    <w:rsid w:val="007B4194"/>
    <w:rsid w:val="007B5BCB"/>
    <w:rsid w:val="007B5BDC"/>
    <w:rsid w:val="007B618D"/>
    <w:rsid w:val="007B75E6"/>
    <w:rsid w:val="007B7E46"/>
    <w:rsid w:val="007C0166"/>
    <w:rsid w:val="007C0A19"/>
    <w:rsid w:val="007C1391"/>
    <w:rsid w:val="007C182B"/>
    <w:rsid w:val="007C1C12"/>
    <w:rsid w:val="007C1C81"/>
    <w:rsid w:val="007C1D30"/>
    <w:rsid w:val="007C27CB"/>
    <w:rsid w:val="007C3ADD"/>
    <w:rsid w:val="007C3EDE"/>
    <w:rsid w:val="007C4888"/>
    <w:rsid w:val="007C4E57"/>
    <w:rsid w:val="007C5132"/>
    <w:rsid w:val="007C521D"/>
    <w:rsid w:val="007C55FF"/>
    <w:rsid w:val="007C5776"/>
    <w:rsid w:val="007C5C16"/>
    <w:rsid w:val="007C7061"/>
    <w:rsid w:val="007C7975"/>
    <w:rsid w:val="007C7F7F"/>
    <w:rsid w:val="007D090A"/>
    <w:rsid w:val="007D0B87"/>
    <w:rsid w:val="007D0EBB"/>
    <w:rsid w:val="007D1FBF"/>
    <w:rsid w:val="007D2516"/>
    <w:rsid w:val="007D29FE"/>
    <w:rsid w:val="007D3C98"/>
    <w:rsid w:val="007D418F"/>
    <w:rsid w:val="007D4799"/>
    <w:rsid w:val="007D47D9"/>
    <w:rsid w:val="007D4E2C"/>
    <w:rsid w:val="007D500E"/>
    <w:rsid w:val="007D5CB8"/>
    <w:rsid w:val="007D6442"/>
    <w:rsid w:val="007D6E20"/>
    <w:rsid w:val="007D78B9"/>
    <w:rsid w:val="007D7A90"/>
    <w:rsid w:val="007E186A"/>
    <w:rsid w:val="007E25B9"/>
    <w:rsid w:val="007E3F4B"/>
    <w:rsid w:val="007E6805"/>
    <w:rsid w:val="007E79A8"/>
    <w:rsid w:val="007E7FB2"/>
    <w:rsid w:val="007F101D"/>
    <w:rsid w:val="007F124E"/>
    <w:rsid w:val="007F1D33"/>
    <w:rsid w:val="007F3AB2"/>
    <w:rsid w:val="007F469C"/>
    <w:rsid w:val="007F4EAD"/>
    <w:rsid w:val="007F5E53"/>
    <w:rsid w:val="007F5FE6"/>
    <w:rsid w:val="007F6038"/>
    <w:rsid w:val="007F7665"/>
    <w:rsid w:val="0080111B"/>
    <w:rsid w:val="00803D86"/>
    <w:rsid w:val="00803E3F"/>
    <w:rsid w:val="00806438"/>
    <w:rsid w:val="00807AF3"/>
    <w:rsid w:val="008100FB"/>
    <w:rsid w:val="00810F89"/>
    <w:rsid w:val="00811454"/>
    <w:rsid w:val="008115E2"/>
    <w:rsid w:val="008118E5"/>
    <w:rsid w:val="008125F8"/>
    <w:rsid w:val="0081406D"/>
    <w:rsid w:val="00816245"/>
    <w:rsid w:val="0081683C"/>
    <w:rsid w:val="00816A2C"/>
    <w:rsid w:val="00817045"/>
    <w:rsid w:val="0081779C"/>
    <w:rsid w:val="0081789C"/>
    <w:rsid w:val="00817C90"/>
    <w:rsid w:val="008206B3"/>
    <w:rsid w:val="0082078E"/>
    <w:rsid w:val="00820C3B"/>
    <w:rsid w:val="008210D3"/>
    <w:rsid w:val="008212AF"/>
    <w:rsid w:val="00821E6C"/>
    <w:rsid w:val="00822337"/>
    <w:rsid w:val="00822814"/>
    <w:rsid w:val="00823B28"/>
    <w:rsid w:val="00823BFD"/>
    <w:rsid w:val="00823BFF"/>
    <w:rsid w:val="008251F5"/>
    <w:rsid w:val="00825815"/>
    <w:rsid w:val="00825C95"/>
    <w:rsid w:val="00825ED7"/>
    <w:rsid w:val="0082745D"/>
    <w:rsid w:val="008279DA"/>
    <w:rsid w:val="00827D15"/>
    <w:rsid w:val="008307F8"/>
    <w:rsid w:val="00830E92"/>
    <w:rsid w:val="00830EAE"/>
    <w:rsid w:val="0083119C"/>
    <w:rsid w:val="008320DB"/>
    <w:rsid w:val="00833BE4"/>
    <w:rsid w:val="00834098"/>
    <w:rsid w:val="0083485E"/>
    <w:rsid w:val="00834E67"/>
    <w:rsid w:val="00835351"/>
    <w:rsid w:val="008358CC"/>
    <w:rsid w:val="00836A4F"/>
    <w:rsid w:val="00840E5F"/>
    <w:rsid w:val="008411AB"/>
    <w:rsid w:val="008415A3"/>
    <w:rsid w:val="0084225A"/>
    <w:rsid w:val="0084354F"/>
    <w:rsid w:val="00845AC8"/>
    <w:rsid w:val="008466A8"/>
    <w:rsid w:val="008473E8"/>
    <w:rsid w:val="00847B82"/>
    <w:rsid w:val="00850CDB"/>
    <w:rsid w:val="0085143D"/>
    <w:rsid w:val="008519AB"/>
    <w:rsid w:val="00851FA3"/>
    <w:rsid w:val="0085255B"/>
    <w:rsid w:val="00852695"/>
    <w:rsid w:val="00852D06"/>
    <w:rsid w:val="0085528B"/>
    <w:rsid w:val="00855C32"/>
    <w:rsid w:val="00856ACD"/>
    <w:rsid w:val="00856E26"/>
    <w:rsid w:val="00857342"/>
    <w:rsid w:val="00857BFB"/>
    <w:rsid w:val="008609C3"/>
    <w:rsid w:val="0086499C"/>
    <w:rsid w:val="008702F1"/>
    <w:rsid w:val="00870529"/>
    <w:rsid w:val="0087081B"/>
    <w:rsid w:val="00870ACA"/>
    <w:rsid w:val="008735B9"/>
    <w:rsid w:val="00873DA6"/>
    <w:rsid w:val="00875CE9"/>
    <w:rsid w:val="00876F96"/>
    <w:rsid w:val="0088040A"/>
    <w:rsid w:val="008804CC"/>
    <w:rsid w:val="00880656"/>
    <w:rsid w:val="00880892"/>
    <w:rsid w:val="00880991"/>
    <w:rsid w:val="0088109D"/>
    <w:rsid w:val="00881223"/>
    <w:rsid w:val="008817EB"/>
    <w:rsid w:val="008818B1"/>
    <w:rsid w:val="00882285"/>
    <w:rsid w:val="00882BFA"/>
    <w:rsid w:val="00882FFF"/>
    <w:rsid w:val="00883354"/>
    <w:rsid w:val="00883F5B"/>
    <w:rsid w:val="00885163"/>
    <w:rsid w:val="0088693A"/>
    <w:rsid w:val="00887954"/>
    <w:rsid w:val="0089075D"/>
    <w:rsid w:val="00890A29"/>
    <w:rsid w:val="00892D89"/>
    <w:rsid w:val="00893E5B"/>
    <w:rsid w:val="0089421D"/>
    <w:rsid w:val="00895E56"/>
    <w:rsid w:val="00896705"/>
    <w:rsid w:val="00896A1C"/>
    <w:rsid w:val="0089717E"/>
    <w:rsid w:val="008975E7"/>
    <w:rsid w:val="00897C07"/>
    <w:rsid w:val="00897D9A"/>
    <w:rsid w:val="008A069C"/>
    <w:rsid w:val="008A0D97"/>
    <w:rsid w:val="008A30F7"/>
    <w:rsid w:val="008A5BC6"/>
    <w:rsid w:val="008A651C"/>
    <w:rsid w:val="008A6598"/>
    <w:rsid w:val="008A7300"/>
    <w:rsid w:val="008A79F0"/>
    <w:rsid w:val="008B1446"/>
    <w:rsid w:val="008B2277"/>
    <w:rsid w:val="008B3BE4"/>
    <w:rsid w:val="008B582E"/>
    <w:rsid w:val="008B69CA"/>
    <w:rsid w:val="008B6AF6"/>
    <w:rsid w:val="008C0C09"/>
    <w:rsid w:val="008C1024"/>
    <w:rsid w:val="008C1BB9"/>
    <w:rsid w:val="008C3554"/>
    <w:rsid w:val="008C36FB"/>
    <w:rsid w:val="008C4012"/>
    <w:rsid w:val="008C5306"/>
    <w:rsid w:val="008C6309"/>
    <w:rsid w:val="008C7763"/>
    <w:rsid w:val="008C7A5A"/>
    <w:rsid w:val="008C7F86"/>
    <w:rsid w:val="008D0184"/>
    <w:rsid w:val="008D196C"/>
    <w:rsid w:val="008D1E5D"/>
    <w:rsid w:val="008D200C"/>
    <w:rsid w:val="008D5225"/>
    <w:rsid w:val="008D65E8"/>
    <w:rsid w:val="008D7223"/>
    <w:rsid w:val="008E0687"/>
    <w:rsid w:val="008E1995"/>
    <w:rsid w:val="008E1B18"/>
    <w:rsid w:val="008E21D2"/>
    <w:rsid w:val="008E3171"/>
    <w:rsid w:val="008E4201"/>
    <w:rsid w:val="008E43C7"/>
    <w:rsid w:val="008E4A1B"/>
    <w:rsid w:val="008E4D2E"/>
    <w:rsid w:val="008E6B8B"/>
    <w:rsid w:val="008E7CBC"/>
    <w:rsid w:val="008F016E"/>
    <w:rsid w:val="008F02DE"/>
    <w:rsid w:val="008F0B4F"/>
    <w:rsid w:val="008F11B6"/>
    <w:rsid w:val="008F1B5A"/>
    <w:rsid w:val="008F1E4A"/>
    <w:rsid w:val="008F25C7"/>
    <w:rsid w:val="008F3898"/>
    <w:rsid w:val="008F41DF"/>
    <w:rsid w:val="008F4BC9"/>
    <w:rsid w:val="008F4E16"/>
    <w:rsid w:val="008F67F3"/>
    <w:rsid w:val="00900FD6"/>
    <w:rsid w:val="0090162D"/>
    <w:rsid w:val="009017FA"/>
    <w:rsid w:val="00903E1A"/>
    <w:rsid w:val="00904188"/>
    <w:rsid w:val="00904E29"/>
    <w:rsid w:val="00904F20"/>
    <w:rsid w:val="0090541D"/>
    <w:rsid w:val="00905E08"/>
    <w:rsid w:val="0090659A"/>
    <w:rsid w:val="009069ED"/>
    <w:rsid w:val="00907773"/>
    <w:rsid w:val="00907ECB"/>
    <w:rsid w:val="0091343A"/>
    <w:rsid w:val="009136C7"/>
    <w:rsid w:val="00913F43"/>
    <w:rsid w:val="00914411"/>
    <w:rsid w:val="0092061F"/>
    <w:rsid w:val="009207C4"/>
    <w:rsid w:val="00920E67"/>
    <w:rsid w:val="00921E52"/>
    <w:rsid w:val="00925B52"/>
    <w:rsid w:val="00927492"/>
    <w:rsid w:val="00927A8C"/>
    <w:rsid w:val="00931146"/>
    <w:rsid w:val="00931D56"/>
    <w:rsid w:val="00932AD4"/>
    <w:rsid w:val="00932DC4"/>
    <w:rsid w:val="009334AE"/>
    <w:rsid w:val="00933944"/>
    <w:rsid w:val="009339B8"/>
    <w:rsid w:val="009341E9"/>
    <w:rsid w:val="009344FE"/>
    <w:rsid w:val="00934B5C"/>
    <w:rsid w:val="00935089"/>
    <w:rsid w:val="009352F4"/>
    <w:rsid w:val="009356C9"/>
    <w:rsid w:val="0093696A"/>
    <w:rsid w:val="0094360A"/>
    <w:rsid w:val="00943CB5"/>
    <w:rsid w:val="0094428A"/>
    <w:rsid w:val="00944A40"/>
    <w:rsid w:val="0094557C"/>
    <w:rsid w:val="00946646"/>
    <w:rsid w:val="009503E1"/>
    <w:rsid w:val="009507F4"/>
    <w:rsid w:val="00951746"/>
    <w:rsid w:val="0095334B"/>
    <w:rsid w:val="00954139"/>
    <w:rsid w:val="00954BB2"/>
    <w:rsid w:val="009557DD"/>
    <w:rsid w:val="009607CA"/>
    <w:rsid w:val="00961ADC"/>
    <w:rsid w:val="009625ED"/>
    <w:rsid w:val="0096265F"/>
    <w:rsid w:val="00964017"/>
    <w:rsid w:val="009648F7"/>
    <w:rsid w:val="009705A9"/>
    <w:rsid w:val="0097073C"/>
    <w:rsid w:val="00970864"/>
    <w:rsid w:val="00971CB6"/>
    <w:rsid w:val="00971E6E"/>
    <w:rsid w:val="009728C9"/>
    <w:rsid w:val="00972C96"/>
    <w:rsid w:val="00973A3C"/>
    <w:rsid w:val="009740DA"/>
    <w:rsid w:val="00975E54"/>
    <w:rsid w:val="0097756C"/>
    <w:rsid w:val="00980961"/>
    <w:rsid w:val="00981622"/>
    <w:rsid w:val="009823C9"/>
    <w:rsid w:val="00984F91"/>
    <w:rsid w:val="00985BFC"/>
    <w:rsid w:val="009872E5"/>
    <w:rsid w:val="00987F4A"/>
    <w:rsid w:val="00990B9F"/>
    <w:rsid w:val="009910F9"/>
    <w:rsid w:val="009915F9"/>
    <w:rsid w:val="00993747"/>
    <w:rsid w:val="00994FAE"/>
    <w:rsid w:val="0099605E"/>
    <w:rsid w:val="00996D37"/>
    <w:rsid w:val="009973B2"/>
    <w:rsid w:val="00997ABA"/>
    <w:rsid w:val="009A0A0F"/>
    <w:rsid w:val="009A122C"/>
    <w:rsid w:val="009A1530"/>
    <w:rsid w:val="009A23FB"/>
    <w:rsid w:val="009A4E19"/>
    <w:rsid w:val="009A6715"/>
    <w:rsid w:val="009A7CB8"/>
    <w:rsid w:val="009B0576"/>
    <w:rsid w:val="009B2199"/>
    <w:rsid w:val="009B3B7E"/>
    <w:rsid w:val="009B53D9"/>
    <w:rsid w:val="009B5D77"/>
    <w:rsid w:val="009B60F5"/>
    <w:rsid w:val="009B65B1"/>
    <w:rsid w:val="009B728F"/>
    <w:rsid w:val="009C06F5"/>
    <w:rsid w:val="009C188C"/>
    <w:rsid w:val="009C1E02"/>
    <w:rsid w:val="009C2095"/>
    <w:rsid w:val="009C33C9"/>
    <w:rsid w:val="009C5DAE"/>
    <w:rsid w:val="009C6009"/>
    <w:rsid w:val="009C66C1"/>
    <w:rsid w:val="009D0145"/>
    <w:rsid w:val="009D111F"/>
    <w:rsid w:val="009D1E6C"/>
    <w:rsid w:val="009D2A30"/>
    <w:rsid w:val="009D4455"/>
    <w:rsid w:val="009D448F"/>
    <w:rsid w:val="009D5008"/>
    <w:rsid w:val="009D5590"/>
    <w:rsid w:val="009D58AE"/>
    <w:rsid w:val="009D7041"/>
    <w:rsid w:val="009E0215"/>
    <w:rsid w:val="009E14E4"/>
    <w:rsid w:val="009E3B97"/>
    <w:rsid w:val="009E3BB5"/>
    <w:rsid w:val="009E3DBF"/>
    <w:rsid w:val="009E40E8"/>
    <w:rsid w:val="009E4CD7"/>
    <w:rsid w:val="009E6524"/>
    <w:rsid w:val="009E696B"/>
    <w:rsid w:val="009E7869"/>
    <w:rsid w:val="009F0110"/>
    <w:rsid w:val="009F1C5A"/>
    <w:rsid w:val="009F28AE"/>
    <w:rsid w:val="009F2B0D"/>
    <w:rsid w:val="009F3BCA"/>
    <w:rsid w:val="009F3EAE"/>
    <w:rsid w:val="009F44D8"/>
    <w:rsid w:val="009F4EE2"/>
    <w:rsid w:val="009F6E87"/>
    <w:rsid w:val="00A00652"/>
    <w:rsid w:val="00A00AB2"/>
    <w:rsid w:val="00A00EB2"/>
    <w:rsid w:val="00A00F86"/>
    <w:rsid w:val="00A023B0"/>
    <w:rsid w:val="00A02675"/>
    <w:rsid w:val="00A0344C"/>
    <w:rsid w:val="00A047D1"/>
    <w:rsid w:val="00A059CE"/>
    <w:rsid w:val="00A071B2"/>
    <w:rsid w:val="00A07354"/>
    <w:rsid w:val="00A102CF"/>
    <w:rsid w:val="00A1197E"/>
    <w:rsid w:val="00A11E7D"/>
    <w:rsid w:val="00A1222E"/>
    <w:rsid w:val="00A1266E"/>
    <w:rsid w:val="00A13CF0"/>
    <w:rsid w:val="00A13DA3"/>
    <w:rsid w:val="00A144F6"/>
    <w:rsid w:val="00A160C5"/>
    <w:rsid w:val="00A17763"/>
    <w:rsid w:val="00A20799"/>
    <w:rsid w:val="00A21043"/>
    <w:rsid w:val="00A2159F"/>
    <w:rsid w:val="00A2252C"/>
    <w:rsid w:val="00A234A9"/>
    <w:rsid w:val="00A251E5"/>
    <w:rsid w:val="00A2535C"/>
    <w:rsid w:val="00A25515"/>
    <w:rsid w:val="00A2621D"/>
    <w:rsid w:val="00A26766"/>
    <w:rsid w:val="00A31835"/>
    <w:rsid w:val="00A31F54"/>
    <w:rsid w:val="00A31F78"/>
    <w:rsid w:val="00A31FE0"/>
    <w:rsid w:val="00A3275C"/>
    <w:rsid w:val="00A331A3"/>
    <w:rsid w:val="00A33602"/>
    <w:rsid w:val="00A35CE6"/>
    <w:rsid w:val="00A367FC"/>
    <w:rsid w:val="00A36C54"/>
    <w:rsid w:val="00A36F04"/>
    <w:rsid w:val="00A376DF"/>
    <w:rsid w:val="00A405E2"/>
    <w:rsid w:val="00A40849"/>
    <w:rsid w:val="00A40BBA"/>
    <w:rsid w:val="00A41352"/>
    <w:rsid w:val="00A41F89"/>
    <w:rsid w:val="00A42CFA"/>
    <w:rsid w:val="00A43A23"/>
    <w:rsid w:val="00A4436F"/>
    <w:rsid w:val="00A44A6B"/>
    <w:rsid w:val="00A452E1"/>
    <w:rsid w:val="00A475B2"/>
    <w:rsid w:val="00A47921"/>
    <w:rsid w:val="00A47933"/>
    <w:rsid w:val="00A47F17"/>
    <w:rsid w:val="00A50F78"/>
    <w:rsid w:val="00A512AB"/>
    <w:rsid w:val="00A51633"/>
    <w:rsid w:val="00A52AC9"/>
    <w:rsid w:val="00A55AD7"/>
    <w:rsid w:val="00A57450"/>
    <w:rsid w:val="00A57885"/>
    <w:rsid w:val="00A6002E"/>
    <w:rsid w:val="00A61951"/>
    <w:rsid w:val="00A63CB8"/>
    <w:rsid w:val="00A648AC"/>
    <w:rsid w:val="00A649C3"/>
    <w:rsid w:val="00A65005"/>
    <w:rsid w:val="00A70A25"/>
    <w:rsid w:val="00A7138D"/>
    <w:rsid w:val="00A71765"/>
    <w:rsid w:val="00A71EDA"/>
    <w:rsid w:val="00A72CA6"/>
    <w:rsid w:val="00A73D2A"/>
    <w:rsid w:val="00A74E87"/>
    <w:rsid w:val="00A758BF"/>
    <w:rsid w:val="00A75AC5"/>
    <w:rsid w:val="00A76ADA"/>
    <w:rsid w:val="00A775A7"/>
    <w:rsid w:val="00A80003"/>
    <w:rsid w:val="00A81AA4"/>
    <w:rsid w:val="00A8283F"/>
    <w:rsid w:val="00A828C9"/>
    <w:rsid w:val="00A83DC5"/>
    <w:rsid w:val="00A85C2D"/>
    <w:rsid w:val="00A864FC"/>
    <w:rsid w:val="00A86E2A"/>
    <w:rsid w:val="00A87EE0"/>
    <w:rsid w:val="00A90633"/>
    <w:rsid w:val="00A92729"/>
    <w:rsid w:val="00A93619"/>
    <w:rsid w:val="00A93D6D"/>
    <w:rsid w:val="00A942F2"/>
    <w:rsid w:val="00A94863"/>
    <w:rsid w:val="00A94F4D"/>
    <w:rsid w:val="00A956B5"/>
    <w:rsid w:val="00A96869"/>
    <w:rsid w:val="00A97525"/>
    <w:rsid w:val="00A9765A"/>
    <w:rsid w:val="00A97963"/>
    <w:rsid w:val="00A97C9C"/>
    <w:rsid w:val="00AA33F4"/>
    <w:rsid w:val="00AA3C4F"/>
    <w:rsid w:val="00AA4D38"/>
    <w:rsid w:val="00AA4EC9"/>
    <w:rsid w:val="00AB0DED"/>
    <w:rsid w:val="00AB0EAB"/>
    <w:rsid w:val="00AB10A1"/>
    <w:rsid w:val="00AB1F12"/>
    <w:rsid w:val="00AB37E3"/>
    <w:rsid w:val="00AB427F"/>
    <w:rsid w:val="00AB5C30"/>
    <w:rsid w:val="00AB5C57"/>
    <w:rsid w:val="00AC0705"/>
    <w:rsid w:val="00AC1BDC"/>
    <w:rsid w:val="00AC1FBD"/>
    <w:rsid w:val="00AC3BD5"/>
    <w:rsid w:val="00AC583A"/>
    <w:rsid w:val="00AC691A"/>
    <w:rsid w:val="00AC6F60"/>
    <w:rsid w:val="00AC7528"/>
    <w:rsid w:val="00AC7CEF"/>
    <w:rsid w:val="00AD1446"/>
    <w:rsid w:val="00AD1C30"/>
    <w:rsid w:val="00AD2612"/>
    <w:rsid w:val="00AD52AC"/>
    <w:rsid w:val="00AD53E5"/>
    <w:rsid w:val="00AD741A"/>
    <w:rsid w:val="00AE030C"/>
    <w:rsid w:val="00AE24E7"/>
    <w:rsid w:val="00AE2801"/>
    <w:rsid w:val="00AE39F7"/>
    <w:rsid w:val="00AE4E5E"/>
    <w:rsid w:val="00AE5C63"/>
    <w:rsid w:val="00AE5E7A"/>
    <w:rsid w:val="00AE79E2"/>
    <w:rsid w:val="00AE7DF1"/>
    <w:rsid w:val="00AE7E8C"/>
    <w:rsid w:val="00AF184B"/>
    <w:rsid w:val="00AF2F29"/>
    <w:rsid w:val="00AF37FF"/>
    <w:rsid w:val="00AF3ED6"/>
    <w:rsid w:val="00AF4BD4"/>
    <w:rsid w:val="00AF4E0C"/>
    <w:rsid w:val="00AF6CDE"/>
    <w:rsid w:val="00AF70F3"/>
    <w:rsid w:val="00B017C9"/>
    <w:rsid w:val="00B01E7E"/>
    <w:rsid w:val="00B01E90"/>
    <w:rsid w:val="00B0252D"/>
    <w:rsid w:val="00B03A63"/>
    <w:rsid w:val="00B04394"/>
    <w:rsid w:val="00B069E3"/>
    <w:rsid w:val="00B07415"/>
    <w:rsid w:val="00B10C33"/>
    <w:rsid w:val="00B111E3"/>
    <w:rsid w:val="00B1124E"/>
    <w:rsid w:val="00B11C84"/>
    <w:rsid w:val="00B1226C"/>
    <w:rsid w:val="00B12CE8"/>
    <w:rsid w:val="00B13957"/>
    <w:rsid w:val="00B146A1"/>
    <w:rsid w:val="00B15347"/>
    <w:rsid w:val="00B16B75"/>
    <w:rsid w:val="00B202F3"/>
    <w:rsid w:val="00B219FA"/>
    <w:rsid w:val="00B21BD2"/>
    <w:rsid w:val="00B21E38"/>
    <w:rsid w:val="00B21E4E"/>
    <w:rsid w:val="00B21F36"/>
    <w:rsid w:val="00B24A03"/>
    <w:rsid w:val="00B25A0E"/>
    <w:rsid w:val="00B264F1"/>
    <w:rsid w:val="00B26A1F"/>
    <w:rsid w:val="00B27961"/>
    <w:rsid w:val="00B30350"/>
    <w:rsid w:val="00B313B1"/>
    <w:rsid w:val="00B33E55"/>
    <w:rsid w:val="00B34118"/>
    <w:rsid w:val="00B34190"/>
    <w:rsid w:val="00B34706"/>
    <w:rsid w:val="00B35CC6"/>
    <w:rsid w:val="00B35E28"/>
    <w:rsid w:val="00B3683F"/>
    <w:rsid w:val="00B4086B"/>
    <w:rsid w:val="00B40EC1"/>
    <w:rsid w:val="00B426E3"/>
    <w:rsid w:val="00B4328B"/>
    <w:rsid w:val="00B434EE"/>
    <w:rsid w:val="00B449BD"/>
    <w:rsid w:val="00B467D6"/>
    <w:rsid w:val="00B473A3"/>
    <w:rsid w:val="00B51761"/>
    <w:rsid w:val="00B51BA1"/>
    <w:rsid w:val="00B54ED1"/>
    <w:rsid w:val="00B54FF3"/>
    <w:rsid w:val="00B559C6"/>
    <w:rsid w:val="00B560A0"/>
    <w:rsid w:val="00B568DC"/>
    <w:rsid w:val="00B57EDF"/>
    <w:rsid w:val="00B608E7"/>
    <w:rsid w:val="00B60A54"/>
    <w:rsid w:val="00B61148"/>
    <w:rsid w:val="00B61260"/>
    <w:rsid w:val="00B61482"/>
    <w:rsid w:val="00B6216A"/>
    <w:rsid w:val="00B642BB"/>
    <w:rsid w:val="00B64415"/>
    <w:rsid w:val="00B64E97"/>
    <w:rsid w:val="00B66144"/>
    <w:rsid w:val="00B70117"/>
    <w:rsid w:val="00B70901"/>
    <w:rsid w:val="00B710F0"/>
    <w:rsid w:val="00B7133E"/>
    <w:rsid w:val="00B7353E"/>
    <w:rsid w:val="00B74EDA"/>
    <w:rsid w:val="00B76634"/>
    <w:rsid w:val="00B772AF"/>
    <w:rsid w:val="00B77591"/>
    <w:rsid w:val="00B814EB"/>
    <w:rsid w:val="00B82FAF"/>
    <w:rsid w:val="00B839F3"/>
    <w:rsid w:val="00B83C1F"/>
    <w:rsid w:val="00B85149"/>
    <w:rsid w:val="00B85CE1"/>
    <w:rsid w:val="00B86537"/>
    <w:rsid w:val="00B868ED"/>
    <w:rsid w:val="00B86F48"/>
    <w:rsid w:val="00B91E59"/>
    <w:rsid w:val="00B9273E"/>
    <w:rsid w:val="00B92E9B"/>
    <w:rsid w:val="00B93104"/>
    <w:rsid w:val="00B93365"/>
    <w:rsid w:val="00B93753"/>
    <w:rsid w:val="00B95165"/>
    <w:rsid w:val="00B953DF"/>
    <w:rsid w:val="00B954EE"/>
    <w:rsid w:val="00B9550E"/>
    <w:rsid w:val="00B96602"/>
    <w:rsid w:val="00B96B2E"/>
    <w:rsid w:val="00B96B39"/>
    <w:rsid w:val="00B96E1E"/>
    <w:rsid w:val="00B96FF6"/>
    <w:rsid w:val="00B97AE6"/>
    <w:rsid w:val="00BA36B6"/>
    <w:rsid w:val="00BA5584"/>
    <w:rsid w:val="00BA6640"/>
    <w:rsid w:val="00BA7274"/>
    <w:rsid w:val="00BA7F0D"/>
    <w:rsid w:val="00BB2601"/>
    <w:rsid w:val="00BB2AA1"/>
    <w:rsid w:val="00BB2F10"/>
    <w:rsid w:val="00BB3003"/>
    <w:rsid w:val="00BB4BAC"/>
    <w:rsid w:val="00BB5528"/>
    <w:rsid w:val="00BB7695"/>
    <w:rsid w:val="00BC0DCD"/>
    <w:rsid w:val="00BC150C"/>
    <w:rsid w:val="00BC1D31"/>
    <w:rsid w:val="00BC22AE"/>
    <w:rsid w:val="00BC235E"/>
    <w:rsid w:val="00BC2406"/>
    <w:rsid w:val="00BC36AD"/>
    <w:rsid w:val="00BC3A48"/>
    <w:rsid w:val="00BC43DE"/>
    <w:rsid w:val="00BC4AB4"/>
    <w:rsid w:val="00BC4C1C"/>
    <w:rsid w:val="00BC6861"/>
    <w:rsid w:val="00BC7F96"/>
    <w:rsid w:val="00BD0435"/>
    <w:rsid w:val="00BD0545"/>
    <w:rsid w:val="00BD0B8F"/>
    <w:rsid w:val="00BD1491"/>
    <w:rsid w:val="00BD347A"/>
    <w:rsid w:val="00BD3BAC"/>
    <w:rsid w:val="00BD40C0"/>
    <w:rsid w:val="00BD434D"/>
    <w:rsid w:val="00BD45E1"/>
    <w:rsid w:val="00BD59DB"/>
    <w:rsid w:val="00BD6254"/>
    <w:rsid w:val="00BD7428"/>
    <w:rsid w:val="00BE11C9"/>
    <w:rsid w:val="00BE1641"/>
    <w:rsid w:val="00BE16AB"/>
    <w:rsid w:val="00BE1834"/>
    <w:rsid w:val="00BE1B3D"/>
    <w:rsid w:val="00BE25A2"/>
    <w:rsid w:val="00BE266D"/>
    <w:rsid w:val="00BE26B8"/>
    <w:rsid w:val="00BE29FE"/>
    <w:rsid w:val="00BE3516"/>
    <w:rsid w:val="00BE357C"/>
    <w:rsid w:val="00BE3C65"/>
    <w:rsid w:val="00BE3CC9"/>
    <w:rsid w:val="00BE3E24"/>
    <w:rsid w:val="00BE4A97"/>
    <w:rsid w:val="00BE5049"/>
    <w:rsid w:val="00BE5972"/>
    <w:rsid w:val="00BE5BBB"/>
    <w:rsid w:val="00BF078F"/>
    <w:rsid w:val="00BF1AD1"/>
    <w:rsid w:val="00BF1CE8"/>
    <w:rsid w:val="00BF1D43"/>
    <w:rsid w:val="00BF3B91"/>
    <w:rsid w:val="00BF435D"/>
    <w:rsid w:val="00BF53AD"/>
    <w:rsid w:val="00BF626F"/>
    <w:rsid w:val="00C00FC0"/>
    <w:rsid w:val="00C00FFD"/>
    <w:rsid w:val="00C015CA"/>
    <w:rsid w:val="00C01F97"/>
    <w:rsid w:val="00C020B2"/>
    <w:rsid w:val="00C02250"/>
    <w:rsid w:val="00C025EE"/>
    <w:rsid w:val="00C03994"/>
    <w:rsid w:val="00C04F4A"/>
    <w:rsid w:val="00C05915"/>
    <w:rsid w:val="00C062C4"/>
    <w:rsid w:val="00C072E0"/>
    <w:rsid w:val="00C07C0E"/>
    <w:rsid w:val="00C10F67"/>
    <w:rsid w:val="00C11560"/>
    <w:rsid w:val="00C11AB3"/>
    <w:rsid w:val="00C12494"/>
    <w:rsid w:val="00C12510"/>
    <w:rsid w:val="00C12B5F"/>
    <w:rsid w:val="00C12E8F"/>
    <w:rsid w:val="00C1334E"/>
    <w:rsid w:val="00C14BC7"/>
    <w:rsid w:val="00C166FD"/>
    <w:rsid w:val="00C1679A"/>
    <w:rsid w:val="00C169E6"/>
    <w:rsid w:val="00C2181B"/>
    <w:rsid w:val="00C224BB"/>
    <w:rsid w:val="00C2279F"/>
    <w:rsid w:val="00C24201"/>
    <w:rsid w:val="00C243FF"/>
    <w:rsid w:val="00C24B7D"/>
    <w:rsid w:val="00C2529F"/>
    <w:rsid w:val="00C2716E"/>
    <w:rsid w:val="00C27D55"/>
    <w:rsid w:val="00C30ADD"/>
    <w:rsid w:val="00C313A0"/>
    <w:rsid w:val="00C313BC"/>
    <w:rsid w:val="00C32298"/>
    <w:rsid w:val="00C3393F"/>
    <w:rsid w:val="00C34214"/>
    <w:rsid w:val="00C34BEE"/>
    <w:rsid w:val="00C34FBF"/>
    <w:rsid w:val="00C356CA"/>
    <w:rsid w:val="00C3651E"/>
    <w:rsid w:val="00C379C1"/>
    <w:rsid w:val="00C40F99"/>
    <w:rsid w:val="00C41824"/>
    <w:rsid w:val="00C44064"/>
    <w:rsid w:val="00C44CD1"/>
    <w:rsid w:val="00C44F56"/>
    <w:rsid w:val="00C4696A"/>
    <w:rsid w:val="00C47086"/>
    <w:rsid w:val="00C47379"/>
    <w:rsid w:val="00C5047C"/>
    <w:rsid w:val="00C51546"/>
    <w:rsid w:val="00C51C07"/>
    <w:rsid w:val="00C52DCA"/>
    <w:rsid w:val="00C535EF"/>
    <w:rsid w:val="00C53CD5"/>
    <w:rsid w:val="00C54200"/>
    <w:rsid w:val="00C54795"/>
    <w:rsid w:val="00C55345"/>
    <w:rsid w:val="00C5637A"/>
    <w:rsid w:val="00C5656C"/>
    <w:rsid w:val="00C568D6"/>
    <w:rsid w:val="00C56F3C"/>
    <w:rsid w:val="00C56F91"/>
    <w:rsid w:val="00C5728C"/>
    <w:rsid w:val="00C575F7"/>
    <w:rsid w:val="00C608E2"/>
    <w:rsid w:val="00C6122E"/>
    <w:rsid w:val="00C6205C"/>
    <w:rsid w:val="00C63CA7"/>
    <w:rsid w:val="00C665BC"/>
    <w:rsid w:val="00C701FB"/>
    <w:rsid w:val="00C7135A"/>
    <w:rsid w:val="00C719BE"/>
    <w:rsid w:val="00C71A13"/>
    <w:rsid w:val="00C7224A"/>
    <w:rsid w:val="00C72F40"/>
    <w:rsid w:val="00C73B55"/>
    <w:rsid w:val="00C7450F"/>
    <w:rsid w:val="00C777B0"/>
    <w:rsid w:val="00C77F14"/>
    <w:rsid w:val="00C812A2"/>
    <w:rsid w:val="00C81466"/>
    <w:rsid w:val="00C82113"/>
    <w:rsid w:val="00C82562"/>
    <w:rsid w:val="00C83296"/>
    <w:rsid w:val="00C85AA8"/>
    <w:rsid w:val="00C865DB"/>
    <w:rsid w:val="00C86CDB"/>
    <w:rsid w:val="00C879F3"/>
    <w:rsid w:val="00C904A9"/>
    <w:rsid w:val="00C90C64"/>
    <w:rsid w:val="00C91DF5"/>
    <w:rsid w:val="00C92985"/>
    <w:rsid w:val="00C92B11"/>
    <w:rsid w:val="00C96AB3"/>
    <w:rsid w:val="00C96B83"/>
    <w:rsid w:val="00C9717B"/>
    <w:rsid w:val="00C97F59"/>
    <w:rsid w:val="00CA08D4"/>
    <w:rsid w:val="00CA11F3"/>
    <w:rsid w:val="00CA2210"/>
    <w:rsid w:val="00CA4413"/>
    <w:rsid w:val="00CA596B"/>
    <w:rsid w:val="00CA686A"/>
    <w:rsid w:val="00CA6ED6"/>
    <w:rsid w:val="00CA7200"/>
    <w:rsid w:val="00CA74D3"/>
    <w:rsid w:val="00CA7A6B"/>
    <w:rsid w:val="00CB3168"/>
    <w:rsid w:val="00CB38F1"/>
    <w:rsid w:val="00CB3BD8"/>
    <w:rsid w:val="00CB4AC1"/>
    <w:rsid w:val="00CB4ED4"/>
    <w:rsid w:val="00CB7334"/>
    <w:rsid w:val="00CB7CF0"/>
    <w:rsid w:val="00CB7DDD"/>
    <w:rsid w:val="00CB7EEB"/>
    <w:rsid w:val="00CC1A49"/>
    <w:rsid w:val="00CC31DE"/>
    <w:rsid w:val="00CC3725"/>
    <w:rsid w:val="00CC3A07"/>
    <w:rsid w:val="00CC3A72"/>
    <w:rsid w:val="00CC424F"/>
    <w:rsid w:val="00CC5653"/>
    <w:rsid w:val="00CC68AB"/>
    <w:rsid w:val="00CC7F81"/>
    <w:rsid w:val="00CD0758"/>
    <w:rsid w:val="00CD1ADB"/>
    <w:rsid w:val="00CD1C8F"/>
    <w:rsid w:val="00CD1FD6"/>
    <w:rsid w:val="00CD44D6"/>
    <w:rsid w:val="00CD4C59"/>
    <w:rsid w:val="00CD5066"/>
    <w:rsid w:val="00CD5B85"/>
    <w:rsid w:val="00CD5C8E"/>
    <w:rsid w:val="00CD5FF9"/>
    <w:rsid w:val="00CD6B4B"/>
    <w:rsid w:val="00CD775B"/>
    <w:rsid w:val="00CE2BEA"/>
    <w:rsid w:val="00CE3390"/>
    <w:rsid w:val="00CE399F"/>
    <w:rsid w:val="00CE4DA7"/>
    <w:rsid w:val="00CE6312"/>
    <w:rsid w:val="00CE64AA"/>
    <w:rsid w:val="00CE6E4E"/>
    <w:rsid w:val="00CF001A"/>
    <w:rsid w:val="00CF10E8"/>
    <w:rsid w:val="00CF2254"/>
    <w:rsid w:val="00CF3081"/>
    <w:rsid w:val="00CF3607"/>
    <w:rsid w:val="00CF397D"/>
    <w:rsid w:val="00CF7ED4"/>
    <w:rsid w:val="00D00C00"/>
    <w:rsid w:val="00D01630"/>
    <w:rsid w:val="00D02511"/>
    <w:rsid w:val="00D03A3B"/>
    <w:rsid w:val="00D04C2E"/>
    <w:rsid w:val="00D067A0"/>
    <w:rsid w:val="00D109BD"/>
    <w:rsid w:val="00D1261A"/>
    <w:rsid w:val="00D131CD"/>
    <w:rsid w:val="00D13EB4"/>
    <w:rsid w:val="00D14E88"/>
    <w:rsid w:val="00D16C59"/>
    <w:rsid w:val="00D171C7"/>
    <w:rsid w:val="00D1733A"/>
    <w:rsid w:val="00D2385B"/>
    <w:rsid w:val="00D23B26"/>
    <w:rsid w:val="00D24257"/>
    <w:rsid w:val="00D24CE1"/>
    <w:rsid w:val="00D24EA9"/>
    <w:rsid w:val="00D25E59"/>
    <w:rsid w:val="00D25FA7"/>
    <w:rsid w:val="00D26176"/>
    <w:rsid w:val="00D26F5F"/>
    <w:rsid w:val="00D275DD"/>
    <w:rsid w:val="00D27936"/>
    <w:rsid w:val="00D308D9"/>
    <w:rsid w:val="00D32E9D"/>
    <w:rsid w:val="00D335D9"/>
    <w:rsid w:val="00D35B3D"/>
    <w:rsid w:val="00D36A53"/>
    <w:rsid w:val="00D3736D"/>
    <w:rsid w:val="00D40D7A"/>
    <w:rsid w:val="00D41314"/>
    <w:rsid w:val="00D41997"/>
    <w:rsid w:val="00D423FF"/>
    <w:rsid w:val="00D43482"/>
    <w:rsid w:val="00D43B71"/>
    <w:rsid w:val="00D44678"/>
    <w:rsid w:val="00D45814"/>
    <w:rsid w:val="00D47CF6"/>
    <w:rsid w:val="00D50E34"/>
    <w:rsid w:val="00D51182"/>
    <w:rsid w:val="00D52838"/>
    <w:rsid w:val="00D539E7"/>
    <w:rsid w:val="00D55BD6"/>
    <w:rsid w:val="00D56145"/>
    <w:rsid w:val="00D56B06"/>
    <w:rsid w:val="00D5712A"/>
    <w:rsid w:val="00D57235"/>
    <w:rsid w:val="00D57C64"/>
    <w:rsid w:val="00D617CE"/>
    <w:rsid w:val="00D61F1C"/>
    <w:rsid w:val="00D625A5"/>
    <w:rsid w:val="00D62BCA"/>
    <w:rsid w:val="00D65EF6"/>
    <w:rsid w:val="00D663BF"/>
    <w:rsid w:val="00D668C4"/>
    <w:rsid w:val="00D70AA0"/>
    <w:rsid w:val="00D72357"/>
    <w:rsid w:val="00D729A5"/>
    <w:rsid w:val="00D73688"/>
    <w:rsid w:val="00D73FEF"/>
    <w:rsid w:val="00D745C2"/>
    <w:rsid w:val="00D74793"/>
    <w:rsid w:val="00D747D7"/>
    <w:rsid w:val="00D77959"/>
    <w:rsid w:val="00D81E22"/>
    <w:rsid w:val="00D82754"/>
    <w:rsid w:val="00D830EB"/>
    <w:rsid w:val="00D8389C"/>
    <w:rsid w:val="00D839D1"/>
    <w:rsid w:val="00D8413D"/>
    <w:rsid w:val="00D849E1"/>
    <w:rsid w:val="00D8635C"/>
    <w:rsid w:val="00D90D3A"/>
    <w:rsid w:val="00D91E97"/>
    <w:rsid w:val="00D922B0"/>
    <w:rsid w:val="00D93BBB"/>
    <w:rsid w:val="00D94878"/>
    <w:rsid w:val="00D95023"/>
    <w:rsid w:val="00D9522A"/>
    <w:rsid w:val="00D95B98"/>
    <w:rsid w:val="00D977D9"/>
    <w:rsid w:val="00D97D05"/>
    <w:rsid w:val="00DA0188"/>
    <w:rsid w:val="00DA091A"/>
    <w:rsid w:val="00DA1AAB"/>
    <w:rsid w:val="00DA22B6"/>
    <w:rsid w:val="00DA239C"/>
    <w:rsid w:val="00DA28B8"/>
    <w:rsid w:val="00DA2ABD"/>
    <w:rsid w:val="00DA2CF6"/>
    <w:rsid w:val="00DA3DF5"/>
    <w:rsid w:val="00DA4698"/>
    <w:rsid w:val="00DA503F"/>
    <w:rsid w:val="00DA56F8"/>
    <w:rsid w:val="00DA5A67"/>
    <w:rsid w:val="00DA5C86"/>
    <w:rsid w:val="00DA660E"/>
    <w:rsid w:val="00DA6D45"/>
    <w:rsid w:val="00DA77DC"/>
    <w:rsid w:val="00DA7B35"/>
    <w:rsid w:val="00DB0CE0"/>
    <w:rsid w:val="00DB1949"/>
    <w:rsid w:val="00DB1E35"/>
    <w:rsid w:val="00DB23B4"/>
    <w:rsid w:val="00DB245B"/>
    <w:rsid w:val="00DB25D4"/>
    <w:rsid w:val="00DB2E20"/>
    <w:rsid w:val="00DB37F5"/>
    <w:rsid w:val="00DB717B"/>
    <w:rsid w:val="00DB7641"/>
    <w:rsid w:val="00DC04F3"/>
    <w:rsid w:val="00DC11A7"/>
    <w:rsid w:val="00DC1688"/>
    <w:rsid w:val="00DC500B"/>
    <w:rsid w:val="00DC562E"/>
    <w:rsid w:val="00DC5BF8"/>
    <w:rsid w:val="00DC5C8E"/>
    <w:rsid w:val="00DD2CF9"/>
    <w:rsid w:val="00DD371B"/>
    <w:rsid w:val="00DD3D46"/>
    <w:rsid w:val="00DD48B0"/>
    <w:rsid w:val="00DE027B"/>
    <w:rsid w:val="00DE08B3"/>
    <w:rsid w:val="00DE17B2"/>
    <w:rsid w:val="00DE3AF0"/>
    <w:rsid w:val="00DE46EB"/>
    <w:rsid w:val="00DE489A"/>
    <w:rsid w:val="00DE5515"/>
    <w:rsid w:val="00DE6822"/>
    <w:rsid w:val="00DE692A"/>
    <w:rsid w:val="00DE799F"/>
    <w:rsid w:val="00DF0119"/>
    <w:rsid w:val="00DF1668"/>
    <w:rsid w:val="00DF1781"/>
    <w:rsid w:val="00DF1A58"/>
    <w:rsid w:val="00DF22A6"/>
    <w:rsid w:val="00DF2A57"/>
    <w:rsid w:val="00DF2B97"/>
    <w:rsid w:val="00DF38C6"/>
    <w:rsid w:val="00DF5C65"/>
    <w:rsid w:val="00DF6E40"/>
    <w:rsid w:val="00E00693"/>
    <w:rsid w:val="00E01120"/>
    <w:rsid w:val="00E05E90"/>
    <w:rsid w:val="00E0776E"/>
    <w:rsid w:val="00E12708"/>
    <w:rsid w:val="00E12DE9"/>
    <w:rsid w:val="00E131C6"/>
    <w:rsid w:val="00E1341D"/>
    <w:rsid w:val="00E14005"/>
    <w:rsid w:val="00E1427D"/>
    <w:rsid w:val="00E147B8"/>
    <w:rsid w:val="00E14925"/>
    <w:rsid w:val="00E14D5A"/>
    <w:rsid w:val="00E1525A"/>
    <w:rsid w:val="00E15FA7"/>
    <w:rsid w:val="00E170BA"/>
    <w:rsid w:val="00E174C0"/>
    <w:rsid w:val="00E17AE2"/>
    <w:rsid w:val="00E20331"/>
    <w:rsid w:val="00E20557"/>
    <w:rsid w:val="00E20B25"/>
    <w:rsid w:val="00E22B9B"/>
    <w:rsid w:val="00E22F23"/>
    <w:rsid w:val="00E249CE"/>
    <w:rsid w:val="00E24B5A"/>
    <w:rsid w:val="00E3204D"/>
    <w:rsid w:val="00E3273F"/>
    <w:rsid w:val="00E32F30"/>
    <w:rsid w:val="00E32FCB"/>
    <w:rsid w:val="00E335F9"/>
    <w:rsid w:val="00E379D7"/>
    <w:rsid w:val="00E409E8"/>
    <w:rsid w:val="00E40E68"/>
    <w:rsid w:val="00E440EC"/>
    <w:rsid w:val="00E4433B"/>
    <w:rsid w:val="00E4662A"/>
    <w:rsid w:val="00E46810"/>
    <w:rsid w:val="00E46FEE"/>
    <w:rsid w:val="00E47027"/>
    <w:rsid w:val="00E47E20"/>
    <w:rsid w:val="00E506E9"/>
    <w:rsid w:val="00E5156C"/>
    <w:rsid w:val="00E52161"/>
    <w:rsid w:val="00E522B7"/>
    <w:rsid w:val="00E52405"/>
    <w:rsid w:val="00E52AF2"/>
    <w:rsid w:val="00E52C03"/>
    <w:rsid w:val="00E53395"/>
    <w:rsid w:val="00E53A35"/>
    <w:rsid w:val="00E56144"/>
    <w:rsid w:val="00E5683C"/>
    <w:rsid w:val="00E575CE"/>
    <w:rsid w:val="00E60191"/>
    <w:rsid w:val="00E6175B"/>
    <w:rsid w:val="00E618B2"/>
    <w:rsid w:val="00E6255F"/>
    <w:rsid w:val="00E62C59"/>
    <w:rsid w:val="00E632F2"/>
    <w:rsid w:val="00E64C36"/>
    <w:rsid w:val="00E70356"/>
    <w:rsid w:val="00E7096E"/>
    <w:rsid w:val="00E70F23"/>
    <w:rsid w:val="00E725AC"/>
    <w:rsid w:val="00E725ED"/>
    <w:rsid w:val="00E72C80"/>
    <w:rsid w:val="00E73BC1"/>
    <w:rsid w:val="00E74EDE"/>
    <w:rsid w:val="00E751B5"/>
    <w:rsid w:val="00E7607C"/>
    <w:rsid w:val="00E77952"/>
    <w:rsid w:val="00E8101B"/>
    <w:rsid w:val="00E81BFC"/>
    <w:rsid w:val="00E81CEC"/>
    <w:rsid w:val="00E83DE7"/>
    <w:rsid w:val="00E846E3"/>
    <w:rsid w:val="00E859DC"/>
    <w:rsid w:val="00E85A6B"/>
    <w:rsid w:val="00E8736C"/>
    <w:rsid w:val="00E877DB"/>
    <w:rsid w:val="00E908AD"/>
    <w:rsid w:val="00E91559"/>
    <w:rsid w:val="00E918F0"/>
    <w:rsid w:val="00E91914"/>
    <w:rsid w:val="00E92A14"/>
    <w:rsid w:val="00E93399"/>
    <w:rsid w:val="00E93D55"/>
    <w:rsid w:val="00E93D89"/>
    <w:rsid w:val="00E94221"/>
    <w:rsid w:val="00E94436"/>
    <w:rsid w:val="00E94CB1"/>
    <w:rsid w:val="00E950FB"/>
    <w:rsid w:val="00E95161"/>
    <w:rsid w:val="00E951E0"/>
    <w:rsid w:val="00E953E4"/>
    <w:rsid w:val="00E95576"/>
    <w:rsid w:val="00E969BC"/>
    <w:rsid w:val="00E96C8C"/>
    <w:rsid w:val="00E970FF"/>
    <w:rsid w:val="00EA211C"/>
    <w:rsid w:val="00EA23DC"/>
    <w:rsid w:val="00EA33D8"/>
    <w:rsid w:val="00EA4730"/>
    <w:rsid w:val="00EA4A07"/>
    <w:rsid w:val="00EA74C9"/>
    <w:rsid w:val="00EA7F05"/>
    <w:rsid w:val="00EA7FB8"/>
    <w:rsid w:val="00EB555E"/>
    <w:rsid w:val="00EB55CF"/>
    <w:rsid w:val="00EB6E38"/>
    <w:rsid w:val="00EB6EEE"/>
    <w:rsid w:val="00EB7AA9"/>
    <w:rsid w:val="00EC127F"/>
    <w:rsid w:val="00EC13AB"/>
    <w:rsid w:val="00EC32BC"/>
    <w:rsid w:val="00EC350F"/>
    <w:rsid w:val="00EC3C7B"/>
    <w:rsid w:val="00EC7B40"/>
    <w:rsid w:val="00ED014B"/>
    <w:rsid w:val="00ED1F52"/>
    <w:rsid w:val="00ED229F"/>
    <w:rsid w:val="00ED2544"/>
    <w:rsid w:val="00ED298A"/>
    <w:rsid w:val="00ED2C97"/>
    <w:rsid w:val="00ED3CA3"/>
    <w:rsid w:val="00ED4043"/>
    <w:rsid w:val="00ED69EA"/>
    <w:rsid w:val="00EE1A5D"/>
    <w:rsid w:val="00EE1EEA"/>
    <w:rsid w:val="00EE45A8"/>
    <w:rsid w:val="00EE4AEC"/>
    <w:rsid w:val="00EE54FD"/>
    <w:rsid w:val="00EE5872"/>
    <w:rsid w:val="00EE5908"/>
    <w:rsid w:val="00EE5959"/>
    <w:rsid w:val="00EE5CF6"/>
    <w:rsid w:val="00EF02DD"/>
    <w:rsid w:val="00EF0860"/>
    <w:rsid w:val="00EF1AF0"/>
    <w:rsid w:val="00EF2402"/>
    <w:rsid w:val="00EF2813"/>
    <w:rsid w:val="00EF2CB7"/>
    <w:rsid w:val="00EF329D"/>
    <w:rsid w:val="00EF38B4"/>
    <w:rsid w:val="00EF6DF5"/>
    <w:rsid w:val="00F007A5"/>
    <w:rsid w:val="00F00904"/>
    <w:rsid w:val="00F00F76"/>
    <w:rsid w:val="00F01280"/>
    <w:rsid w:val="00F0193D"/>
    <w:rsid w:val="00F028A6"/>
    <w:rsid w:val="00F046AE"/>
    <w:rsid w:val="00F04E77"/>
    <w:rsid w:val="00F06001"/>
    <w:rsid w:val="00F060D7"/>
    <w:rsid w:val="00F061EF"/>
    <w:rsid w:val="00F063FD"/>
    <w:rsid w:val="00F104C9"/>
    <w:rsid w:val="00F126D6"/>
    <w:rsid w:val="00F14887"/>
    <w:rsid w:val="00F15E46"/>
    <w:rsid w:val="00F17330"/>
    <w:rsid w:val="00F17FAB"/>
    <w:rsid w:val="00F2062C"/>
    <w:rsid w:val="00F20D50"/>
    <w:rsid w:val="00F21144"/>
    <w:rsid w:val="00F23279"/>
    <w:rsid w:val="00F24642"/>
    <w:rsid w:val="00F247BF"/>
    <w:rsid w:val="00F2626F"/>
    <w:rsid w:val="00F30490"/>
    <w:rsid w:val="00F32332"/>
    <w:rsid w:val="00F32985"/>
    <w:rsid w:val="00F333E9"/>
    <w:rsid w:val="00F33A24"/>
    <w:rsid w:val="00F33EF4"/>
    <w:rsid w:val="00F34155"/>
    <w:rsid w:val="00F34876"/>
    <w:rsid w:val="00F3593F"/>
    <w:rsid w:val="00F35FA6"/>
    <w:rsid w:val="00F36184"/>
    <w:rsid w:val="00F404A2"/>
    <w:rsid w:val="00F41199"/>
    <w:rsid w:val="00F414FB"/>
    <w:rsid w:val="00F4186A"/>
    <w:rsid w:val="00F428D2"/>
    <w:rsid w:val="00F42B37"/>
    <w:rsid w:val="00F43B7A"/>
    <w:rsid w:val="00F44721"/>
    <w:rsid w:val="00F45781"/>
    <w:rsid w:val="00F45A49"/>
    <w:rsid w:val="00F46A2A"/>
    <w:rsid w:val="00F46E32"/>
    <w:rsid w:val="00F470F1"/>
    <w:rsid w:val="00F470FB"/>
    <w:rsid w:val="00F47C9B"/>
    <w:rsid w:val="00F47E50"/>
    <w:rsid w:val="00F50103"/>
    <w:rsid w:val="00F50177"/>
    <w:rsid w:val="00F50AA4"/>
    <w:rsid w:val="00F51B7A"/>
    <w:rsid w:val="00F52049"/>
    <w:rsid w:val="00F535E2"/>
    <w:rsid w:val="00F537EF"/>
    <w:rsid w:val="00F5399D"/>
    <w:rsid w:val="00F53C7B"/>
    <w:rsid w:val="00F543C6"/>
    <w:rsid w:val="00F54C40"/>
    <w:rsid w:val="00F55219"/>
    <w:rsid w:val="00F56359"/>
    <w:rsid w:val="00F564E1"/>
    <w:rsid w:val="00F60235"/>
    <w:rsid w:val="00F618F8"/>
    <w:rsid w:val="00F62544"/>
    <w:rsid w:val="00F62D8E"/>
    <w:rsid w:val="00F63DAB"/>
    <w:rsid w:val="00F643C0"/>
    <w:rsid w:val="00F644DB"/>
    <w:rsid w:val="00F64ECE"/>
    <w:rsid w:val="00F65390"/>
    <w:rsid w:val="00F65F33"/>
    <w:rsid w:val="00F66708"/>
    <w:rsid w:val="00F66E21"/>
    <w:rsid w:val="00F67334"/>
    <w:rsid w:val="00F67658"/>
    <w:rsid w:val="00F6796F"/>
    <w:rsid w:val="00F67B04"/>
    <w:rsid w:val="00F72BF9"/>
    <w:rsid w:val="00F738A9"/>
    <w:rsid w:val="00F747B6"/>
    <w:rsid w:val="00F77D10"/>
    <w:rsid w:val="00F83740"/>
    <w:rsid w:val="00F83F1E"/>
    <w:rsid w:val="00F84179"/>
    <w:rsid w:val="00F846CB"/>
    <w:rsid w:val="00F853B4"/>
    <w:rsid w:val="00F85838"/>
    <w:rsid w:val="00F86073"/>
    <w:rsid w:val="00F86251"/>
    <w:rsid w:val="00F8753B"/>
    <w:rsid w:val="00F903D4"/>
    <w:rsid w:val="00F909AA"/>
    <w:rsid w:val="00F93E48"/>
    <w:rsid w:val="00F9402D"/>
    <w:rsid w:val="00FA01A2"/>
    <w:rsid w:val="00FA0ECB"/>
    <w:rsid w:val="00FA20A4"/>
    <w:rsid w:val="00FA25C2"/>
    <w:rsid w:val="00FA2652"/>
    <w:rsid w:val="00FA3246"/>
    <w:rsid w:val="00FA37C1"/>
    <w:rsid w:val="00FA5A01"/>
    <w:rsid w:val="00FA6676"/>
    <w:rsid w:val="00FA6881"/>
    <w:rsid w:val="00FA68E4"/>
    <w:rsid w:val="00FB0546"/>
    <w:rsid w:val="00FB05F1"/>
    <w:rsid w:val="00FB0C40"/>
    <w:rsid w:val="00FB327E"/>
    <w:rsid w:val="00FB520E"/>
    <w:rsid w:val="00FB5A2D"/>
    <w:rsid w:val="00FB6A2A"/>
    <w:rsid w:val="00FC02EF"/>
    <w:rsid w:val="00FC0F78"/>
    <w:rsid w:val="00FC1E6F"/>
    <w:rsid w:val="00FC26D2"/>
    <w:rsid w:val="00FC2B4A"/>
    <w:rsid w:val="00FC4008"/>
    <w:rsid w:val="00FC4760"/>
    <w:rsid w:val="00FC4AEB"/>
    <w:rsid w:val="00FC4ED9"/>
    <w:rsid w:val="00FC76D8"/>
    <w:rsid w:val="00FD0066"/>
    <w:rsid w:val="00FD0069"/>
    <w:rsid w:val="00FD07B0"/>
    <w:rsid w:val="00FD1881"/>
    <w:rsid w:val="00FD1D1A"/>
    <w:rsid w:val="00FD3867"/>
    <w:rsid w:val="00FD3984"/>
    <w:rsid w:val="00FD3A04"/>
    <w:rsid w:val="00FD56A5"/>
    <w:rsid w:val="00FD5BD0"/>
    <w:rsid w:val="00FD6E8E"/>
    <w:rsid w:val="00FE22B3"/>
    <w:rsid w:val="00FE290A"/>
    <w:rsid w:val="00FE2EA2"/>
    <w:rsid w:val="00FE3689"/>
    <w:rsid w:val="00FE3DC6"/>
    <w:rsid w:val="00FE3E01"/>
    <w:rsid w:val="00FE4140"/>
    <w:rsid w:val="00FE47D9"/>
    <w:rsid w:val="00FE5C05"/>
    <w:rsid w:val="00FE5F21"/>
    <w:rsid w:val="00FE5F4B"/>
    <w:rsid w:val="00FE6F1C"/>
    <w:rsid w:val="00FF0097"/>
    <w:rsid w:val="00FF0E91"/>
    <w:rsid w:val="00FF10DF"/>
    <w:rsid w:val="00FF1D02"/>
    <w:rsid w:val="00FF1E2A"/>
    <w:rsid w:val="00FF2521"/>
    <w:rsid w:val="00FF3521"/>
    <w:rsid w:val="00FF413C"/>
    <w:rsid w:val="00FF5829"/>
    <w:rsid w:val="00FF589A"/>
    <w:rsid w:val="00FF6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17D92"/>
  <w15:chartTrackingRefBased/>
  <w15:docId w15:val="{8CB6CE5D-89F5-434A-921A-DE7CB5A2B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164"/>
  </w:style>
  <w:style w:type="paragraph" w:styleId="Heading1">
    <w:name w:val="heading 1"/>
    <w:basedOn w:val="Normal"/>
    <w:next w:val="Normal"/>
    <w:link w:val="Heading1Char"/>
    <w:uiPriority w:val="9"/>
    <w:qFormat/>
    <w:rsid w:val="000740C4"/>
    <w:pPr>
      <w:keepNext/>
      <w:keepLines/>
      <w:spacing w:before="360" w:after="40" w:line="240" w:lineRule="auto"/>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semiHidden/>
    <w:unhideWhenUsed/>
    <w:qFormat/>
    <w:rsid w:val="00542164"/>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54216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542164"/>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542164"/>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542164"/>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542164"/>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542164"/>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542164"/>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Normal"/>
    <w:rsid w:val="008C7A5A"/>
    <w:pPr>
      <w:keepNext/>
      <w:spacing w:before="240" w:after="120" w:line="480" w:lineRule="auto"/>
      <w:outlineLvl w:val="0"/>
    </w:pPr>
    <w:rPr>
      <w:rFonts w:ascii="Arial Narrow" w:eastAsia="Calibri" w:hAnsi="Arial Narrow" w:cs="Times New Roman"/>
      <w:b/>
      <w:sz w:val="32"/>
      <w:szCs w:val="24"/>
    </w:rPr>
  </w:style>
  <w:style w:type="paragraph" w:styleId="ListParagraph">
    <w:name w:val="List Paragraph"/>
    <w:basedOn w:val="Normal"/>
    <w:uiPriority w:val="34"/>
    <w:qFormat/>
    <w:rsid w:val="00292B71"/>
    <w:pPr>
      <w:ind w:left="720"/>
      <w:contextualSpacing/>
    </w:pPr>
  </w:style>
  <w:style w:type="character" w:styleId="CommentReference">
    <w:name w:val="annotation reference"/>
    <w:basedOn w:val="DefaultParagraphFont"/>
    <w:uiPriority w:val="99"/>
    <w:semiHidden/>
    <w:unhideWhenUsed/>
    <w:rsid w:val="002C3C12"/>
    <w:rPr>
      <w:sz w:val="16"/>
      <w:szCs w:val="16"/>
    </w:rPr>
  </w:style>
  <w:style w:type="paragraph" w:styleId="CommentText">
    <w:name w:val="annotation text"/>
    <w:basedOn w:val="Normal"/>
    <w:link w:val="CommentTextChar"/>
    <w:uiPriority w:val="99"/>
    <w:unhideWhenUsed/>
    <w:rsid w:val="002C3C12"/>
    <w:pPr>
      <w:spacing w:line="240" w:lineRule="auto"/>
    </w:pPr>
    <w:rPr>
      <w:sz w:val="20"/>
      <w:szCs w:val="20"/>
    </w:rPr>
  </w:style>
  <w:style w:type="character" w:customStyle="1" w:styleId="CommentTextChar">
    <w:name w:val="Comment Text Char"/>
    <w:basedOn w:val="DefaultParagraphFont"/>
    <w:link w:val="CommentText"/>
    <w:uiPriority w:val="99"/>
    <w:rsid w:val="002C3C12"/>
    <w:rPr>
      <w:sz w:val="20"/>
      <w:szCs w:val="20"/>
    </w:rPr>
  </w:style>
  <w:style w:type="paragraph" w:styleId="CommentSubject">
    <w:name w:val="annotation subject"/>
    <w:basedOn w:val="CommentText"/>
    <w:next w:val="CommentText"/>
    <w:link w:val="CommentSubjectChar"/>
    <w:uiPriority w:val="99"/>
    <w:semiHidden/>
    <w:unhideWhenUsed/>
    <w:rsid w:val="002C3C12"/>
    <w:rPr>
      <w:b/>
      <w:bCs/>
    </w:rPr>
  </w:style>
  <w:style w:type="character" w:customStyle="1" w:styleId="CommentSubjectChar">
    <w:name w:val="Comment Subject Char"/>
    <w:basedOn w:val="CommentTextChar"/>
    <w:link w:val="CommentSubject"/>
    <w:uiPriority w:val="99"/>
    <w:semiHidden/>
    <w:rsid w:val="002C3C12"/>
    <w:rPr>
      <w:b/>
      <w:bCs/>
      <w:sz w:val="20"/>
      <w:szCs w:val="20"/>
    </w:rPr>
  </w:style>
  <w:style w:type="character" w:customStyle="1" w:styleId="Heading1Char">
    <w:name w:val="Heading 1 Char"/>
    <w:basedOn w:val="DefaultParagraphFont"/>
    <w:link w:val="Heading1"/>
    <w:uiPriority w:val="9"/>
    <w:rsid w:val="000740C4"/>
    <w:rPr>
      <w:rFonts w:ascii="Times New Roman" w:eastAsiaTheme="majorEastAsia" w:hAnsi="Times New Roman" w:cstheme="majorBidi"/>
      <w:b/>
      <w:sz w:val="40"/>
      <w:szCs w:val="40"/>
    </w:rPr>
  </w:style>
  <w:style w:type="table" w:customStyle="1" w:styleId="PlainTable11">
    <w:name w:val="Plain Table 11"/>
    <w:basedOn w:val="TableNormal"/>
    <w:next w:val="PlainTable1"/>
    <w:uiPriority w:val="41"/>
    <w:rsid w:val="009F2B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9F2B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5C07B8"/>
    <w:pPr>
      <w:spacing w:after="0" w:line="240" w:lineRule="auto"/>
    </w:pPr>
    <w:rPr>
      <w:rFonts w:ascii="Cambria" w:eastAsia="MS Mincho" w:hAnsi="Cambria" w:cs="Arial"/>
      <w:sz w:val="20"/>
      <w:szCs w:val="20"/>
    </w:rPr>
  </w:style>
  <w:style w:type="character" w:customStyle="1" w:styleId="FootnoteTextChar">
    <w:name w:val="Footnote Text Char"/>
    <w:basedOn w:val="DefaultParagraphFont"/>
    <w:link w:val="FootnoteText"/>
    <w:uiPriority w:val="99"/>
    <w:semiHidden/>
    <w:rsid w:val="005C07B8"/>
    <w:rPr>
      <w:rFonts w:ascii="Cambria" w:eastAsia="MS Mincho" w:hAnsi="Cambria" w:cs="Arial"/>
      <w:sz w:val="20"/>
      <w:szCs w:val="20"/>
    </w:rPr>
  </w:style>
  <w:style w:type="character" w:styleId="FootnoteReference">
    <w:name w:val="footnote reference"/>
    <w:uiPriority w:val="99"/>
    <w:semiHidden/>
    <w:unhideWhenUsed/>
    <w:rsid w:val="005C07B8"/>
    <w:rPr>
      <w:vertAlign w:val="superscript"/>
    </w:rPr>
  </w:style>
  <w:style w:type="character" w:styleId="Hyperlink">
    <w:name w:val="Hyperlink"/>
    <w:uiPriority w:val="99"/>
    <w:unhideWhenUsed/>
    <w:rsid w:val="00004C0F"/>
    <w:rPr>
      <w:color w:val="0000FF"/>
      <w:u w:val="single"/>
    </w:rPr>
  </w:style>
  <w:style w:type="paragraph" w:styleId="Header">
    <w:name w:val="header"/>
    <w:basedOn w:val="Normal"/>
    <w:link w:val="HeaderChar"/>
    <w:uiPriority w:val="99"/>
    <w:unhideWhenUsed/>
    <w:rsid w:val="00920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E67"/>
  </w:style>
  <w:style w:type="paragraph" w:styleId="Footer">
    <w:name w:val="footer"/>
    <w:basedOn w:val="Normal"/>
    <w:link w:val="FooterChar"/>
    <w:uiPriority w:val="99"/>
    <w:unhideWhenUsed/>
    <w:rsid w:val="00920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E67"/>
  </w:style>
  <w:style w:type="character" w:styleId="EndnoteReference">
    <w:name w:val="endnote reference"/>
    <w:basedOn w:val="DefaultParagraphFont"/>
    <w:uiPriority w:val="99"/>
    <w:semiHidden/>
    <w:unhideWhenUsed/>
    <w:rsid w:val="004120EF"/>
    <w:rPr>
      <w:vertAlign w:val="superscript"/>
    </w:rPr>
  </w:style>
  <w:style w:type="paragraph" w:styleId="HTMLPreformatted">
    <w:name w:val="HTML Preformatted"/>
    <w:basedOn w:val="Normal"/>
    <w:link w:val="HTMLPreformattedChar"/>
    <w:uiPriority w:val="99"/>
    <w:semiHidden/>
    <w:unhideWhenUsed/>
    <w:rsid w:val="008F6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67F3"/>
    <w:rPr>
      <w:rFonts w:ascii="Courier New" w:eastAsia="Times New Roman" w:hAnsi="Courier New" w:cs="Courier New"/>
      <w:sz w:val="20"/>
      <w:szCs w:val="20"/>
    </w:rPr>
  </w:style>
  <w:style w:type="character" w:customStyle="1" w:styleId="gnd-iwgdh3b">
    <w:name w:val="gnd-iwgdh3b"/>
    <w:basedOn w:val="DefaultParagraphFont"/>
    <w:rsid w:val="008F67F3"/>
  </w:style>
  <w:style w:type="character" w:customStyle="1" w:styleId="Heading2Char">
    <w:name w:val="Heading 2 Char"/>
    <w:basedOn w:val="DefaultParagraphFont"/>
    <w:link w:val="Heading2"/>
    <w:uiPriority w:val="9"/>
    <w:semiHidden/>
    <w:rsid w:val="00542164"/>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542164"/>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542164"/>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542164"/>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542164"/>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542164"/>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542164"/>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542164"/>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542164"/>
    <w:pPr>
      <w:spacing w:line="240" w:lineRule="auto"/>
    </w:pPr>
    <w:rPr>
      <w:b/>
      <w:bCs/>
      <w:smallCaps/>
      <w:color w:val="595959" w:themeColor="text1" w:themeTint="A6"/>
    </w:rPr>
  </w:style>
  <w:style w:type="paragraph" w:styleId="Title">
    <w:name w:val="Title"/>
    <w:basedOn w:val="Normal"/>
    <w:next w:val="Normal"/>
    <w:link w:val="TitleChar"/>
    <w:uiPriority w:val="10"/>
    <w:qFormat/>
    <w:rsid w:val="00542164"/>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542164"/>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542164"/>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542164"/>
    <w:rPr>
      <w:rFonts w:asciiTheme="majorHAnsi" w:eastAsiaTheme="majorEastAsia" w:hAnsiTheme="majorHAnsi" w:cstheme="majorBidi"/>
      <w:sz w:val="30"/>
      <w:szCs w:val="30"/>
    </w:rPr>
  </w:style>
  <w:style w:type="character" w:styleId="Strong">
    <w:name w:val="Strong"/>
    <w:basedOn w:val="DefaultParagraphFont"/>
    <w:uiPriority w:val="22"/>
    <w:qFormat/>
    <w:rsid w:val="00542164"/>
    <w:rPr>
      <w:b/>
      <w:bCs/>
    </w:rPr>
  </w:style>
  <w:style w:type="character" w:styleId="Emphasis">
    <w:name w:val="Emphasis"/>
    <w:basedOn w:val="DefaultParagraphFont"/>
    <w:uiPriority w:val="20"/>
    <w:qFormat/>
    <w:rsid w:val="00542164"/>
    <w:rPr>
      <w:i/>
      <w:iCs/>
      <w:color w:val="70AD47" w:themeColor="accent6"/>
    </w:rPr>
  </w:style>
  <w:style w:type="paragraph" w:styleId="NoSpacing">
    <w:name w:val="No Spacing"/>
    <w:uiPriority w:val="1"/>
    <w:qFormat/>
    <w:rsid w:val="00542164"/>
    <w:pPr>
      <w:spacing w:after="0" w:line="240" w:lineRule="auto"/>
    </w:pPr>
  </w:style>
  <w:style w:type="paragraph" w:styleId="Quote">
    <w:name w:val="Quote"/>
    <w:basedOn w:val="Normal"/>
    <w:next w:val="Normal"/>
    <w:link w:val="QuoteChar"/>
    <w:uiPriority w:val="29"/>
    <w:qFormat/>
    <w:rsid w:val="00542164"/>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542164"/>
    <w:rPr>
      <w:i/>
      <w:iCs/>
      <w:color w:val="262626" w:themeColor="text1" w:themeTint="D9"/>
    </w:rPr>
  </w:style>
  <w:style w:type="paragraph" w:styleId="IntenseQuote">
    <w:name w:val="Intense Quote"/>
    <w:basedOn w:val="Normal"/>
    <w:next w:val="Normal"/>
    <w:link w:val="IntenseQuoteChar"/>
    <w:uiPriority w:val="30"/>
    <w:qFormat/>
    <w:rsid w:val="00542164"/>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542164"/>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542164"/>
    <w:rPr>
      <w:i/>
      <w:iCs/>
    </w:rPr>
  </w:style>
  <w:style w:type="character" w:styleId="IntenseEmphasis">
    <w:name w:val="Intense Emphasis"/>
    <w:basedOn w:val="DefaultParagraphFont"/>
    <w:uiPriority w:val="21"/>
    <w:qFormat/>
    <w:rsid w:val="00542164"/>
    <w:rPr>
      <w:b/>
      <w:bCs/>
      <w:i/>
      <w:iCs/>
    </w:rPr>
  </w:style>
  <w:style w:type="character" w:styleId="SubtleReference">
    <w:name w:val="Subtle Reference"/>
    <w:basedOn w:val="DefaultParagraphFont"/>
    <w:uiPriority w:val="31"/>
    <w:qFormat/>
    <w:rsid w:val="00542164"/>
    <w:rPr>
      <w:smallCaps/>
      <w:color w:val="595959" w:themeColor="text1" w:themeTint="A6"/>
    </w:rPr>
  </w:style>
  <w:style w:type="character" w:styleId="IntenseReference">
    <w:name w:val="Intense Reference"/>
    <w:basedOn w:val="DefaultParagraphFont"/>
    <w:uiPriority w:val="32"/>
    <w:qFormat/>
    <w:rsid w:val="00542164"/>
    <w:rPr>
      <w:b/>
      <w:bCs/>
      <w:smallCaps/>
      <w:color w:val="70AD47" w:themeColor="accent6"/>
    </w:rPr>
  </w:style>
  <w:style w:type="character" w:styleId="BookTitle">
    <w:name w:val="Book Title"/>
    <w:basedOn w:val="DefaultParagraphFont"/>
    <w:uiPriority w:val="33"/>
    <w:qFormat/>
    <w:rsid w:val="00542164"/>
    <w:rPr>
      <w:b/>
      <w:bCs/>
      <w:caps w:val="0"/>
      <w:smallCaps/>
      <w:spacing w:val="7"/>
      <w:sz w:val="21"/>
      <w:szCs w:val="21"/>
    </w:rPr>
  </w:style>
  <w:style w:type="paragraph" w:styleId="TOCHeading">
    <w:name w:val="TOC Heading"/>
    <w:basedOn w:val="Heading1"/>
    <w:next w:val="Normal"/>
    <w:uiPriority w:val="39"/>
    <w:semiHidden/>
    <w:unhideWhenUsed/>
    <w:qFormat/>
    <w:rsid w:val="00542164"/>
    <w:pPr>
      <w:outlineLvl w:val="9"/>
    </w:pPr>
  </w:style>
  <w:style w:type="table" w:styleId="TableGrid">
    <w:name w:val="Table Grid"/>
    <w:basedOn w:val="TableNormal"/>
    <w:uiPriority w:val="39"/>
    <w:rsid w:val="00313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051F2"/>
    <w:pPr>
      <w:spacing w:after="0" w:line="240" w:lineRule="auto"/>
    </w:pPr>
  </w:style>
  <w:style w:type="character" w:styleId="FollowedHyperlink">
    <w:name w:val="FollowedHyperlink"/>
    <w:basedOn w:val="DefaultParagraphFont"/>
    <w:uiPriority w:val="99"/>
    <w:semiHidden/>
    <w:unhideWhenUsed/>
    <w:rsid w:val="00257E0E"/>
    <w:rPr>
      <w:color w:val="954F72" w:themeColor="followedHyperlink"/>
      <w:u w:val="single"/>
    </w:rPr>
  </w:style>
  <w:style w:type="table" w:styleId="TableGridLight">
    <w:name w:val="Grid Table Light"/>
    <w:basedOn w:val="TableNormal"/>
    <w:uiPriority w:val="40"/>
    <w:rsid w:val="00783D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Spacing1">
    <w:name w:val="No Spacing1"/>
    <w:uiPriority w:val="1"/>
    <w:qFormat/>
    <w:rsid w:val="000A60B1"/>
    <w:pPr>
      <w:spacing w:after="0" w:line="240" w:lineRule="auto"/>
    </w:pPr>
    <w:rPr>
      <w:rFonts w:ascii="Calibri" w:eastAsia="Calibri" w:hAnsi="Calibri" w:cs="Times New Roman"/>
      <w:sz w:val="22"/>
      <w:szCs w:val="22"/>
    </w:rPr>
  </w:style>
  <w:style w:type="character" w:styleId="UnresolvedMention">
    <w:name w:val="Unresolved Mention"/>
    <w:basedOn w:val="DefaultParagraphFont"/>
    <w:uiPriority w:val="99"/>
    <w:semiHidden/>
    <w:unhideWhenUsed/>
    <w:rsid w:val="00822337"/>
    <w:rPr>
      <w:color w:val="605E5C"/>
      <w:shd w:val="clear" w:color="auto" w:fill="E1DFDD"/>
    </w:rPr>
  </w:style>
  <w:style w:type="character" w:customStyle="1" w:styleId="normaltextrun">
    <w:name w:val="normaltextrun"/>
    <w:basedOn w:val="DefaultParagraphFont"/>
    <w:rsid w:val="00577F4A"/>
  </w:style>
  <w:style w:type="character" w:customStyle="1" w:styleId="eop">
    <w:name w:val="eop"/>
    <w:basedOn w:val="DefaultParagraphFont"/>
    <w:rsid w:val="00D26176"/>
  </w:style>
  <w:style w:type="paragraph" w:customStyle="1" w:styleId="paragraph">
    <w:name w:val="paragraph"/>
    <w:basedOn w:val="Normal"/>
    <w:rsid w:val="00E506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E506E9"/>
  </w:style>
  <w:style w:type="character" w:customStyle="1" w:styleId="cf01">
    <w:name w:val="cf01"/>
    <w:basedOn w:val="DefaultParagraphFont"/>
    <w:rsid w:val="005867F9"/>
    <w:rPr>
      <w:rFonts w:ascii="Segoe UI" w:hAnsi="Segoe UI" w:cs="Segoe UI" w:hint="default"/>
      <w:b/>
      <w:bCs/>
      <w:sz w:val="18"/>
      <w:szCs w:val="18"/>
    </w:rPr>
  </w:style>
  <w:style w:type="character" w:styleId="LineNumber">
    <w:name w:val="line number"/>
    <w:basedOn w:val="DefaultParagraphFont"/>
    <w:uiPriority w:val="99"/>
    <w:semiHidden/>
    <w:unhideWhenUsed/>
    <w:rsid w:val="00C44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07860">
      <w:bodyDiv w:val="1"/>
      <w:marLeft w:val="0"/>
      <w:marRight w:val="0"/>
      <w:marTop w:val="0"/>
      <w:marBottom w:val="0"/>
      <w:divBdr>
        <w:top w:val="none" w:sz="0" w:space="0" w:color="auto"/>
        <w:left w:val="none" w:sz="0" w:space="0" w:color="auto"/>
        <w:bottom w:val="none" w:sz="0" w:space="0" w:color="auto"/>
        <w:right w:val="none" w:sz="0" w:space="0" w:color="auto"/>
      </w:divBdr>
    </w:div>
    <w:div w:id="121316256">
      <w:bodyDiv w:val="1"/>
      <w:marLeft w:val="0"/>
      <w:marRight w:val="0"/>
      <w:marTop w:val="0"/>
      <w:marBottom w:val="0"/>
      <w:divBdr>
        <w:top w:val="none" w:sz="0" w:space="0" w:color="auto"/>
        <w:left w:val="none" w:sz="0" w:space="0" w:color="auto"/>
        <w:bottom w:val="none" w:sz="0" w:space="0" w:color="auto"/>
        <w:right w:val="none" w:sz="0" w:space="0" w:color="auto"/>
      </w:divBdr>
    </w:div>
    <w:div w:id="131218856">
      <w:bodyDiv w:val="1"/>
      <w:marLeft w:val="0"/>
      <w:marRight w:val="0"/>
      <w:marTop w:val="0"/>
      <w:marBottom w:val="0"/>
      <w:divBdr>
        <w:top w:val="none" w:sz="0" w:space="0" w:color="auto"/>
        <w:left w:val="none" w:sz="0" w:space="0" w:color="auto"/>
        <w:bottom w:val="none" w:sz="0" w:space="0" w:color="auto"/>
        <w:right w:val="none" w:sz="0" w:space="0" w:color="auto"/>
      </w:divBdr>
    </w:div>
    <w:div w:id="165823574">
      <w:bodyDiv w:val="1"/>
      <w:marLeft w:val="0"/>
      <w:marRight w:val="0"/>
      <w:marTop w:val="0"/>
      <w:marBottom w:val="0"/>
      <w:divBdr>
        <w:top w:val="none" w:sz="0" w:space="0" w:color="auto"/>
        <w:left w:val="none" w:sz="0" w:space="0" w:color="auto"/>
        <w:bottom w:val="none" w:sz="0" w:space="0" w:color="auto"/>
        <w:right w:val="none" w:sz="0" w:space="0" w:color="auto"/>
      </w:divBdr>
    </w:div>
    <w:div w:id="215628473">
      <w:bodyDiv w:val="1"/>
      <w:marLeft w:val="0"/>
      <w:marRight w:val="0"/>
      <w:marTop w:val="0"/>
      <w:marBottom w:val="0"/>
      <w:divBdr>
        <w:top w:val="none" w:sz="0" w:space="0" w:color="auto"/>
        <w:left w:val="none" w:sz="0" w:space="0" w:color="auto"/>
        <w:bottom w:val="none" w:sz="0" w:space="0" w:color="auto"/>
        <w:right w:val="none" w:sz="0" w:space="0" w:color="auto"/>
      </w:divBdr>
    </w:div>
    <w:div w:id="303897448">
      <w:bodyDiv w:val="1"/>
      <w:marLeft w:val="0"/>
      <w:marRight w:val="0"/>
      <w:marTop w:val="0"/>
      <w:marBottom w:val="0"/>
      <w:divBdr>
        <w:top w:val="none" w:sz="0" w:space="0" w:color="auto"/>
        <w:left w:val="none" w:sz="0" w:space="0" w:color="auto"/>
        <w:bottom w:val="none" w:sz="0" w:space="0" w:color="auto"/>
        <w:right w:val="none" w:sz="0" w:space="0" w:color="auto"/>
      </w:divBdr>
      <w:divsChild>
        <w:div w:id="1607620232">
          <w:marLeft w:val="0"/>
          <w:marRight w:val="0"/>
          <w:marTop w:val="0"/>
          <w:marBottom w:val="0"/>
          <w:divBdr>
            <w:top w:val="none" w:sz="0" w:space="0" w:color="auto"/>
            <w:left w:val="none" w:sz="0" w:space="0" w:color="auto"/>
            <w:bottom w:val="none" w:sz="0" w:space="0" w:color="auto"/>
            <w:right w:val="none" w:sz="0" w:space="0" w:color="auto"/>
          </w:divBdr>
          <w:divsChild>
            <w:div w:id="24647407">
              <w:marLeft w:val="0"/>
              <w:marRight w:val="0"/>
              <w:marTop w:val="0"/>
              <w:marBottom w:val="0"/>
              <w:divBdr>
                <w:top w:val="none" w:sz="0" w:space="0" w:color="auto"/>
                <w:left w:val="none" w:sz="0" w:space="0" w:color="auto"/>
                <w:bottom w:val="none" w:sz="0" w:space="0" w:color="auto"/>
                <w:right w:val="none" w:sz="0" w:space="0" w:color="auto"/>
              </w:divBdr>
            </w:div>
          </w:divsChild>
        </w:div>
        <w:div w:id="2093156599">
          <w:marLeft w:val="0"/>
          <w:marRight w:val="0"/>
          <w:marTop w:val="0"/>
          <w:marBottom w:val="0"/>
          <w:divBdr>
            <w:top w:val="none" w:sz="0" w:space="0" w:color="auto"/>
            <w:left w:val="none" w:sz="0" w:space="0" w:color="auto"/>
            <w:bottom w:val="none" w:sz="0" w:space="0" w:color="auto"/>
            <w:right w:val="none" w:sz="0" w:space="0" w:color="auto"/>
          </w:divBdr>
          <w:divsChild>
            <w:div w:id="63570127">
              <w:marLeft w:val="0"/>
              <w:marRight w:val="0"/>
              <w:marTop w:val="0"/>
              <w:marBottom w:val="0"/>
              <w:divBdr>
                <w:top w:val="none" w:sz="0" w:space="0" w:color="auto"/>
                <w:left w:val="none" w:sz="0" w:space="0" w:color="auto"/>
                <w:bottom w:val="none" w:sz="0" w:space="0" w:color="auto"/>
                <w:right w:val="none" w:sz="0" w:space="0" w:color="auto"/>
              </w:divBdr>
            </w:div>
          </w:divsChild>
        </w:div>
        <w:div w:id="302734882">
          <w:marLeft w:val="0"/>
          <w:marRight w:val="0"/>
          <w:marTop w:val="0"/>
          <w:marBottom w:val="0"/>
          <w:divBdr>
            <w:top w:val="none" w:sz="0" w:space="0" w:color="auto"/>
            <w:left w:val="none" w:sz="0" w:space="0" w:color="auto"/>
            <w:bottom w:val="none" w:sz="0" w:space="0" w:color="auto"/>
            <w:right w:val="none" w:sz="0" w:space="0" w:color="auto"/>
          </w:divBdr>
          <w:divsChild>
            <w:div w:id="1210263869">
              <w:marLeft w:val="0"/>
              <w:marRight w:val="0"/>
              <w:marTop w:val="0"/>
              <w:marBottom w:val="0"/>
              <w:divBdr>
                <w:top w:val="none" w:sz="0" w:space="0" w:color="auto"/>
                <w:left w:val="none" w:sz="0" w:space="0" w:color="auto"/>
                <w:bottom w:val="none" w:sz="0" w:space="0" w:color="auto"/>
                <w:right w:val="none" w:sz="0" w:space="0" w:color="auto"/>
              </w:divBdr>
            </w:div>
          </w:divsChild>
        </w:div>
        <w:div w:id="1504468438">
          <w:marLeft w:val="0"/>
          <w:marRight w:val="0"/>
          <w:marTop w:val="0"/>
          <w:marBottom w:val="0"/>
          <w:divBdr>
            <w:top w:val="none" w:sz="0" w:space="0" w:color="auto"/>
            <w:left w:val="none" w:sz="0" w:space="0" w:color="auto"/>
            <w:bottom w:val="none" w:sz="0" w:space="0" w:color="auto"/>
            <w:right w:val="none" w:sz="0" w:space="0" w:color="auto"/>
          </w:divBdr>
          <w:divsChild>
            <w:div w:id="352003560">
              <w:marLeft w:val="0"/>
              <w:marRight w:val="0"/>
              <w:marTop w:val="0"/>
              <w:marBottom w:val="0"/>
              <w:divBdr>
                <w:top w:val="none" w:sz="0" w:space="0" w:color="auto"/>
                <w:left w:val="none" w:sz="0" w:space="0" w:color="auto"/>
                <w:bottom w:val="none" w:sz="0" w:space="0" w:color="auto"/>
                <w:right w:val="none" w:sz="0" w:space="0" w:color="auto"/>
              </w:divBdr>
            </w:div>
          </w:divsChild>
        </w:div>
        <w:div w:id="926351499">
          <w:marLeft w:val="0"/>
          <w:marRight w:val="0"/>
          <w:marTop w:val="0"/>
          <w:marBottom w:val="0"/>
          <w:divBdr>
            <w:top w:val="none" w:sz="0" w:space="0" w:color="auto"/>
            <w:left w:val="none" w:sz="0" w:space="0" w:color="auto"/>
            <w:bottom w:val="none" w:sz="0" w:space="0" w:color="auto"/>
            <w:right w:val="none" w:sz="0" w:space="0" w:color="auto"/>
          </w:divBdr>
          <w:divsChild>
            <w:div w:id="1815483782">
              <w:marLeft w:val="0"/>
              <w:marRight w:val="0"/>
              <w:marTop w:val="0"/>
              <w:marBottom w:val="0"/>
              <w:divBdr>
                <w:top w:val="none" w:sz="0" w:space="0" w:color="auto"/>
                <w:left w:val="none" w:sz="0" w:space="0" w:color="auto"/>
                <w:bottom w:val="none" w:sz="0" w:space="0" w:color="auto"/>
                <w:right w:val="none" w:sz="0" w:space="0" w:color="auto"/>
              </w:divBdr>
            </w:div>
          </w:divsChild>
        </w:div>
        <w:div w:id="1143160706">
          <w:marLeft w:val="0"/>
          <w:marRight w:val="0"/>
          <w:marTop w:val="0"/>
          <w:marBottom w:val="0"/>
          <w:divBdr>
            <w:top w:val="none" w:sz="0" w:space="0" w:color="auto"/>
            <w:left w:val="none" w:sz="0" w:space="0" w:color="auto"/>
            <w:bottom w:val="none" w:sz="0" w:space="0" w:color="auto"/>
            <w:right w:val="none" w:sz="0" w:space="0" w:color="auto"/>
          </w:divBdr>
          <w:divsChild>
            <w:div w:id="1750224206">
              <w:marLeft w:val="0"/>
              <w:marRight w:val="0"/>
              <w:marTop w:val="0"/>
              <w:marBottom w:val="0"/>
              <w:divBdr>
                <w:top w:val="none" w:sz="0" w:space="0" w:color="auto"/>
                <w:left w:val="none" w:sz="0" w:space="0" w:color="auto"/>
                <w:bottom w:val="none" w:sz="0" w:space="0" w:color="auto"/>
                <w:right w:val="none" w:sz="0" w:space="0" w:color="auto"/>
              </w:divBdr>
            </w:div>
          </w:divsChild>
        </w:div>
        <w:div w:id="1348361139">
          <w:marLeft w:val="0"/>
          <w:marRight w:val="0"/>
          <w:marTop w:val="0"/>
          <w:marBottom w:val="0"/>
          <w:divBdr>
            <w:top w:val="none" w:sz="0" w:space="0" w:color="auto"/>
            <w:left w:val="none" w:sz="0" w:space="0" w:color="auto"/>
            <w:bottom w:val="none" w:sz="0" w:space="0" w:color="auto"/>
            <w:right w:val="none" w:sz="0" w:space="0" w:color="auto"/>
          </w:divBdr>
          <w:divsChild>
            <w:div w:id="16500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53791">
      <w:bodyDiv w:val="1"/>
      <w:marLeft w:val="0"/>
      <w:marRight w:val="0"/>
      <w:marTop w:val="0"/>
      <w:marBottom w:val="0"/>
      <w:divBdr>
        <w:top w:val="none" w:sz="0" w:space="0" w:color="auto"/>
        <w:left w:val="none" w:sz="0" w:space="0" w:color="auto"/>
        <w:bottom w:val="none" w:sz="0" w:space="0" w:color="auto"/>
        <w:right w:val="none" w:sz="0" w:space="0" w:color="auto"/>
      </w:divBdr>
    </w:div>
    <w:div w:id="620113013">
      <w:bodyDiv w:val="1"/>
      <w:marLeft w:val="0"/>
      <w:marRight w:val="0"/>
      <w:marTop w:val="0"/>
      <w:marBottom w:val="0"/>
      <w:divBdr>
        <w:top w:val="none" w:sz="0" w:space="0" w:color="auto"/>
        <w:left w:val="none" w:sz="0" w:space="0" w:color="auto"/>
        <w:bottom w:val="none" w:sz="0" w:space="0" w:color="auto"/>
        <w:right w:val="none" w:sz="0" w:space="0" w:color="auto"/>
      </w:divBdr>
    </w:div>
    <w:div w:id="703336023">
      <w:bodyDiv w:val="1"/>
      <w:marLeft w:val="0"/>
      <w:marRight w:val="0"/>
      <w:marTop w:val="0"/>
      <w:marBottom w:val="0"/>
      <w:divBdr>
        <w:top w:val="none" w:sz="0" w:space="0" w:color="auto"/>
        <w:left w:val="none" w:sz="0" w:space="0" w:color="auto"/>
        <w:bottom w:val="none" w:sz="0" w:space="0" w:color="auto"/>
        <w:right w:val="none" w:sz="0" w:space="0" w:color="auto"/>
      </w:divBdr>
    </w:div>
    <w:div w:id="724793382">
      <w:bodyDiv w:val="1"/>
      <w:marLeft w:val="0"/>
      <w:marRight w:val="0"/>
      <w:marTop w:val="0"/>
      <w:marBottom w:val="0"/>
      <w:divBdr>
        <w:top w:val="none" w:sz="0" w:space="0" w:color="auto"/>
        <w:left w:val="none" w:sz="0" w:space="0" w:color="auto"/>
        <w:bottom w:val="none" w:sz="0" w:space="0" w:color="auto"/>
        <w:right w:val="none" w:sz="0" w:space="0" w:color="auto"/>
      </w:divBdr>
    </w:div>
    <w:div w:id="846749876">
      <w:bodyDiv w:val="1"/>
      <w:marLeft w:val="0"/>
      <w:marRight w:val="0"/>
      <w:marTop w:val="0"/>
      <w:marBottom w:val="0"/>
      <w:divBdr>
        <w:top w:val="none" w:sz="0" w:space="0" w:color="auto"/>
        <w:left w:val="none" w:sz="0" w:space="0" w:color="auto"/>
        <w:bottom w:val="none" w:sz="0" w:space="0" w:color="auto"/>
        <w:right w:val="none" w:sz="0" w:space="0" w:color="auto"/>
      </w:divBdr>
    </w:div>
    <w:div w:id="892741034">
      <w:bodyDiv w:val="1"/>
      <w:marLeft w:val="0"/>
      <w:marRight w:val="0"/>
      <w:marTop w:val="0"/>
      <w:marBottom w:val="0"/>
      <w:divBdr>
        <w:top w:val="none" w:sz="0" w:space="0" w:color="auto"/>
        <w:left w:val="none" w:sz="0" w:space="0" w:color="auto"/>
        <w:bottom w:val="none" w:sz="0" w:space="0" w:color="auto"/>
        <w:right w:val="none" w:sz="0" w:space="0" w:color="auto"/>
      </w:divBdr>
    </w:div>
    <w:div w:id="910190908">
      <w:bodyDiv w:val="1"/>
      <w:marLeft w:val="0"/>
      <w:marRight w:val="0"/>
      <w:marTop w:val="0"/>
      <w:marBottom w:val="0"/>
      <w:divBdr>
        <w:top w:val="none" w:sz="0" w:space="0" w:color="auto"/>
        <w:left w:val="none" w:sz="0" w:space="0" w:color="auto"/>
        <w:bottom w:val="none" w:sz="0" w:space="0" w:color="auto"/>
        <w:right w:val="none" w:sz="0" w:space="0" w:color="auto"/>
      </w:divBdr>
    </w:div>
    <w:div w:id="913276729">
      <w:bodyDiv w:val="1"/>
      <w:marLeft w:val="0"/>
      <w:marRight w:val="0"/>
      <w:marTop w:val="0"/>
      <w:marBottom w:val="0"/>
      <w:divBdr>
        <w:top w:val="none" w:sz="0" w:space="0" w:color="auto"/>
        <w:left w:val="none" w:sz="0" w:space="0" w:color="auto"/>
        <w:bottom w:val="none" w:sz="0" w:space="0" w:color="auto"/>
        <w:right w:val="none" w:sz="0" w:space="0" w:color="auto"/>
      </w:divBdr>
      <w:divsChild>
        <w:div w:id="1049917795">
          <w:marLeft w:val="0"/>
          <w:marRight w:val="0"/>
          <w:marTop w:val="0"/>
          <w:marBottom w:val="0"/>
          <w:divBdr>
            <w:top w:val="none" w:sz="0" w:space="0" w:color="auto"/>
            <w:left w:val="none" w:sz="0" w:space="0" w:color="auto"/>
            <w:bottom w:val="none" w:sz="0" w:space="0" w:color="auto"/>
            <w:right w:val="none" w:sz="0" w:space="0" w:color="auto"/>
          </w:divBdr>
          <w:divsChild>
            <w:div w:id="1333796888">
              <w:marLeft w:val="0"/>
              <w:marRight w:val="0"/>
              <w:marTop w:val="0"/>
              <w:marBottom w:val="0"/>
              <w:divBdr>
                <w:top w:val="none" w:sz="0" w:space="0" w:color="auto"/>
                <w:left w:val="none" w:sz="0" w:space="0" w:color="auto"/>
                <w:bottom w:val="none" w:sz="0" w:space="0" w:color="auto"/>
                <w:right w:val="none" w:sz="0" w:space="0" w:color="auto"/>
              </w:divBdr>
            </w:div>
          </w:divsChild>
        </w:div>
        <w:div w:id="1920947618">
          <w:marLeft w:val="0"/>
          <w:marRight w:val="0"/>
          <w:marTop w:val="0"/>
          <w:marBottom w:val="0"/>
          <w:divBdr>
            <w:top w:val="none" w:sz="0" w:space="0" w:color="auto"/>
            <w:left w:val="none" w:sz="0" w:space="0" w:color="auto"/>
            <w:bottom w:val="none" w:sz="0" w:space="0" w:color="auto"/>
            <w:right w:val="none" w:sz="0" w:space="0" w:color="auto"/>
          </w:divBdr>
          <w:divsChild>
            <w:div w:id="28801879">
              <w:marLeft w:val="0"/>
              <w:marRight w:val="0"/>
              <w:marTop w:val="0"/>
              <w:marBottom w:val="0"/>
              <w:divBdr>
                <w:top w:val="none" w:sz="0" w:space="0" w:color="auto"/>
                <w:left w:val="none" w:sz="0" w:space="0" w:color="auto"/>
                <w:bottom w:val="none" w:sz="0" w:space="0" w:color="auto"/>
                <w:right w:val="none" w:sz="0" w:space="0" w:color="auto"/>
              </w:divBdr>
            </w:div>
          </w:divsChild>
        </w:div>
        <w:div w:id="1417945973">
          <w:marLeft w:val="0"/>
          <w:marRight w:val="0"/>
          <w:marTop w:val="0"/>
          <w:marBottom w:val="0"/>
          <w:divBdr>
            <w:top w:val="none" w:sz="0" w:space="0" w:color="auto"/>
            <w:left w:val="none" w:sz="0" w:space="0" w:color="auto"/>
            <w:bottom w:val="none" w:sz="0" w:space="0" w:color="auto"/>
            <w:right w:val="none" w:sz="0" w:space="0" w:color="auto"/>
          </w:divBdr>
          <w:divsChild>
            <w:div w:id="1177501819">
              <w:marLeft w:val="0"/>
              <w:marRight w:val="0"/>
              <w:marTop w:val="0"/>
              <w:marBottom w:val="0"/>
              <w:divBdr>
                <w:top w:val="none" w:sz="0" w:space="0" w:color="auto"/>
                <w:left w:val="none" w:sz="0" w:space="0" w:color="auto"/>
                <w:bottom w:val="none" w:sz="0" w:space="0" w:color="auto"/>
                <w:right w:val="none" w:sz="0" w:space="0" w:color="auto"/>
              </w:divBdr>
            </w:div>
          </w:divsChild>
        </w:div>
        <w:div w:id="817889563">
          <w:marLeft w:val="0"/>
          <w:marRight w:val="0"/>
          <w:marTop w:val="0"/>
          <w:marBottom w:val="0"/>
          <w:divBdr>
            <w:top w:val="none" w:sz="0" w:space="0" w:color="auto"/>
            <w:left w:val="none" w:sz="0" w:space="0" w:color="auto"/>
            <w:bottom w:val="none" w:sz="0" w:space="0" w:color="auto"/>
            <w:right w:val="none" w:sz="0" w:space="0" w:color="auto"/>
          </w:divBdr>
          <w:divsChild>
            <w:div w:id="11305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8685">
      <w:bodyDiv w:val="1"/>
      <w:marLeft w:val="0"/>
      <w:marRight w:val="0"/>
      <w:marTop w:val="0"/>
      <w:marBottom w:val="0"/>
      <w:divBdr>
        <w:top w:val="none" w:sz="0" w:space="0" w:color="auto"/>
        <w:left w:val="none" w:sz="0" w:space="0" w:color="auto"/>
        <w:bottom w:val="none" w:sz="0" w:space="0" w:color="auto"/>
        <w:right w:val="none" w:sz="0" w:space="0" w:color="auto"/>
      </w:divBdr>
      <w:divsChild>
        <w:div w:id="26878914">
          <w:marLeft w:val="0"/>
          <w:marRight w:val="0"/>
          <w:marTop w:val="0"/>
          <w:marBottom w:val="0"/>
          <w:divBdr>
            <w:top w:val="none" w:sz="0" w:space="0" w:color="auto"/>
            <w:left w:val="none" w:sz="0" w:space="0" w:color="auto"/>
            <w:bottom w:val="none" w:sz="0" w:space="0" w:color="auto"/>
            <w:right w:val="none" w:sz="0" w:space="0" w:color="auto"/>
          </w:divBdr>
          <w:divsChild>
            <w:div w:id="64955361">
              <w:marLeft w:val="0"/>
              <w:marRight w:val="0"/>
              <w:marTop w:val="0"/>
              <w:marBottom w:val="0"/>
              <w:divBdr>
                <w:top w:val="none" w:sz="0" w:space="0" w:color="auto"/>
                <w:left w:val="none" w:sz="0" w:space="0" w:color="auto"/>
                <w:bottom w:val="none" w:sz="0" w:space="0" w:color="auto"/>
                <w:right w:val="none" w:sz="0" w:space="0" w:color="auto"/>
              </w:divBdr>
            </w:div>
          </w:divsChild>
        </w:div>
        <w:div w:id="590049565">
          <w:marLeft w:val="0"/>
          <w:marRight w:val="0"/>
          <w:marTop w:val="0"/>
          <w:marBottom w:val="0"/>
          <w:divBdr>
            <w:top w:val="none" w:sz="0" w:space="0" w:color="auto"/>
            <w:left w:val="none" w:sz="0" w:space="0" w:color="auto"/>
            <w:bottom w:val="none" w:sz="0" w:space="0" w:color="auto"/>
            <w:right w:val="none" w:sz="0" w:space="0" w:color="auto"/>
          </w:divBdr>
          <w:divsChild>
            <w:div w:id="311640086">
              <w:marLeft w:val="0"/>
              <w:marRight w:val="0"/>
              <w:marTop w:val="0"/>
              <w:marBottom w:val="0"/>
              <w:divBdr>
                <w:top w:val="none" w:sz="0" w:space="0" w:color="auto"/>
                <w:left w:val="none" w:sz="0" w:space="0" w:color="auto"/>
                <w:bottom w:val="none" w:sz="0" w:space="0" w:color="auto"/>
                <w:right w:val="none" w:sz="0" w:space="0" w:color="auto"/>
              </w:divBdr>
            </w:div>
          </w:divsChild>
        </w:div>
        <w:div w:id="449319625">
          <w:marLeft w:val="0"/>
          <w:marRight w:val="0"/>
          <w:marTop w:val="0"/>
          <w:marBottom w:val="0"/>
          <w:divBdr>
            <w:top w:val="none" w:sz="0" w:space="0" w:color="auto"/>
            <w:left w:val="none" w:sz="0" w:space="0" w:color="auto"/>
            <w:bottom w:val="none" w:sz="0" w:space="0" w:color="auto"/>
            <w:right w:val="none" w:sz="0" w:space="0" w:color="auto"/>
          </w:divBdr>
          <w:divsChild>
            <w:div w:id="415714433">
              <w:marLeft w:val="0"/>
              <w:marRight w:val="0"/>
              <w:marTop w:val="0"/>
              <w:marBottom w:val="0"/>
              <w:divBdr>
                <w:top w:val="none" w:sz="0" w:space="0" w:color="auto"/>
                <w:left w:val="none" w:sz="0" w:space="0" w:color="auto"/>
                <w:bottom w:val="none" w:sz="0" w:space="0" w:color="auto"/>
                <w:right w:val="none" w:sz="0" w:space="0" w:color="auto"/>
              </w:divBdr>
            </w:div>
          </w:divsChild>
        </w:div>
        <w:div w:id="479228404">
          <w:marLeft w:val="0"/>
          <w:marRight w:val="0"/>
          <w:marTop w:val="0"/>
          <w:marBottom w:val="0"/>
          <w:divBdr>
            <w:top w:val="none" w:sz="0" w:space="0" w:color="auto"/>
            <w:left w:val="none" w:sz="0" w:space="0" w:color="auto"/>
            <w:bottom w:val="none" w:sz="0" w:space="0" w:color="auto"/>
            <w:right w:val="none" w:sz="0" w:space="0" w:color="auto"/>
          </w:divBdr>
          <w:divsChild>
            <w:div w:id="1273125925">
              <w:marLeft w:val="0"/>
              <w:marRight w:val="0"/>
              <w:marTop w:val="0"/>
              <w:marBottom w:val="0"/>
              <w:divBdr>
                <w:top w:val="none" w:sz="0" w:space="0" w:color="auto"/>
                <w:left w:val="none" w:sz="0" w:space="0" w:color="auto"/>
                <w:bottom w:val="none" w:sz="0" w:space="0" w:color="auto"/>
                <w:right w:val="none" w:sz="0" w:space="0" w:color="auto"/>
              </w:divBdr>
            </w:div>
          </w:divsChild>
        </w:div>
        <w:div w:id="2020307574">
          <w:marLeft w:val="0"/>
          <w:marRight w:val="0"/>
          <w:marTop w:val="0"/>
          <w:marBottom w:val="0"/>
          <w:divBdr>
            <w:top w:val="none" w:sz="0" w:space="0" w:color="auto"/>
            <w:left w:val="none" w:sz="0" w:space="0" w:color="auto"/>
            <w:bottom w:val="none" w:sz="0" w:space="0" w:color="auto"/>
            <w:right w:val="none" w:sz="0" w:space="0" w:color="auto"/>
          </w:divBdr>
          <w:divsChild>
            <w:div w:id="1149250563">
              <w:marLeft w:val="0"/>
              <w:marRight w:val="0"/>
              <w:marTop w:val="0"/>
              <w:marBottom w:val="0"/>
              <w:divBdr>
                <w:top w:val="none" w:sz="0" w:space="0" w:color="auto"/>
                <w:left w:val="none" w:sz="0" w:space="0" w:color="auto"/>
                <w:bottom w:val="none" w:sz="0" w:space="0" w:color="auto"/>
                <w:right w:val="none" w:sz="0" w:space="0" w:color="auto"/>
              </w:divBdr>
            </w:div>
          </w:divsChild>
        </w:div>
        <w:div w:id="1325014695">
          <w:marLeft w:val="0"/>
          <w:marRight w:val="0"/>
          <w:marTop w:val="0"/>
          <w:marBottom w:val="0"/>
          <w:divBdr>
            <w:top w:val="none" w:sz="0" w:space="0" w:color="auto"/>
            <w:left w:val="none" w:sz="0" w:space="0" w:color="auto"/>
            <w:bottom w:val="none" w:sz="0" w:space="0" w:color="auto"/>
            <w:right w:val="none" w:sz="0" w:space="0" w:color="auto"/>
          </w:divBdr>
          <w:divsChild>
            <w:div w:id="1179928716">
              <w:marLeft w:val="0"/>
              <w:marRight w:val="0"/>
              <w:marTop w:val="0"/>
              <w:marBottom w:val="0"/>
              <w:divBdr>
                <w:top w:val="none" w:sz="0" w:space="0" w:color="auto"/>
                <w:left w:val="none" w:sz="0" w:space="0" w:color="auto"/>
                <w:bottom w:val="none" w:sz="0" w:space="0" w:color="auto"/>
                <w:right w:val="none" w:sz="0" w:space="0" w:color="auto"/>
              </w:divBdr>
            </w:div>
          </w:divsChild>
        </w:div>
        <w:div w:id="1346324727">
          <w:marLeft w:val="0"/>
          <w:marRight w:val="0"/>
          <w:marTop w:val="0"/>
          <w:marBottom w:val="0"/>
          <w:divBdr>
            <w:top w:val="none" w:sz="0" w:space="0" w:color="auto"/>
            <w:left w:val="none" w:sz="0" w:space="0" w:color="auto"/>
            <w:bottom w:val="none" w:sz="0" w:space="0" w:color="auto"/>
            <w:right w:val="none" w:sz="0" w:space="0" w:color="auto"/>
          </w:divBdr>
          <w:divsChild>
            <w:div w:id="1271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41301">
      <w:bodyDiv w:val="1"/>
      <w:marLeft w:val="0"/>
      <w:marRight w:val="0"/>
      <w:marTop w:val="0"/>
      <w:marBottom w:val="0"/>
      <w:divBdr>
        <w:top w:val="none" w:sz="0" w:space="0" w:color="auto"/>
        <w:left w:val="none" w:sz="0" w:space="0" w:color="auto"/>
        <w:bottom w:val="none" w:sz="0" w:space="0" w:color="auto"/>
        <w:right w:val="none" w:sz="0" w:space="0" w:color="auto"/>
      </w:divBdr>
      <w:divsChild>
        <w:div w:id="1914311261">
          <w:marLeft w:val="0"/>
          <w:marRight w:val="0"/>
          <w:marTop w:val="0"/>
          <w:marBottom w:val="0"/>
          <w:divBdr>
            <w:top w:val="none" w:sz="0" w:space="0" w:color="auto"/>
            <w:left w:val="none" w:sz="0" w:space="0" w:color="auto"/>
            <w:bottom w:val="none" w:sz="0" w:space="0" w:color="auto"/>
            <w:right w:val="none" w:sz="0" w:space="0" w:color="auto"/>
          </w:divBdr>
          <w:divsChild>
            <w:div w:id="13382916">
              <w:marLeft w:val="0"/>
              <w:marRight w:val="0"/>
              <w:marTop w:val="0"/>
              <w:marBottom w:val="0"/>
              <w:divBdr>
                <w:top w:val="none" w:sz="0" w:space="0" w:color="auto"/>
                <w:left w:val="none" w:sz="0" w:space="0" w:color="auto"/>
                <w:bottom w:val="none" w:sz="0" w:space="0" w:color="auto"/>
                <w:right w:val="none" w:sz="0" w:space="0" w:color="auto"/>
              </w:divBdr>
            </w:div>
          </w:divsChild>
        </w:div>
        <w:div w:id="1759404404">
          <w:marLeft w:val="0"/>
          <w:marRight w:val="0"/>
          <w:marTop w:val="0"/>
          <w:marBottom w:val="0"/>
          <w:divBdr>
            <w:top w:val="none" w:sz="0" w:space="0" w:color="auto"/>
            <w:left w:val="none" w:sz="0" w:space="0" w:color="auto"/>
            <w:bottom w:val="none" w:sz="0" w:space="0" w:color="auto"/>
            <w:right w:val="none" w:sz="0" w:space="0" w:color="auto"/>
          </w:divBdr>
          <w:divsChild>
            <w:div w:id="296181569">
              <w:marLeft w:val="0"/>
              <w:marRight w:val="0"/>
              <w:marTop w:val="0"/>
              <w:marBottom w:val="0"/>
              <w:divBdr>
                <w:top w:val="none" w:sz="0" w:space="0" w:color="auto"/>
                <w:left w:val="none" w:sz="0" w:space="0" w:color="auto"/>
                <w:bottom w:val="none" w:sz="0" w:space="0" w:color="auto"/>
                <w:right w:val="none" w:sz="0" w:space="0" w:color="auto"/>
              </w:divBdr>
            </w:div>
          </w:divsChild>
        </w:div>
        <w:div w:id="1937323913">
          <w:marLeft w:val="0"/>
          <w:marRight w:val="0"/>
          <w:marTop w:val="0"/>
          <w:marBottom w:val="0"/>
          <w:divBdr>
            <w:top w:val="none" w:sz="0" w:space="0" w:color="auto"/>
            <w:left w:val="none" w:sz="0" w:space="0" w:color="auto"/>
            <w:bottom w:val="none" w:sz="0" w:space="0" w:color="auto"/>
            <w:right w:val="none" w:sz="0" w:space="0" w:color="auto"/>
          </w:divBdr>
          <w:divsChild>
            <w:div w:id="512576644">
              <w:marLeft w:val="0"/>
              <w:marRight w:val="0"/>
              <w:marTop w:val="0"/>
              <w:marBottom w:val="0"/>
              <w:divBdr>
                <w:top w:val="none" w:sz="0" w:space="0" w:color="auto"/>
                <w:left w:val="none" w:sz="0" w:space="0" w:color="auto"/>
                <w:bottom w:val="none" w:sz="0" w:space="0" w:color="auto"/>
                <w:right w:val="none" w:sz="0" w:space="0" w:color="auto"/>
              </w:divBdr>
            </w:div>
          </w:divsChild>
        </w:div>
        <w:div w:id="621575200">
          <w:marLeft w:val="0"/>
          <w:marRight w:val="0"/>
          <w:marTop w:val="0"/>
          <w:marBottom w:val="0"/>
          <w:divBdr>
            <w:top w:val="none" w:sz="0" w:space="0" w:color="auto"/>
            <w:left w:val="none" w:sz="0" w:space="0" w:color="auto"/>
            <w:bottom w:val="none" w:sz="0" w:space="0" w:color="auto"/>
            <w:right w:val="none" w:sz="0" w:space="0" w:color="auto"/>
          </w:divBdr>
          <w:divsChild>
            <w:div w:id="912087921">
              <w:marLeft w:val="0"/>
              <w:marRight w:val="0"/>
              <w:marTop w:val="0"/>
              <w:marBottom w:val="0"/>
              <w:divBdr>
                <w:top w:val="none" w:sz="0" w:space="0" w:color="auto"/>
                <w:left w:val="none" w:sz="0" w:space="0" w:color="auto"/>
                <w:bottom w:val="none" w:sz="0" w:space="0" w:color="auto"/>
                <w:right w:val="none" w:sz="0" w:space="0" w:color="auto"/>
              </w:divBdr>
            </w:div>
          </w:divsChild>
        </w:div>
        <w:div w:id="784926169">
          <w:marLeft w:val="0"/>
          <w:marRight w:val="0"/>
          <w:marTop w:val="0"/>
          <w:marBottom w:val="0"/>
          <w:divBdr>
            <w:top w:val="none" w:sz="0" w:space="0" w:color="auto"/>
            <w:left w:val="none" w:sz="0" w:space="0" w:color="auto"/>
            <w:bottom w:val="none" w:sz="0" w:space="0" w:color="auto"/>
            <w:right w:val="none" w:sz="0" w:space="0" w:color="auto"/>
          </w:divBdr>
          <w:divsChild>
            <w:div w:id="1590579831">
              <w:marLeft w:val="0"/>
              <w:marRight w:val="0"/>
              <w:marTop w:val="0"/>
              <w:marBottom w:val="0"/>
              <w:divBdr>
                <w:top w:val="none" w:sz="0" w:space="0" w:color="auto"/>
                <w:left w:val="none" w:sz="0" w:space="0" w:color="auto"/>
                <w:bottom w:val="none" w:sz="0" w:space="0" w:color="auto"/>
                <w:right w:val="none" w:sz="0" w:space="0" w:color="auto"/>
              </w:divBdr>
            </w:div>
          </w:divsChild>
        </w:div>
        <w:div w:id="1579906249">
          <w:marLeft w:val="0"/>
          <w:marRight w:val="0"/>
          <w:marTop w:val="0"/>
          <w:marBottom w:val="0"/>
          <w:divBdr>
            <w:top w:val="none" w:sz="0" w:space="0" w:color="auto"/>
            <w:left w:val="none" w:sz="0" w:space="0" w:color="auto"/>
            <w:bottom w:val="none" w:sz="0" w:space="0" w:color="auto"/>
            <w:right w:val="none" w:sz="0" w:space="0" w:color="auto"/>
          </w:divBdr>
          <w:divsChild>
            <w:div w:id="2028364175">
              <w:marLeft w:val="0"/>
              <w:marRight w:val="0"/>
              <w:marTop w:val="0"/>
              <w:marBottom w:val="0"/>
              <w:divBdr>
                <w:top w:val="none" w:sz="0" w:space="0" w:color="auto"/>
                <w:left w:val="none" w:sz="0" w:space="0" w:color="auto"/>
                <w:bottom w:val="none" w:sz="0" w:space="0" w:color="auto"/>
                <w:right w:val="none" w:sz="0" w:space="0" w:color="auto"/>
              </w:divBdr>
            </w:div>
          </w:divsChild>
        </w:div>
        <w:div w:id="1840078588">
          <w:marLeft w:val="0"/>
          <w:marRight w:val="0"/>
          <w:marTop w:val="0"/>
          <w:marBottom w:val="0"/>
          <w:divBdr>
            <w:top w:val="none" w:sz="0" w:space="0" w:color="auto"/>
            <w:left w:val="none" w:sz="0" w:space="0" w:color="auto"/>
            <w:bottom w:val="none" w:sz="0" w:space="0" w:color="auto"/>
            <w:right w:val="none" w:sz="0" w:space="0" w:color="auto"/>
          </w:divBdr>
          <w:divsChild>
            <w:div w:id="1885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35166">
      <w:bodyDiv w:val="1"/>
      <w:marLeft w:val="0"/>
      <w:marRight w:val="0"/>
      <w:marTop w:val="0"/>
      <w:marBottom w:val="0"/>
      <w:divBdr>
        <w:top w:val="none" w:sz="0" w:space="0" w:color="auto"/>
        <w:left w:val="none" w:sz="0" w:space="0" w:color="auto"/>
        <w:bottom w:val="none" w:sz="0" w:space="0" w:color="auto"/>
        <w:right w:val="none" w:sz="0" w:space="0" w:color="auto"/>
      </w:divBdr>
    </w:div>
    <w:div w:id="1370302035">
      <w:bodyDiv w:val="1"/>
      <w:marLeft w:val="0"/>
      <w:marRight w:val="0"/>
      <w:marTop w:val="0"/>
      <w:marBottom w:val="0"/>
      <w:divBdr>
        <w:top w:val="none" w:sz="0" w:space="0" w:color="auto"/>
        <w:left w:val="none" w:sz="0" w:space="0" w:color="auto"/>
        <w:bottom w:val="none" w:sz="0" w:space="0" w:color="auto"/>
        <w:right w:val="none" w:sz="0" w:space="0" w:color="auto"/>
      </w:divBdr>
    </w:div>
    <w:div w:id="1399089847">
      <w:bodyDiv w:val="1"/>
      <w:marLeft w:val="0"/>
      <w:marRight w:val="0"/>
      <w:marTop w:val="0"/>
      <w:marBottom w:val="0"/>
      <w:divBdr>
        <w:top w:val="none" w:sz="0" w:space="0" w:color="auto"/>
        <w:left w:val="none" w:sz="0" w:space="0" w:color="auto"/>
        <w:bottom w:val="none" w:sz="0" w:space="0" w:color="auto"/>
        <w:right w:val="none" w:sz="0" w:space="0" w:color="auto"/>
      </w:divBdr>
    </w:div>
    <w:div w:id="1424260602">
      <w:bodyDiv w:val="1"/>
      <w:marLeft w:val="0"/>
      <w:marRight w:val="0"/>
      <w:marTop w:val="0"/>
      <w:marBottom w:val="0"/>
      <w:divBdr>
        <w:top w:val="none" w:sz="0" w:space="0" w:color="auto"/>
        <w:left w:val="none" w:sz="0" w:space="0" w:color="auto"/>
        <w:bottom w:val="none" w:sz="0" w:space="0" w:color="auto"/>
        <w:right w:val="none" w:sz="0" w:space="0" w:color="auto"/>
      </w:divBdr>
    </w:div>
    <w:div w:id="1427918939">
      <w:bodyDiv w:val="1"/>
      <w:marLeft w:val="0"/>
      <w:marRight w:val="0"/>
      <w:marTop w:val="0"/>
      <w:marBottom w:val="0"/>
      <w:divBdr>
        <w:top w:val="none" w:sz="0" w:space="0" w:color="auto"/>
        <w:left w:val="none" w:sz="0" w:space="0" w:color="auto"/>
        <w:bottom w:val="none" w:sz="0" w:space="0" w:color="auto"/>
        <w:right w:val="none" w:sz="0" w:space="0" w:color="auto"/>
      </w:divBdr>
    </w:div>
    <w:div w:id="1490635375">
      <w:bodyDiv w:val="1"/>
      <w:marLeft w:val="0"/>
      <w:marRight w:val="0"/>
      <w:marTop w:val="0"/>
      <w:marBottom w:val="0"/>
      <w:divBdr>
        <w:top w:val="none" w:sz="0" w:space="0" w:color="auto"/>
        <w:left w:val="none" w:sz="0" w:space="0" w:color="auto"/>
        <w:bottom w:val="none" w:sz="0" w:space="0" w:color="auto"/>
        <w:right w:val="none" w:sz="0" w:space="0" w:color="auto"/>
      </w:divBdr>
    </w:div>
    <w:div w:id="1560751404">
      <w:bodyDiv w:val="1"/>
      <w:marLeft w:val="0"/>
      <w:marRight w:val="0"/>
      <w:marTop w:val="0"/>
      <w:marBottom w:val="0"/>
      <w:divBdr>
        <w:top w:val="none" w:sz="0" w:space="0" w:color="auto"/>
        <w:left w:val="none" w:sz="0" w:space="0" w:color="auto"/>
        <w:bottom w:val="none" w:sz="0" w:space="0" w:color="auto"/>
        <w:right w:val="none" w:sz="0" w:space="0" w:color="auto"/>
      </w:divBdr>
    </w:div>
    <w:div w:id="1623800242">
      <w:bodyDiv w:val="1"/>
      <w:marLeft w:val="0"/>
      <w:marRight w:val="0"/>
      <w:marTop w:val="0"/>
      <w:marBottom w:val="0"/>
      <w:divBdr>
        <w:top w:val="none" w:sz="0" w:space="0" w:color="auto"/>
        <w:left w:val="none" w:sz="0" w:space="0" w:color="auto"/>
        <w:bottom w:val="none" w:sz="0" w:space="0" w:color="auto"/>
        <w:right w:val="none" w:sz="0" w:space="0" w:color="auto"/>
      </w:divBdr>
    </w:div>
    <w:div w:id="1677536069">
      <w:bodyDiv w:val="1"/>
      <w:marLeft w:val="0"/>
      <w:marRight w:val="0"/>
      <w:marTop w:val="0"/>
      <w:marBottom w:val="0"/>
      <w:divBdr>
        <w:top w:val="none" w:sz="0" w:space="0" w:color="auto"/>
        <w:left w:val="none" w:sz="0" w:space="0" w:color="auto"/>
        <w:bottom w:val="none" w:sz="0" w:space="0" w:color="auto"/>
        <w:right w:val="none" w:sz="0" w:space="0" w:color="auto"/>
      </w:divBdr>
    </w:div>
    <w:div w:id="1747726969">
      <w:bodyDiv w:val="1"/>
      <w:marLeft w:val="0"/>
      <w:marRight w:val="0"/>
      <w:marTop w:val="0"/>
      <w:marBottom w:val="0"/>
      <w:divBdr>
        <w:top w:val="none" w:sz="0" w:space="0" w:color="auto"/>
        <w:left w:val="none" w:sz="0" w:space="0" w:color="auto"/>
        <w:bottom w:val="none" w:sz="0" w:space="0" w:color="auto"/>
        <w:right w:val="none" w:sz="0" w:space="0" w:color="auto"/>
      </w:divBdr>
    </w:div>
    <w:div w:id="1755858788">
      <w:bodyDiv w:val="1"/>
      <w:marLeft w:val="0"/>
      <w:marRight w:val="0"/>
      <w:marTop w:val="0"/>
      <w:marBottom w:val="0"/>
      <w:divBdr>
        <w:top w:val="none" w:sz="0" w:space="0" w:color="auto"/>
        <w:left w:val="none" w:sz="0" w:space="0" w:color="auto"/>
        <w:bottom w:val="none" w:sz="0" w:space="0" w:color="auto"/>
        <w:right w:val="none" w:sz="0" w:space="0" w:color="auto"/>
      </w:divBdr>
    </w:div>
    <w:div w:id="1782140015">
      <w:bodyDiv w:val="1"/>
      <w:marLeft w:val="0"/>
      <w:marRight w:val="0"/>
      <w:marTop w:val="0"/>
      <w:marBottom w:val="0"/>
      <w:divBdr>
        <w:top w:val="none" w:sz="0" w:space="0" w:color="auto"/>
        <w:left w:val="none" w:sz="0" w:space="0" w:color="auto"/>
        <w:bottom w:val="none" w:sz="0" w:space="0" w:color="auto"/>
        <w:right w:val="none" w:sz="0" w:space="0" w:color="auto"/>
      </w:divBdr>
      <w:divsChild>
        <w:div w:id="1205291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3875660">
              <w:marLeft w:val="0"/>
              <w:marRight w:val="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49176">
      <w:bodyDiv w:val="1"/>
      <w:marLeft w:val="0"/>
      <w:marRight w:val="0"/>
      <w:marTop w:val="0"/>
      <w:marBottom w:val="0"/>
      <w:divBdr>
        <w:top w:val="none" w:sz="0" w:space="0" w:color="auto"/>
        <w:left w:val="none" w:sz="0" w:space="0" w:color="auto"/>
        <w:bottom w:val="none" w:sz="0" w:space="0" w:color="auto"/>
        <w:right w:val="none" w:sz="0" w:space="0" w:color="auto"/>
      </w:divBdr>
    </w:div>
    <w:div w:id="2079982950">
      <w:bodyDiv w:val="1"/>
      <w:marLeft w:val="0"/>
      <w:marRight w:val="0"/>
      <w:marTop w:val="0"/>
      <w:marBottom w:val="0"/>
      <w:divBdr>
        <w:top w:val="none" w:sz="0" w:space="0" w:color="auto"/>
        <w:left w:val="none" w:sz="0" w:space="0" w:color="auto"/>
        <w:bottom w:val="none" w:sz="0" w:space="0" w:color="auto"/>
        <w:right w:val="none" w:sz="0" w:space="0" w:color="auto"/>
      </w:divBdr>
      <w:divsChild>
        <w:div w:id="1905068806">
          <w:marLeft w:val="0"/>
          <w:marRight w:val="0"/>
          <w:marTop w:val="0"/>
          <w:marBottom w:val="0"/>
          <w:divBdr>
            <w:top w:val="none" w:sz="0" w:space="0" w:color="auto"/>
            <w:left w:val="none" w:sz="0" w:space="0" w:color="auto"/>
            <w:bottom w:val="none" w:sz="0" w:space="0" w:color="auto"/>
            <w:right w:val="none" w:sz="0" w:space="0" w:color="auto"/>
          </w:divBdr>
          <w:divsChild>
            <w:div w:id="68432642">
              <w:marLeft w:val="0"/>
              <w:marRight w:val="0"/>
              <w:marTop w:val="0"/>
              <w:marBottom w:val="0"/>
              <w:divBdr>
                <w:top w:val="none" w:sz="0" w:space="0" w:color="auto"/>
                <w:left w:val="none" w:sz="0" w:space="0" w:color="auto"/>
                <w:bottom w:val="none" w:sz="0" w:space="0" w:color="auto"/>
                <w:right w:val="none" w:sz="0" w:space="0" w:color="auto"/>
              </w:divBdr>
            </w:div>
          </w:divsChild>
        </w:div>
        <w:div w:id="1699577744">
          <w:marLeft w:val="0"/>
          <w:marRight w:val="0"/>
          <w:marTop w:val="0"/>
          <w:marBottom w:val="0"/>
          <w:divBdr>
            <w:top w:val="none" w:sz="0" w:space="0" w:color="auto"/>
            <w:left w:val="none" w:sz="0" w:space="0" w:color="auto"/>
            <w:bottom w:val="none" w:sz="0" w:space="0" w:color="auto"/>
            <w:right w:val="none" w:sz="0" w:space="0" w:color="auto"/>
          </w:divBdr>
          <w:divsChild>
            <w:div w:id="746073874">
              <w:marLeft w:val="0"/>
              <w:marRight w:val="0"/>
              <w:marTop w:val="0"/>
              <w:marBottom w:val="0"/>
              <w:divBdr>
                <w:top w:val="none" w:sz="0" w:space="0" w:color="auto"/>
                <w:left w:val="none" w:sz="0" w:space="0" w:color="auto"/>
                <w:bottom w:val="none" w:sz="0" w:space="0" w:color="auto"/>
                <w:right w:val="none" w:sz="0" w:space="0" w:color="auto"/>
              </w:divBdr>
            </w:div>
          </w:divsChild>
        </w:div>
        <w:div w:id="1002046286">
          <w:marLeft w:val="0"/>
          <w:marRight w:val="0"/>
          <w:marTop w:val="0"/>
          <w:marBottom w:val="0"/>
          <w:divBdr>
            <w:top w:val="none" w:sz="0" w:space="0" w:color="auto"/>
            <w:left w:val="none" w:sz="0" w:space="0" w:color="auto"/>
            <w:bottom w:val="none" w:sz="0" w:space="0" w:color="auto"/>
            <w:right w:val="none" w:sz="0" w:space="0" w:color="auto"/>
          </w:divBdr>
          <w:divsChild>
            <w:div w:id="965307318">
              <w:marLeft w:val="0"/>
              <w:marRight w:val="0"/>
              <w:marTop w:val="0"/>
              <w:marBottom w:val="0"/>
              <w:divBdr>
                <w:top w:val="none" w:sz="0" w:space="0" w:color="auto"/>
                <w:left w:val="none" w:sz="0" w:space="0" w:color="auto"/>
                <w:bottom w:val="none" w:sz="0" w:space="0" w:color="auto"/>
                <w:right w:val="none" w:sz="0" w:space="0" w:color="auto"/>
              </w:divBdr>
            </w:div>
          </w:divsChild>
        </w:div>
        <w:div w:id="1120613705">
          <w:marLeft w:val="0"/>
          <w:marRight w:val="0"/>
          <w:marTop w:val="0"/>
          <w:marBottom w:val="0"/>
          <w:divBdr>
            <w:top w:val="none" w:sz="0" w:space="0" w:color="auto"/>
            <w:left w:val="none" w:sz="0" w:space="0" w:color="auto"/>
            <w:bottom w:val="none" w:sz="0" w:space="0" w:color="auto"/>
            <w:right w:val="none" w:sz="0" w:space="0" w:color="auto"/>
          </w:divBdr>
          <w:divsChild>
            <w:div w:id="1687488341">
              <w:marLeft w:val="0"/>
              <w:marRight w:val="0"/>
              <w:marTop w:val="0"/>
              <w:marBottom w:val="0"/>
              <w:divBdr>
                <w:top w:val="none" w:sz="0" w:space="0" w:color="auto"/>
                <w:left w:val="none" w:sz="0" w:space="0" w:color="auto"/>
                <w:bottom w:val="none" w:sz="0" w:space="0" w:color="auto"/>
                <w:right w:val="none" w:sz="0" w:space="0" w:color="auto"/>
              </w:divBdr>
            </w:div>
          </w:divsChild>
        </w:div>
        <w:div w:id="1363902059">
          <w:marLeft w:val="0"/>
          <w:marRight w:val="0"/>
          <w:marTop w:val="0"/>
          <w:marBottom w:val="0"/>
          <w:divBdr>
            <w:top w:val="none" w:sz="0" w:space="0" w:color="auto"/>
            <w:left w:val="none" w:sz="0" w:space="0" w:color="auto"/>
            <w:bottom w:val="none" w:sz="0" w:space="0" w:color="auto"/>
            <w:right w:val="none" w:sz="0" w:space="0" w:color="auto"/>
          </w:divBdr>
          <w:divsChild>
            <w:div w:id="1747721590">
              <w:marLeft w:val="0"/>
              <w:marRight w:val="0"/>
              <w:marTop w:val="0"/>
              <w:marBottom w:val="0"/>
              <w:divBdr>
                <w:top w:val="none" w:sz="0" w:space="0" w:color="auto"/>
                <w:left w:val="none" w:sz="0" w:space="0" w:color="auto"/>
                <w:bottom w:val="none" w:sz="0" w:space="0" w:color="auto"/>
                <w:right w:val="none" w:sz="0" w:space="0" w:color="auto"/>
              </w:divBdr>
            </w:div>
          </w:divsChild>
        </w:div>
        <w:div w:id="1694378044">
          <w:marLeft w:val="0"/>
          <w:marRight w:val="0"/>
          <w:marTop w:val="0"/>
          <w:marBottom w:val="0"/>
          <w:divBdr>
            <w:top w:val="none" w:sz="0" w:space="0" w:color="auto"/>
            <w:left w:val="none" w:sz="0" w:space="0" w:color="auto"/>
            <w:bottom w:val="none" w:sz="0" w:space="0" w:color="auto"/>
            <w:right w:val="none" w:sz="0" w:space="0" w:color="auto"/>
          </w:divBdr>
          <w:divsChild>
            <w:div w:id="1535461370">
              <w:marLeft w:val="0"/>
              <w:marRight w:val="0"/>
              <w:marTop w:val="0"/>
              <w:marBottom w:val="0"/>
              <w:divBdr>
                <w:top w:val="none" w:sz="0" w:space="0" w:color="auto"/>
                <w:left w:val="none" w:sz="0" w:space="0" w:color="auto"/>
                <w:bottom w:val="none" w:sz="0" w:space="0" w:color="auto"/>
                <w:right w:val="none" w:sz="0" w:space="0" w:color="auto"/>
              </w:divBdr>
            </w:div>
          </w:divsChild>
        </w:div>
        <w:div w:id="1879780617">
          <w:marLeft w:val="0"/>
          <w:marRight w:val="0"/>
          <w:marTop w:val="0"/>
          <w:marBottom w:val="0"/>
          <w:divBdr>
            <w:top w:val="none" w:sz="0" w:space="0" w:color="auto"/>
            <w:left w:val="none" w:sz="0" w:space="0" w:color="auto"/>
            <w:bottom w:val="none" w:sz="0" w:space="0" w:color="auto"/>
            <w:right w:val="none" w:sz="0" w:space="0" w:color="auto"/>
          </w:divBdr>
          <w:divsChild>
            <w:div w:id="171569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otso.t.ovaskainen@jyu.fi" TargetMode="External"/><Relationship Id="rId18" Type="http://schemas.openxmlformats.org/officeDocument/2006/relationships/image" Target="media/image1.jpeg"/><Relationship Id="rId26" Type="http://schemas.openxmlformats.org/officeDocument/2006/relationships/footer" Target="footer1.xml"/><Relationship Id="rId39"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4.jpeg"/><Relationship Id="rId34" Type="http://schemas.openxmlformats.org/officeDocument/2006/relationships/image" Target="media/image12.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brgray@usgs.gov" TargetMode="External"/><Relationship Id="rId17" Type="http://schemas.microsoft.com/office/2018/08/relationships/commentsExtensible" Target="commentsExtensible.xml"/><Relationship Id="rId25" Type="http://schemas.openxmlformats.org/officeDocument/2006/relationships/header" Target="header1.xml"/><Relationship Id="rId33" Type="http://schemas.openxmlformats.org/officeDocument/2006/relationships/image" Target="media/image11.png"/><Relationship Id="rId38" Type="http://schemas.openxmlformats.org/officeDocument/2006/relationships/image" Target="media/image16.tiff"/><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3.jpeg"/><Relationship Id="rId29" Type="http://schemas.openxmlformats.org/officeDocument/2006/relationships/hyperlink" Target="https://plants.usda.gov/plant-profile/POHY2"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mlarson@usgs.gov" TargetMode="External"/><Relationship Id="rId24" Type="http://schemas.openxmlformats.org/officeDocument/2006/relationships/image" Target="media/image7.tiff"/><Relationship Id="rId32" Type="http://schemas.openxmlformats.org/officeDocument/2006/relationships/image" Target="media/image10.jpeg"/><Relationship Id="rId37" Type="http://schemas.openxmlformats.org/officeDocument/2006/relationships/image" Target="media/image15.gif"/><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6.jpeg"/><Relationship Id="rId28" Type="http://schemas.openxmlformats.org/officeDocument/2006/relationships/hyperlink" Target="https://plants.sc.egov.usda.gov/home" TargetMode="External"/><Relationship Id="rId36"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2.jpeg"/><Relationship Id="rId31"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5.gif"/><Relationship Id="rId27" Type="http://schemas.openxmlformats.org/officeDocument/2006/relationships/hyperlink" Target="https://umesc.usgs.gov/data_library/vegetation/srs/veg_srs_1_query.shtml" TargetMode="External"/><Relationship Id="rId30" Type="http://schemas.openxmlformats.org/officeDocument/2006/relationships/image" Target="media/image8.emf"/><Relationship Id="rId35" Type="http://schemas.openxmlformats.org/officeDocument/2006/relationships/image" Target="media/image13.png"/></Relationships>
</file>

<file path=word/_rels/footnotes.xml.rels><?xml version="1.0" encoding="UTF-8" standalone="yes"?>
<Relationships xmlns="http://schemas.openxmlformats.org/package/2006/relationships"><Relationship Id="rId3" Type="http://schemas.openxmlformats.org/officeDocument/2006/relationships/hyperlink" Target="https://umesc.usgs.gov/data_library/water_quality/water1_query.shtml" TargetMode="External"/><Relationship Id="rId2" Type="http://schemas.openxmlformats.org/officeDocument/2006/relationships/hyperlink" Target="https://doi.org/10.5066/F7Z89BMP" TargetMode="External"/><Relationship Id="rId1" Type="http://schemas.openxmlformats.org/officeDocument/2006/relationships/hyperlink" Target="https://umesc.usgs.gov/data_library/vegetation/srs/veg_srs_1_query.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http://schemas.microsoft.com/sharepoint/v3">Final manuscript for Bureau approval</DocumentType>
    <DocumentDescription xmlns="http://schemas.microsoft.com/sharepoint/v3">clean for SUP/CD/BAO</DocumentDescription>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IPDocumentContentType" ma:contentTypeID="0x0101006BD571182E2C4DE7854527CFFCE1B0FE009F7A1B89D464874E824B68A3083A448A" ma:contentTypeVersion="1" ma:contentTypeDescription="Information Product Document Content Type" ma:contentTypeScope="" ma:versionID="0896d0d8cdd7495c1ab821aefa75cfb6">
  <xsd:schema xmlns:xsd="http://www.w3.org/2001/XMLSchema" xmlns:xs="http://www.w3.org/2001/XMLSchema" xmlns:p="http://schemas.microsoft.com/office/2006/metadata/properties" xmlns:ns1="http://schemas.microsoft.com/sharepoint/v3" targetNamespace="http://schemas.microsoft.com/office/2006/metadata/properties" ma:root="true" ma:fieldsID="fc4fdd2547690ab233b981898ffb49ed" ns1:_="">
    <xsd:import namespace="http://schemas.microsoft.com/sharepoint/v3"/>
    <xsd:element name="properties">
      <xsd:complexType>
        <xsd:sequence>
          <xsd:element name="documentManagement">
            <xsd:complexType>
              <xsd:all>
                <xsd:element ref="ns1:DocumentType" minOccurs="0"/>
                <xsd:element ref="ns1:Document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Select]"/>
          <xsd:enumeration value="Author's original manuscript"/>
          <xsd:enumeration value="SPN edited manuscript"/>
          <xsd:enumeration value="Peer review"/>
          <xsd:enumeration value="Peer review reconciliation"/>
          <xsd:enumeration value="Final manuscript for Bureau approval"/>
          <xsd:enumeration value="Final BAO approved manuscript"/>
          <xsd:enumeration value="Accepted Manuscript (only .docx file)"/>
          <xsd:enumeration value="Other"/>
        </xsd:restriction>
      </xsd:simpleType>
    </xsd:element>
    <xsd:element name="DocumentDescription" ma:index="9" nillable="true" ma:displayName="Description" ma:internalName="Document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191166-B767-4F23-AD20-4BABDEC3AD1D}">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80AD56D5-915B-484F-8AE5-0BA2F4E044EC}">
  <ds:schemaRefs>
    <ds:schemaRef ds:uri="http://schemas.openxmlformats.org/officeDocument/2006/bibliography"/>
  </ds:schemaRefs>
</ds:datastoreItem>
</file>

<file path=customXml/itemProps3.xml><?xml version="1.0" encoding="utf-8"?>
<ds:datastoreItem xmlns:ds="http://schemas.openxmlformats.org/officeDocument/2006/customXml" ds:itemID="{AA557A55-BD68-469C-A060-B18B83C62E35}">
  <ds:schemaRefs>
    <ds:schemaRef ds:uri="http://schemas.microsoft.com/sharepoint/v3/contenttype/forms"/>
  </ds:schemaRefs>
</ds:datastoreItem>
</file>

<file path=customXml/itemProps4.xml><?xml version="1.0" encoding="utf-8"?>
<ds:datastoreItem xmlns:ds="http://schemas.openxmlformats.org/officeDocument/2006/customXml" ds:itemID="{3C5088C5-9823-405C-A9A9-D72851E76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31</TotalTime>
  <Pages>30</Pages>
  <Words>3233</Words>
  <Characters>20078</Characters>
  <Application>Microsoft Office Word</Application>
  <DocSecurity>0</DocSecurity>
  <Lines>1115</Lines>
  <Paragraphs>751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Larson, Danelle M</dc:creator>
  <cp:keywords/>
  <dc:description/>
  <cp:lastModifiedBy>Larson, Danelle M</cp:lastModifiedBy>
  <cp:revision>36</cp:revision>
  <cp:lastPrinted>2026-01-26T16:27:00Z</cp:lastPrinted>
  <dcterms:created xsi:type="dcterms:W3CDTF">2026-01-30T16:08:00Z</dcterms:created>
  <dcterms:modified xsi:type="dcterms:W3CDTF">2026-02-03T15:15:00Z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http://www.zotero.org/styles/conservation-biology</vt:lpwstr>
  </property>
  <property fmtid="{D5CDD505-2E9C-101B-9397-08002B2CF9AE}" pid="9" name="Mendeley Recent Style Name 3_1">
    <vt:lpwstr>Conservation Biology</vt:lpwstr>
  </property>
  <property fmtid="{D5CDD505-2E9C-101B-9397-08002B2CF9AE}" pid="10" name="Mendeley Recent Style Id 4_1">
    <vt:lpwstr>http://www.zotero.org/styles/ecosphere</vt:lpwstr>
  </property>
  <property fmtid="{D5CDD505-2E9C-101B-9397-08002B2CF9AE}" pid="11" name="Mendeley Recent Style Name 4_1">
    <vt:lpwstr>Ecosphere</vt:lpwstr>
  </property>
  <property fmtid="{D5CDD505-2E9C-101B-9397-08002B2CF9AE}" pid="12" name="Mendeley Recent Style Id 5_1">
    <vt:lpwstr>http://www.zotero.org/styles/global-change-biology</vt:lpwstr>
  </property>
  <property fmtid="{D5CDD505-2E9C-101B-9397-08002B2CF9AE}" pid="13" name="Mendeley Recent Style Name 5_1">
    <vt:lpwstr>Global Change Biology</vt:lpwstr>
  </property>
  <property fmtid="{D5CDD505-2E9C-101B-9397-08002B2CF9AE}" pid="14" name="Mendeley Recent Style Id 6_1">
    <vt:lpwstr>http://www.zotero.org/styles/limnology-and-oceanography</vt:lpwstr>
  </property>
  <property fmtid="{D5CDD505-2E9C-101B-9397-08002B2CF9AE}" pid="15" name="Mendeley Recent Style Name 6_1">
    <vt:lpwstr>Limnology and Oceanography</vt:lpwstr>
  </property>
  <property fmtid="{D5CDD505-2E9C-101B-9397-08002B2CF9AE}" pid="16" name="Mendeley Recent Style Id 7_1">
    <vt:lpwstr>http://www.zotero.org/styles/plos-computational-biology</vt:lpwstr>
  </property>
  <property fmtid="{D5CDD505-2E9C-101B-9397-08002B2CF9AE}" pid="17" name="Mendeley Recent Style Name 7_1">
    <vt:lpwstr>PLOS Computational Biology</vt:lpwstr>
  </property>
  <property fmtid="{D5CDD505-2E9C-101B-9397-08002B2CF9AE}" pid="18" name="Mendeley Recent Style Id 8_1">
    <vt:lpwstr>http://www.zotero.org/styles/restoration-ecology</vt:lpwstr>
  </property>
  <property fmtid="{D5CDD505-2E9C-101B-9397-08002B2CF9AE}" pid="19" name="Mendeley Recent Style Name 8_1">
    <vt:lpwstr>Restoration Ecology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ContentTypeId">
    <vt:lpwstr>0x0101006BD571182E2C4DE7854527CFFCE1B0FE009F7A1B89D464874E824B68A3083A448A</vt:lpwstr>
  </property>
  <property fmtid="{D5CDD505-2E9C-101B-9397-08002B2CF9AE}" pid="23" name="MediaServiceImageTags">
    <vt:lpwstr/>
  </property>
</Properties>
</file>