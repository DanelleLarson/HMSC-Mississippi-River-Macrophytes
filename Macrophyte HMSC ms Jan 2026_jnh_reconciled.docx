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FDF10" w14:textId="7660BD2E" w:rsidR="00336082" w:rsidRPr="00C507F7" w:rsidRDefault="007B37D5" w:rsidP="00C507F7">
      <w:pPr>
        <w:pStyle w:val="Title"/>
      </w:pPr>
      <w:r w:rsidRPr="00A01CD1">
        <w:rPr>
          <w:rFonts w:ascii="Calibri" w:hAnsi="Calibri" w:cs="Calibri"/>
          <w:b/>
          <w:bCs/>
          <w:sz w:val="36"/>
          <w:szCs w:val="36"/>
        </w:rPr>
        <w:t>R</w:t>
      </w:r>
      <w:r w:rsidR="00336082" w:rsidRPr="00A01CD1">
        <w:rPr>
          <w:rFonts w:ascii="Calibri" w:hAnsi="Calibri" w:cs="Calibri"/>
          <w:b/>
          <w:bCs/>
          <w:sz w:val="36"/>
          <w:szCs w:val="36"/>
        </w:rPr>
        <w:t>e-</w:t>
      </w:r>
      <w:r w:rsidRPr="00A01CD1">
        <w:rPr>
          <w:rFonts w:ascii="Calibri" w:hAnsi="Calibri" w:cs="Calibri"/>
          <w:b/>
          <w:bCs/>
          <w:sz w:val="36"/>
          <w:szCs w:val="36"/>
        </w:rPr>
        <w:t>O</w:t>
      </w:r>
      <w:r w:rsidR="00336082" w:rsidRPr="00A01CD1">
        <w:rPr>
          <w:rFonts w:ascii="Calibri" w:hAnsi="Calibri" w:cs="Calibri"/>
          <w:b/>
          <w:bCs/>
          <w:sz w:val="36"/>
          <w:szCs w:val="36"/>
        </w:rPr>
        <w:t>ligotrophication</w:t>
      </w:r>
      <w:r w:rsidR="00336082" w:rsidRPr="00C507F7">
        <w:rPr>
          <w:rFonts w:ascii="Calibri" w:hAnsi="Calibri"/>
          <w:b/>
          <w:sz w:val="36"/>
        </w:rPr>
        <w:t xml:space="preserve"> </w:t>
      </w:r>
      <w:r w:rsidR="00611CA8">
        <w:rPr>
          <w:rFonts w:ascii="Calibri" w:hAnsi="Calibri" w:cs="Calibri"/>
          <w:b/>
          <w:bCs/>
          <w:sz w:val="36"/>
          <w:szCs w:val="36"/>
        </w:rPr>
        <w:t>O</w:t>
      </w:r>
      <w:r w:rsidR="00473953" w:rsidRPr="00A01CD1">
        <w:rPr>
          <w:rFonts w:ascii="Calibri" w:hAnsi="Calibri" w:cs="Calibri"/>
          <w:b/>
          <w:bCs/>
          <w:sz w:val="36"/>
          <w:szCs w:val="36"/>
        </w:rPr>
        <w:t>ver</w:t>
      </w:r>
      <w:r w:rsidR="00336082" w:rsidRPr="00C507F7">
        <w:rPr>
          <w:rFonts w:ascii="Calibri" w:hAnsi="Calibri"/>
          <w:b/>
          <w:sz w:val="36"/>
        </w:rPr>
        <w:t xml:space="preserve"> 20 years </w:t>
      </w:r>
      <w:r w:rsidR="00DD6149">
        <w:rPr>
          <w:rFonts w:ascii="Calibri" w:hAnsi="Calibri" w:cs="Calibri"/>
          <w:b/>
          <w:bCs/>
          <w:sz w:val="36"/>
          <w:szCs w:val="36"/>
        </w:rPr>
        <w:t>Contributed</w:t>
      </w:r>
      <w:r w:rsidR="00336082" w:rsidRPr="00C507F7">
        <w:rPr>
          <w:rFonts w:ascii="Calibri" w:hAnsi="Calibri"/>
          <w:b/>
          <w:sz w:val="36"/>
        </w:rPr>
        <w:t xml:space="preserve"> to </w:t>
      </w:r>
      <w:r w:rsidR="00F72D9A" w:rsidRPr="00A01CD1">
        <w:rPr>
          <w:rFonts w:ascii="Calibri" w:hAnsi="Calibri" w:cs="Calibri"/>
          <w:b/>
          <w:bCs/>
          <w:sz w:val="36"/>
          <w:szCs w:val="36"/>
        </w:rPr>
        <w:t>M</w:t>
      </w:r>
      <w:r w:rsidR="00336082" w:rsidRPr="00A01CD1">
        <w:rPr>
          <w:rFonts w:ascii="Calibri" w:hAnsi="Calibri" w:cs="Calibri"/>
          <w:b/>
          <w:bCs/>
          <w:sz w:val="36"/>
          <w:szCs w:val="36"/>
        </w:rPr>
        <w:t xml:space="preserve">acrophyte </w:t>
      </w:r>
      <w:r w:rsidR="00F72D9A" w:rsidRPr="00A01CD1">
        <w:rPr>
          <w:rFonts w:ascii="Calibri" w:hAnsi="Calibri" w:cs="Calibri"/>
          <w:b/>
          <w:bCs/>
          <w:sz w:val="36"/>
          <w:szCs w:val="36"/>
        </w:rPr>
        <w:t>C</w:t>
      </w:r>
      <w:r w:rsidR="00336082" w:rsidRPr="00A01CD1">
        <w:rPr>
          <w:rFonts w:ascii="Calibri" w:hAnsi="Calibri" w:cs="Calibri"/>
          <w:b/>
          <w:bCs/>
          <w:sz w:val="36"/>
          <w:szCs w:val="36"/>
        </w:rPr>
        <w:t xml:space="preserve">ommunity </w:t>
      </w:r>
      <w:r w:rsidR="006334B1" w:rsidRPr="00A01CD1">
        <w:rPr>
          <w:rFonts w:ascii="Calibri" w:hAnsi="Calibri" w:cs="Calibri"/>
          <w:b/>
          <w:bCs/>
          <w:sz w:val="36"/>
          <w:szCs w:val="36"/>
        </w:rPr>
        <w:t>S</w:t>
      </w:r>
      <w:r w:rsidR="00336082" w:rsidRPr="00A01CD1">
        <w:rPr>
          <w:rFonts w:ascii="Calibri" w:hAnsi="Calibri" w:cs="Calibri"/>
          <w:b/>
          <w:bCs/>
          <w:sz w:val="36"/>
          <w:szCs w:val="36"/>
        </w:rPr>
        <w:t xml:space="preserve">hifts and </w:t>
      </w:r>
      <w:r w:rsidR="006334B1" w:rsidRPr="00A01CD1">
        <w:rPr>
          <w:rFonts w:ascii="Calibri" w:hAnsi="Calibri" w:cs="Calibri"/>
          <w:b/>
          <w:bCs/>
          <w:sz w:val="36"/>
          <w:szCs w:val="36"/>
        </w:rPr>
        <w:t>R</w:t>
      </w:r>
      <w:r w:rsidR="00336082" w:rsidRPr="00A01CD1">
        <w:rPr>
          <w:rFonts w:ascii="Calibri" w:hAnsi="Calibri" w:cs="Calibri"/>
          <w:b/>
          <w:bCs/>
          <w:sz w:val="36"/>
          <w:szCs w:val="36"/>
        </w:rPr>
        <w:t>ecovery</w:t>
      </w:r>
      <w:r w:rsidR="00DD6149">
        <w:rPr>
          <w:rFonts w:ascii="Calibri" w:hAnsi="Calibri" w:cs="Calibri"/>
          <w:b/>
          <w:bCs/>
          <w:sz w:val="36"/>
          <w:szCs w:val="36"/>
        </w:rPr>
        <w:t xml:space="preserve"> in the Upper Mississippi River</w:t>
      </w:r>
      <w:r w:rsidR="00336082" w:rsidRPr="00BF37C8">
        <w:t xml:space="preserve"> </w:t>
      </w:r>
    </w:p>
    <w:p w14:paraId="74B5AB5C" w14:textId="77777777" w:rsidR="00981CDA" w:rsidRPr="00981CDA" w:rsidRDefault="00981CDA" w:rsidP="00577246">
      <w:pPr>
        <w:rPr>
          <w:rFonts w:ascii="Times New Roman" w:hAnsi="Times New Roman" w:cs="Times New Roman"/>
          <w:b/>
          <w:bCs/>
        </w:rPr>
      </w:pPr>
    </w:p>
    <w:p w14:paraId="03C780DF" w14:textId="12C25474" w:rsidR="00577246" w:rsidRPr="00981CDA" w:rsidRDefault="00577246" w:rsidP="00577246">
      <w:pPr>
        <w:rPr>
          <w:rFonts w:ascii="Times New Roman" w:hAnsi="Times New Roman" w:cs="Times New Roman"/>
        </w:rPr>
      </w:pPr>
      <w:r w:rsidRPr="00981CDA">
        <w:rPr>
          <w:rFonts w:ascii="Times New Roman" w:hAnsi="Times New Roman" w:cs="Times New Roman"/>
          <w:b/>
          <w:bCs/>
        </w:rPr>
        <w:t xml:space="preserve">Running </w:t>
      </w:r>
      <w:r w:rsidR="00CB0E17">
        <w:rPr>
          <w:rFonts w:ascii="Times New Roman" w:hAnsi="Times New Roman" w:cs="Times New Roman"/>
          <w:b/>
          <w:bCs/>
        </w:rPr>
        <w:t>T</w:t>
      </w:r>
      <w:r w:rsidRPr="00981CDA">
        <w:rPr>
          <w:rFonts w:ascii="Times New Roman" w:hAnsi="Times New Roman" w:cs="Times New Roman"/>
          <w:b/>
          <w:bCs/>
        </w:rPr>
        <w:t>itle:</w:t>
      </w:r>
      <w:r w:rsidRPr="00981CDA">
        <w:rPr>
          <w:rFonts w:ascii="Times New Roman" w:hAnsi="Times New Roman" w:cs="Times New Roman"/>
        </w:rPr>
        <w:t xml:space="preserve"> </w:t>
      </w:r>
      <w:r w:rsidR="00D94427">
        <w:rPr>
          <w:rFonts w:ascii="Times New Roman" w:hAnsi="Times New Roman" w:cs="Times New Roman"/>
        </w:rPr>
        <w:t>R</w:t>
      </w:r>
      <w:r w:rsidRPr="00981CDA">
        <w:rPr>
          <w:rFonts w:ascii="Times New Roman" w:hAnsi="Times New Roman" w:cs="Times New Roman"/>
        </w:rPr>
        <w:t>e-</w:t>
      </w:r>
      <w:r w:rsidR="00D94427">
        <w:rPr>
          <w:rFonts w:ascii="Times New Roman" w:hAnsi="Times New Roman" w:cs="Times New Roman"/>
        </w:rPr>
        <w:t>O</w:t>
      </w:r>
      <w:r w:rsidRPr="00981CDA">
        <w:rPr>
          <w:rFonts w:ascii="Times New Roman" w:hAnsi="Times New Roman" w:cs="Times New Roman"/>
        </w:rPr>
        <w:t>ligotrophy</w:t>
      </w:r>
      <w:r w:rsidR="00981CDA" w:rsidRPr="00981CDA">
        <w:rPr>
          <w:rFonts w:ascii="Times New Roman" w:hAnsi="Times New Roman" w:cs="Times New Roman"/>
        </w:rPr>
        <w:t xml:space="preserve"> </w:t>
      </w:r>
      <w:r w:rsidR="00D94427">
        <w:rPr>
          <w:rFonts w:ascii="Times New Roman" w:hAnsi="Times New Roman" w:cs="Times New Roman"/>
        </w:rPr>
        <w:t>S</w:t>
      </w:r>
      <w:r w:rsidR="00981CDA" w:rsidRPr="00981CDA">
        <w:rPr>
          <w:rFonts w:ascii="Times New Roman" w:hAnsi="Times New Roman" w:cs="Times New Roman"/>
        </w:rPr>
        <w:t xml:space="preserve">purs </w:t>
      </w:r>
      <w:r w:rsidR="00D94427">
        <w:rPr>
          <w:rFonts w:ascii="Times New Roman" w:hAnsi="Times New Roman" w:cs="Times New Roman"/>
        </w:rPr>
        <w:t>M</w:t>
      </w:r>
      <w:r w:rsidR="00981CDA" w:rsidRPr="00981CDA">
        <w:rPr>
          <w:rFonts w:ascii="Times New Roman" w:hAnsi="Times New Roman" w:cs="Times New Roman"/>
        </w:rPr>
        <w:t xml:space="preserve">acrophyte </w:t>
      </w:r>
      <w:r w:rsidR="00D94427">
        <w:rPr>
          <w:rFonts w:ascii="Times New Roman" w:hAnsi="Times New Roman" w:cs="Times New Roman"/>
        </w:rPr>
        <w:t>R</w:t>
      </w:r>
      <w:r w:rsidR="00981CDA" w:rsidRPr="00981CDA">
        <w:rPr>
          <w:rFonts w:ascii="Times New Roman" w:hAnsi="Times New Roman" w:cs="Times New Roman"/>
        </w:rPr>
        <w:t>ecovery</w:t>
      </w:r>
    </w:p>
    <w:p w14:paraId="777754D8" w14:textId="77777777" w:rsidR="00484A05" w:rsidRPr="00484A05" w:rsidRDefault="00484A05" w:rsidP="00484A05"/>
    <w:p w14:paraId="498548FB" w14:textId="6F45C459" w:rsidR="003522B8" w:rsidRDefault="003522B8" w:rsidP="003522B8"/>
    <w:p w14:paraId="1A898301" w14:textId="7DD07B66" w:rsidR="003522B8" w:rsidRPr="00336082" w:rsidRDefault="003522B8" w:rsidP="003522B8">
      <w:pPr>
        <w:rPr>
          <w:rFonts w:ascii="Times New Roman" w:hAnsi="Times New Roman" w:cs="Times New Roman"/>
        </w:rPr>
      </w:pPr>
      <w:r w:rsidRPr="00336082">
        <w:rPr>
          <w:rFonts w:ascii="Times New Roman" w:hAnsi="Times New Roman" w:cs="Times New Roman"/>
        </w:rPr>
        <w:t>**</w:t>
      </w:r>
      <w:r w:rsidRPr="00336082">
        <w:rPr>
          <w:rFonts w:ascii="Times New Roman" w:hAnsi="Times New Roman" w:cs="Times New Roman"/>
          <w:b/>
          <w:bCs/>
        </w:rPr>
        <w:t>DRAFT</w:t>
      </w:r>
      <w:r w:rsidRPr="00336082">
        <w:rPr>
          <w:rFonts w:ascii="Times New Roman" w:hAnsi="Times New Roman" w:cs="Times New Roman"/>
        </w:rPr>
        <w:t>: Please do not cite or distribute without permission from authors, thanks**</w:t>
      </w:r>
    </w:p>
    <w:p w14:paraId="421AFA35" w14:textId="77777777" w:rsidR="00112260" w:rsidRPr="003522B8" w:rsidRDefault="00112260" w:rsidP="003522B8"/>
    <w:p w14:paraId="3F22A563" w14:textId="77777777" w:rsidR="00F5756A" w:rsidRDefault="00F5756A">
      <w:pPr>
        <w:rPr>
          <w:rFonts w:ascii="Times New Roman" w:hAnsi="Times New Roman" w:cs="Times New Roman"/>
          <w:b/>
        </w:rPr>
      </w:pPr>
    </w:p>
    <w:p w14:paraId="2022F9AD" w14:textId="77777777" w:rsidR="00CA794C" w:rsidRPr="00981CDA" w:rsidRDefault="003D24B4" w:rsidP="00981CDA">
      <w:pPr>
        <w:pStyle w:val="NoSpacing1"/>
        <w:rPr>
          <w:rFonts w:ascii="Times New Roman" w:hAnsi="Times New Roman"/>
          <w:sz w:val="24"/>
          <w:szCs w:val="24"/>
        </w:rPr>
      </w:pPr>
      <w:r w:rsidRPr="00981CDA">
        <w:rPr>
          <w:rFonts w:ascii="Times New Roman" w:hAnsi="Times New Roman"/>
          <w:sz w:val="24"/>
          <w:szCs w:val="24"/>
        </w:rPr>
        <w:t>Danelle M. Larson</w:t>
      </w:r>
      <w:r w:rsidR="00227CFA" w:rsidRPr="00981CDA">
        <w:rPr>
          <w:rFonts w:ascii="Times New Roman" w:hAnsi="Times New Roman"/>
          <w:sz w:val="24"/>
          <w:szCs w:val="24"/>
        </w:rPr>
        <w:t xml:space="preserve">, </w:t>
      </w:r>
    </w:p>
    <w:p w14:paraId="1E8EBA47" w14:textId="48A98B87" w:rsidR="00CA794C" w:rsidRPr="00981CDA" w:rsidRDefault="00CA794C" w:rsidP="00981CDA">
      <w:pPr>
        <w:pStyle w:val="NoSpacing1"/>
        <w:rPr>
          <w:rFonts w:ascii="Times New Roman" w:hAnsi="Times New Roman"/>
          <w:sz w:val="24"/>
          <w:szCs w:val="24"/>
        </w:rPr>
      </w:pPr>
      <w:r w:rsidRPr="00981CDA">
        <w:rPr>
          <w:rFonts w:ascii="Times New Roman" w:hAnsi="Times New Roman"/>
          <w:iCs/>
          <w:sz w:val="24"/>
          <w:szCs w:val="24"/>
          <w:lang w:val="en-GB"/>
        </w:rPr>
        <w:t>-</w:t>
      </w:r>
      <w:r w:rsidR="00BA0B9F" w:rsidRPr="00981CDA">
        <w:rPr>
          <w:rFonts w:ascii="Times New Roman" w:hAnsi="Times New Roman"/>
          <w:sz w:val="24"/>
          <w:szCs w:val="24"/>
        </w:rPr>
        <w:t xml:space="preserve">U.S. Geological Survey, </w:t>
      </w:r>
      <w:r w:rsidR="00A62588" w:rsidRPr="00981CDA">
        <w:rPr>
          <w:rFonts w:ascii="Times New Roman" w:hAnsi="Times New Roman"/>
          <w:sz w:val="24"/>
          <w:szCs w:val="24"/>
        </w:rPr>
        <w:t>2630</w:t>
      </w:r>
      <w:r w:rsidR="00BA0B9F" w:rsidRPr="00981CDA">
        <w:rPr>
          <w:rFonts w:ascii="Times New Roman" w:hAnsi="Times New Roman"/>
          <w:sz w:val="24"/>
          <w:szCs w:val="24"/>
        </w:rPr>
        <w:t xml:space="preserve"> Fanta Reed Road, La Crosse, WI 5460</w:t>
      </w:r>
      <w:r w:rsidR="00DA436E" w:rsidRPr="00981CDA">
        <w:rPr>
          <w:rFonts w:ascii="Times New Roman" w:hAnsi="Times New Roman"/>
          <w:sz w:val="24"/>
          <w:szCs w:val="24"/>
        </w:rPr>
        <w:t>3</w:t>
      </w:r>
      <w:r w:rsidR="00BA0B9F" w:rsidRPr="00981CDA">
        <w:rPr>
          <w:rFonts w:ascii="Times New Roman" w:hAnsi="Times New Roman"/>
          <w:sz w:val="24"/>
          <w:szCs w:val="24"/>
        </w:rPr>
        <w:t xml:space="preserve">; </w:t>
      </w:r>
    </w:p>
    <w:p w14:paraId="2B594D11" w14:textId="0063CB0D" w:rsidR="00CA794C" w:rsidRPr="00981CDA" w:rsidRDefault="00CA794C" w:rsidP="00981CDA">
      <w:pPr>
        <w:pStyle w:val="NoSpacing1"/>
        <w:rPr>
          <w:rFonts w:ascii="Times New Roman" w:hAnsi="Times New Roman"/>
          <w:sz w:val="24"/>
          <w:szCs w:val="24"/>
          <w:lang w:val="fr-FR"/>
        </w:rPr>
      </w:pPr>
      <w:r w:rsidRPr="00981CDA">
        <w:rPr>
          <w:rFonts w:ascii="Times New Roman" w:hAnsi="Times New Roman"/>
          <w:sz w:val="24"/>
          <w:szCs w:val="24"/>
          <w:lang w:val="fr-FR"/>
        </w:rPr>
        <w:t xml:space="preserve">e-mail: </w:t>
      </w:r>
      <w:hyperlink r:id="rId11" w:history="1">
        <w:r w:rsidRPr="00981CDA">
          <w:rPr>
            <w:rStyle w:val="Hyperlink"/>
            <w:rFonts w:ascii="Times New Roman" w:hAnsi="Times New Roman"/>
            <w:sz w:val="24"/>
            <w:szCs w:val="24"/>
            <w:lang w:val="fr-FR"/>
          </w:rPr>
          <w:t>dmlarson@usgs.gov</w:t>
        </w:r>
      </w:hyperlink>
      <w:r w:rsidR="00E933EE" w:rsidRPr="00981CDA">
        <w:rPr>
          <w:rFonts w:ascii="Times New Roman" w:hAnsi="Times New Roman"/>
          <w:sz w:val="24"/>
          <w:szCs w:val="24"/>
          <w:lang w:val="fr-FR"/>
        </w:rPr>
        <w:t>;</w:t>
      </w:r>
      <w:r w:rsidR="002951AF">
        <w:rPr>
          <w:rFonts w:ascii="Times New Roman" w:hAnsi="Times New Roman"/>
          <w:sz w:val="24"/>
          <w:szCs w:val="24"/>
          <w:lang w:val="fr-FR"/>
        </w:rPr>
        <w:t xml:space="preserve"> </w:t>
      </w:r>
      <w:r w:rsidR="00F47047">
        <w:rPr>
          <w:rFonts w:ascii="Times New Roman" w:hAnsi="Times New Roman"/>
          <w:sz w:val="24"/>
          <w:szCs w:val="24"/>
          <w:lang w:val="fr-FR"/>
        </w:rPr>
        <w:t xml:space="preserve">Phone : </w:t>
      </w:r>
      <w:r w:rsidR="00B47684">
        <w:rPr>
          <w:rFonts w:ascii="Times New Roman" w:hAnsi="Times New Roman"/>
          <w:sz w:val="24"/>
          <w:szCs w:val="24"/>
          <w:lang w:val="fr-FR"/>
        </w:rPr>
        <w:t>608</w:t>
      </w:r>
      <w:r w:rsidR="00083448">
        <w:rPr>
          <w:rFonts w:ascii="Times New Roman" w:hAnsi="Times New Roman"/>
          <w:sz w:val="24"/>
          <w:szCs w:val="24"/>
          <w:lang w:val="fr-FR"/>
        </w:rPr>
        <w:t>–</w:t>
      </w:r>
      <w:r w:rsidR="00B47684">
        <w:rPr>
          <w:rFonts w:ascii="Times New Roman" w:hAnsi="Times New Roman"/>
          <w:sz w:val="24"/>
          <w:szCs w:val="24"/>
          <w:lang w:val="fr-FR"/>
        </w:rPr>
        <w:t>78</w:t>
      </w:r>
      <w:r w:rsidR="00852793">
        <w:rPr>
          <w:rFonts w:ascii="Times New Roman" w:hAnsi="Times New Roman"/>
          <w:sz w:val="24"/>
          <w:szCs w:val="24"/>
          <w:lang w:val="fr-FR"/>
        </w:rPr>
        <w:t>1</w:t>
      </w:r>
      <w:r w:rsidR="00083448">
        <w:rPr>
          <w:rFonts w:ascii="Times New Roman" w:hAnsi="Times New Roman"/>
          <w:sz w:val="24"/>
          <w:szCs w:val="24"/>
          <w:lang w:val="fr-FR"/>
        </w:rPr>
        <w:t>–</w:t>
      </w:r>
      <w:r w:rsidR="00B47684">
        <w:rPr>
          <w:rFonts w:ascii="Times New Roman" w:hAnsi="Times New Roman"/>
          <w:sz w:val="24"/>
          <w:szCs w:val="24"/>
          <w:lang w:val="fr-FR"/>
        </w:rPr>
        <w:t>6350</w:t>
      </w:r>
    </w:p>
    <w:p w14:paraId="5CDFAA63" w14:textId="051C5799" w:rsidR="003245FB" w:rsidRDefault="00E933EE" w:rsidP="00981CDA">
      <w:pPr>
        <w:pStyle w:val="NoSpacing1"/>
        <w:rPr>
          <w:rFonts w:ascii="Times New Roman" w:hAnsi="Times New Roman"/>
          <w:sz w:val="24"/>
          <w:szCs w:val="24"/>
        </w:rPr>
      </w:pPr>
      <w:r w:rsidRPr="00981CDA">
        <w:rPr>
          <w:rFonts w:ascii="Times New Roman" w:hAnsi="Times New Roman"/>
          <w:sz w:val="24"/>
          <w:szCs w:val="24"/>
        </w:rPr>
        <w:t xml:space="preserve">ORCID: </w:t>
      </w:r>
      <w:r w:rsidR="00FA3B3A" w:rsidRPr="00981CDA">
        <w:rPr>
          <w:rFonts w:ascii="Times New Roman" w:hAnsi="Times New Roman"/>
          <w:sz w:val="24"/>
          <w:szCs w:val="24"/>
        </w:rPr>
        <w:t>0000-0001-6349-6267</w:t>
      </w:r>
    </w:p>
    <w:p w14:paraId="342B0493" w14:textId="305FC0C0" w:rsidR="00852793" w:rsidRPr="00981CDA" w:rsidRDefault="00852793" w:rsidP="00981CDA">
      <w:pPr>
        <w:pStyle w:val="NoSpacing1"/>
        <w:rPr>
          <w:rFonts w:ascii="Times New Roman" w:hAnsi="Times New Roman"/>
          <w:sz w:val="24"/>
          <w:szCs w:val="24"/>
        </w:rPr>
      </w:pPr>
      <w:r>
        <w:rPr>
          <w:rFonts w:ascii="Times New Roman" w:hAnsi="Times New Roman"/>
          <w:sz w:val="24"/>
          <w:szCs w:val="24"/>
        </w:rPr>
        <w:t>*corresponding author</w:t>
      </w:r>
    </w:p>
    <w:p w14:paraId="596E11FA" w14:textId="77777777" w:rsidR="00DC029A" w:rsidRPr="00981CDA" w:rsidRDefault="00DC029A" w:rsidP="00981CDA">
      <w:pPr>
        <w:pStyle w:val="NoSpacing1"/>
        <w:rPr>
          <w:rFonts w:ascii="Times New Roman" w:hAnsi="Times New Roman"/>
          <w:sz w:val="24"/>
          <w:szCs w:val="24"/>
        </w:rPr>
      </w:pPr>
    </w:p>
    <w:p w14:paraId="7488CB84" w14:textId="66ED866B" w:rsidR="00400DB9" w:rsidRPr="00981CDA" w:rsidRDefault="003245FB" w:rsidP="00981CDA">
      <w:pPr>
        <w:pStyle w:val="NoSpacing1"/>
        <w:rPr>
          <w:rFonts w:ascii="Times New Roman" w:hAnsi="Times New Roman"/>
          <w:sz w:val="24"/>
          <w:szCs w:val="24"/>
        </w:rPr>
      </w:pPr>
      <w:r w:rsidRPr="00981CDA">
        <w:rPr>
          <w:rFonts w:ascii="Times New Roman" w:hAnsi="Times New Roman"/>
          <w:sz w:val="24"/>
          <w:szCs w:val="24"/>
        </w:rPr>
        <w:t xml:space="preserve">Mirkka </w:t>
      </w:r>
      <w:r w:rsidR="001932FA">
        <w:rPr>
          <w:rFonts w:ascii="Times New Roman" w:hAnsi="Times New Roman"/>
          <w:sz w:val="24"/>
          <w:szCs w:val="24"/>
        </w:rPr>
        <w:t>M</w:t>
      </w:r>
      <w:r w:rsidR="00125153">
        <w:rPr>
          <w:rFonts w:ascii="Times New Roman" w:hAnsi="Times New Roman"/>
          <w:sz w:val="24"/>
          <w:szCs w:val="24"/>
        </w:rPr>
        <w:t xml:space="preserve">. </w:t>
      </w:r>
      <w:r w:rsidRPr="00981CDA">
        <w:rPr>
          <w:rFonts w:ascii="Times New Roman" w:hAnsi="Times New Roman"/>
          <w:sz w:val="24"/>
          <w:szCs w:val="24"/>
        </w:rPr>
        <w:t>Jones</w:t>
      </w:r>
      <w:r w:rsidR="00DC3DA1" w:rsidRPr="00981CDA">
        <w:rPr>
          <w:rFonts w:ascii="Times New Roman" w:hAnsi="Times New Roman"/>
          <w:sz w:val="24"/>
          <w:szCs w:val="24"/>
        </w:rPr>
        <w:t xml:space="preserve">, </w:t>
      </w:r>
    </w:p>
    <w:p w14:paraId="16A91D1D" w14:textId="6054885F" w:rsidR="00400DB9" w:rsidRPr="00981CDA" w:rsidRDefault="00AD7639" w:rsidP="00981CDA">
      <w:pPr>
        <w:pStyle w:val="NoSpacing1"/>
        <w:rPr>
          <w:rFonts w:ascii="Times New Roman" w:hAnsi="Times New Roman"/>
          <w:iCs/>
          <w:sz w:val="24"/>
          <w:szCs w:val="24"/>
          <w:lang w:val="en-GB"/>
        </w:rPr>
      </w:pPr>
      <w:r w:rsidRPr="00981CDA">
        <w:rPr>
          <w:rFonts w:ascii="Times New Roman" w:hAnsi="Times New Roman"/>
          <w:iCs/>
          <w:sz w:val="24"/>
          <w:szCs w:val="24"/>
        </w:rPr>
        <w:t>-</w:t>
      </w:r>
      <w:r w:rsidR="00400DB9" w:rsidRPr="00981CDA">
        <w:rPr>
          <w:rFonts w:ascii="Times New Roman" w:hAnsi="Times New Roman"/>
          <w:iCs/>
          <w:sz w:val="24"/>
          <w:szCs w:val="24"/>
          <w:lang w:val="en-GB"/>
        </w:rPr>
        <w:t xml:space="preserve">Research Centre for Ecological Change, Organismal and Evolutionary Biology Research Programme, </w:t>
      </w:r>
      <w:r w:rsidR="00D45AC3" w:rsidRPr="00981CDA">
        <w:rPr>
          <w:rFonts w:ascii="Times New Roman" w:hAnsi="Times New Roman"/>
          <w:iCs/>
          <w:sz w:val="24"/>
          <w:szCs w:val="24"/>
          <w:lang w:val="en-GB"/>
        </w:rPr>
        <w:t>University of Helsinki, Helsinki, Finland</w:t>
      </w:r>
    </w:p>
    <w:p w14:paraId="6332842E" w14:textId="455AE6B7" w:rsidR="00400DB9" w:rsidRPr="00981CDA" w:rsidRDefault="00AD7639" w:rsidP="00981CDA">
      <w:pPr>
        <w:pStyle w:val="NoSpacing1"/>
        <w:rPr>
          <w:rFonts w:ascii="Times New Roman" w:hAnsi="Times New Roman"/>
          <w:sz w:val="24"/>
          <w:szCs w:val="24"/>
        </w:rPr>
      </w:pPr>
      <w:r w:rsidRPr="00981CDA">
        <w:rPr>
          <w:rFonts w:ascii="Times New Roman" w:hAnsi="Times New Roman"/>
          <w:sz w:val="24"/>
          <w:szCs w:val="24"/>
          <w:lang w:val="en-GB"/>
        </w:rPr>
        <w:t>-</w:t>
      </w:r>
      <w:r w:rsidR="003A3576" w:rsidRPr="00981CDA">
        <w:rPr>
          <w:rFonts w:ascii="Times New Roman" w:hAnsi="Times New Roman"/>
          <w:sz w:val="24"/>
          <w:szCs w:val="24"/>
        </w:rPr>
        <w:t>Institute of Biotechnology, HILIFE Helsinki Institute of Life Science, University of Helsinki, Helsinki, Finland</w:t>
      </w:r>
      <w:r w:rsidR="00400DB9" w:rsidRPr="00981CDA">
        <w:rPr>
          <w:rFonts w:ascii="Times New Roman" w:hAnsi="Times New Roman"/>
          <w:sz w:val="24"/>
          <w:szCs w:val="24"/>
        </w:rPr>
        <w:t xml:space="preserve"> </w:t>
      </w:r>
    </w:p>
    <w:p w14:paraId="21C59131" w14:textId="45CA96DA" w:rsidR="00400DB9" w:rsidRPr="00981CDA" w:rsidRDefault="00400DB9" w:rsidP="00981CDA">
      <w:pPr>
        <w:pStyle w:val="NoSpacing1"/>
        <w:rPr>
          <w:rFonts w:ascii="Times New Roman" w:hAnsi="Times New Roman"/>
          <w:sz w:val="24"/>
          <w:szCs w:val="24"/>
          <w:lang w:val="fr-FR"/>
        </w:rPr>
      </w:pPr>
      <w:r w:rsidRPr="00981CDA">
        <w:rPr>
          <w:rFonts w:ascii="Times New Roman" w:hAnsi="Times New Roman"/>
          <w:sz w:val="24"/>
          <w:szCs w:val="24"/>
          <w:lang w:val="fr-FR"/>
        </w:rPr>
        <w:t xml:space="preserve">e-mail: </w:t>
      </w:r>
      <w:r w:rsidR="00125153">
        <w:rPr>
          <w:rFonts w:ascii="Times New Roman" w:hAnsi="Times New Roman"/>
          <w:sz w:val="24"/>
          <w:szCs w:val="24"/>
          <w:lang w:val="fr-FR"/>
        </w:rPr>
        <w:t>mirkka.jones@gmail.com</w:t>
      </w:r>
    </w:p>
    <w:p w14:paraId="0B988597" w14:textId="138803A0" w:rsidR="003245FB" w:rsidRPr="00981CDA" w:rsidRDefault="003A3576" w:rsidP="00981CDA">
      <w:pPr>
        <w:pStyle w:val="NoSpacing1"/>
        <w:rPr>
          <w:rFonts w:ascii="Times New Roman" w:hAnsi="Times New Roman"/>
          <w:sz w:val="24"/>
          <w:szCs w:val="24"/>
        </w:rPr>
      </w:pPr>
      <w:r w:rsidRPr="00981CDA">
        <w:rPr>
          <w:rFonts w:ascii="Times New Roman" w:hAnsi="Times New Roman"/>
          <w:sz w:val="24"/>
          <w:szCs w:val="24"/>
        </w:rPr>
        <w:t xml:space="preserve">ORCID: </w:t>
      </w:r>
      <w:r w:rsidR="00500B4C" w:rsidRPr="00981CDA">
        <w:rPr>
          <w:rFonts w:ascii="Times New Roman" w:hAnsi="Times New Roman"/>
          <w:sz w:val="24"/>
          <w:szCs w:val="24"/>
        </w:rPr>
        <w:t>0000-</w:t>
      </w:r>
      <w:r w:rsidR="007C2983" w:rsidRPr="00981CDA">
        <w:rPr>
          <w:rFonts w:ascii="Times New Roman" w:hAnsi="Times New Roman"/>
          <w:sz w:val="24"/>
          <w:szCs w:val="24"/>
        </w:rPr>
        <w:t>0002-8157-8730</w:t>
      </w:r>
    </w:p>
    <w:p w14:paraId="65BAF54E" w14:textId="77777777" w:rsidR="00024103" w:rsidRPr="00981CDA" w:rsidRDefault="00024103" w:rsidP="00981CDA">
      <w:pPr>
        <w:pStyle w:val="NoSpacing1"/>
        <w:rPr>
          <w:rFonts w:ascii="Times New Roman" w:hAnsi="Times New Roman"/>
          <w:sz w:val="24"/>
          <w:szCs w:val="24"/>
        </w:rPr>
      </w:pPr>
    </w:p>
    <w:p w14:paraId="193FCEA3" w14:textId="77777777" w:rsidR="00400DB9" w:rsidRPr="00981CDA" w:rsidRDefault="00024103" w:rsidP="00981CDA">
      <w:pPr>
        <w:pStyle w:val="NoSpacing1"/>
        <w:rPr>
          <w:rFonts w:ascii="Times New Roman" w:hAnsi="Times New Roman"/>
          <w:sz w:val="24"/>
          <w:szCs w:val="24"/>
        </w:rPr>
      </w:pPr>
      <w:r w:rsidRPr="00981CDA">
        <w:rPr>
          <w:rFonts w:ascii="Times New Roman" w:hAnsi="Times New Roman"/>
          <w:sz w:val="24"/>
          <w:szCs w:val="24"/>
        </w:rPr>
        <w:t xml:space="preserve">Benjamin Weigel, </w:t>
      </w:r>
    </w:p>
    <w:p w14:paraId="1B031C8A" w14:textId="5B53FAD0" w:rsidR="00400DB9" w:rsidRPr="00981CDA" w:rsidRDefault="00400DB9" w:rsidP="00981CDA">
      <w:pPr>
        <w:spacing w:after="160"/>
        <w:rPr>
          <w:rFonts w:ascii="Times New Roman" w:eastAsia="Times New Roman" w:hAnsi="Times New Roman" w:cs="Times New Roman"/>
          <w:color w:val="000000"/>
          <w:lang w:eastAsia="en-GB"/>
        </w:rPr>
      </w:pPr>
      <w:r w:rsidRPr="00981CDA">
        <w:rPr>
          <w:rFonts w:ascii="Times New Roman" w:eastAsia="Times New Roman" w:hAnsi="Times New Roman" w:cs="Times New Roman"/>
          <w:color w:val="000000"/>
          <w:lang w:eastAsia="en-GB"/>
        </w:rPr>
        <w:t>- INRAE, EABX, 33612 Cestas, France</w:t>
      </w:r>
    </w:p>
    <w:p w14:paraId="727BF797" w14:textId="63FFC93F" w:rsidR="00400DB9" w:rsidRPr="00981CDA" w:rsidRDefault="00400DB9" w:rsidP="00981CDA">
      <w:pPr>
        <w:pStyle w:val="NoSpacing1"/>
        <w:rPr>
          <w:rFonts w:ascii="Times New Roman" w:hAnsi="Times New Roman"/>
          <w:iCs/>
          <w:sz w:val="24"/>
          <w:szCs w:val="24"/>
          <w:lang w:val="en-GB"/>
        </w:rPr>
      </w:pPr>
      <w:r w:rsidRPr="00981CDA">
        <w:rPr>
          <w:rFonts w:ascii="Times New Roman" w:hAnsi="Times New Roman"/>
          <w:iCs/>
          <w:sz w:val="24"/>
          <w:szCs w:val="24"/>
          <w:lang w:val="en-GB"/>
        </w:rPr>
        <w:t xml:space="preserve">- </w:t>
      </w:r>
      <w:r w:rsidR="00024103" w:rsidRPr="00981CDA">
        <w:rPr>
          <w:rFonts w:ascii="Times New Roman" w:hAnsi="Times New Roman"/>
          <w:iCs/>
          <w:sz w:val="24"/>
          <w:szCs w:val="24"/>
          <w:lang w:val="en-GB"/>
        </w:rPr>
        <w:t xml:space="preserve">Research Centre for Ecological Change, Organismal and Evolutionary Biology Research Programme, University of Helsinki, Helsinki, Finland </w:t>
      </w:r>
    </w:p>
    <w:p w14:paraId="2CB37B42" w14:textId="45FAE601" w:rsidR="00400DB9" w:rsidRPr="00981CDA" w:rsidRDefault="00400DB9" w:rsidP="00981CDA">
      <w:pPr>
        <w:pStyle w:val="NoSpacing1"/>
        <w:rPr>
          <w:rFonts w:ascii="Times New Roman" w:hAnsi="Times New Roman"/>
          <w:iCs/>
          <w:sz w:val="24"/>
          <w:szCs w:val="24"/>
          <w:lang w:val="fr-FR"/>
        </w:rPr>
      </w:pPr>
      <w:r w:rsidRPr="00981CDA">
        <w:rPr>
          <w:rFonts w:ascii="Times New Roman" w:hAnsi="Times New Roman"/>
          <w:sz w:val="24"/>
          <w:szCs w:val="24"/>
          <w:lang w:val="fr-FR"/>
        </w:rPr>
        <w:t xml:space="preserve">e-mail: </w:t>
      </w:r>
      <w:r w:rsidRPr="00981CDA">
        <w:rPr>
          <w:rFonts w:ascii="Times New Roman" w:hAnsi="Times New Roman"/>
          <w:iCs/>
          <w:sz w:val="24"/>
          <w:szCs w:val="24"/>
          <w:lang w:val="fr-FR"/>
        </w:rPr>
        <w:t>benjamin.weigel@inrae.fr</w:t>
      </w:r>
    </w:p>
    <w:p w14:paraId="6D3E67A5" w14:textId="27FEBBEB" w:rsidR="00024103" w:rsidRPr="00981CDA" w:rsidRDefault="00024103" w:rsidP="00981CDA">
      <w:pPr>
        <w:pStyle w:val="NoSpacing1"/>
        <w:rPr>
          <w:rFonts w:ascii="Times New Roman" w:hAnsi="Times New Roman"/>
          <w:iCs/>
          <w:sz w:val="24"/>
          <w:szCs w:val="24"/>
          <w:lang w:val="en-GB"/>
        </w:rPr>
      </w:pPr>
      <w:r w:rsidRPr="00981CDA">
        <w:rPr>
          <w:rFonts w:ascii="Times New Roman" w:hAnsi="Times New Roman"/>
          <w:iCs/>
          <w:sz w:val="24"/>
          <w:szCs w:val="24"/>
          <w:lang w:val="en-GB"/>
        </w:rPr>
        <w:t>ORCID: 0000-0003-2302-5529</w:t>
      </w:r>
    </w:p>
    <w:p w14:paraId="42A00926" w14:textId="77777777" w:rsidR="00DC029A" w:rsidRPr="00981CDA" w:rsidRDefault="00DC029A" w:rsidP="00981CDA">
      <w:pPr>
        <w:pStyle w:val="NoSpacing1"/>
        <w:rPr>
          <w:rFonts w:ascii="Times New Roman" w:hAnsi="Times New Roman"/>
          <w:sz w:val="24"/>
          <w:szCs w:val="24"/>
        </w:rPr>
      </w:pPr>
    </w:p>
    <w:p w14:paraId="1E222FDD" w14:textId="77777777" w:rsidR="00CA794C" w:rsidRPr="00981CDA" w:rsidRDefault="00E57392" w:rsidP="00981CDA">
      <w:pPr>
        <w:pStyle w:val="NoSpacing1"/>
        <w:rPr>
          <w:rFonts w:ascii="Times New Roman" w:hAnsi="Times New Roman"/>
          <w:sz w:val="24"/>
          <w:szCs w:val="24"/>
        </w:rPr>
      </w:pPr>
      <w:r w:rsidRPr="00981CDA">
        <w:rPr>
          <w:rFonts w:ascii="Times New Roman" w:hAnsi="Times New Roman"/>
          <w:sz w:val="24"/>
          <w:szCs w:val="24"/>
        </w:rPr>
        <w:t xml:space="preserve">Brian Gray, </w:t>
      </w:r>
    </w:p>
    <w:p w14:paraId="6EBE7A0A" w14:textId="54A20A11" w:rsidR="00CA794C" w:rsidRPr="00981CDA" w:rsidRDefault="00CA794C" w:rsidP="00981CDA">
      <w:pPr>
        <w:pStyle w:val="NoSpacing1"/>
        <w:rPr>
          <w:rFonts w:ascii="Times New Roman" w:hAnsi="Times New Roman"/>
          <w:sz w:val="24"/>
          <w:szCs w:val="24"/>
        </w:rPr>
      </w:pPr>
      <w:r w:rsidRPr="00981CDA">
        <w:rPr>
          <w:rFonts w:ascii="Times New Roman" w:hAnsi="Times New Roman"/>
          <w:iCs/>
          <w:sz w:val="24"/>
          <w:szCs w:val="24"/>
          <w:lang w:val="en-GB"/>
        </w:rPr>
        <w:t>-</w:t>
      </w:r>
      <w:r w:rsidR="00E57392" w:rsidRPr="00981CDA">
        <w:rPr>
          <w:rFonts w:ascii="Times New Roman" w:hAnsi="Times New Roman"/>
          <w:sz w:val="24"/>
          <w:szCs w:val="24"/>
        </w:rPr>
        <w:t xml:space="preserve">U.S. Geological Survey, 2630 Fanta Reed Road, La Crosse, WI 54603; </w:t>
      </w:r>
    </w:p>
    <w:p w14:paraId="231102DE" w14:textId="40565260" w:rsidR="00CA794C" w:rsidRPr="00981CDA" w:rsidRDefault="00CA794C" w:rsidP="00981CDA">
      <w:pPr>
        <w:pStyle w:val="NoSpacing1"/>
        <w:rPr>
          <w:rFonts w:ascii="Times New Roman" w:hAnsi="Times New Roman"/>
          <w:sz w:val="24"/>
          <w:szCs w:val="24"/>
          <w:lang w:val="fr-FR"/>
        </w:rPr>
      </w:pPr>
      <w:r w:rsidRPr="00981CDA">
        <w:rPr>
          <w:rFonts w:ascii="Times New Roman" w:hAnsi="Times New Roman"/>
          <w:sz w:val="24"/>
          <w:szCs w:val="24"/>
          <w:lang w:val="fr-FR"/>
        </w:rPr>
        <w:t xml:space="preserve">e-mail: </w:t>
      </w:r>
      <w:hyperlink r:id="rId12" w:history="1">
        <w:r w:rsidR="00D556D4" w:rsidRPr="00981CDA">
          <w:rPr>
            <w:rStyle w:val="Hyperlink"/>
            <w:rFonts w:ascii="Times New Roman" w:hAnsi="Times New Roman"/>
            <w:sz w:val="24"/>
            <w:szCs w:val="24"/>
            <w:lang w:val="fr-FR"/>
          </w:rPr>
          <w:t>brgray@usgs.gov</w:t>
        </w:r>
      </w:hyperlink>
    </w:p>
    <w:p w14:paraId="33040F85" w14:textId="244C6D7C" w:rsidR="00E57392" w:rsidRPr="00981CDA" w:rsidRDefault="00E57392" w:rsidP="00981CDA">
      <w:pPr>
        <w:pStyle w:val="NoSpacing1"/>
        <w:rPr>
          <w:rFonts w:ascii="Times New Roman" w:hAnsi="Times New Roman"/>
          <w:sz w:val="24"/>
          <w:szCs w:val="24"/>
          <w:lang w:val="fr-FR"/>
        </w:rPr>
      </w:pPr>
      <w:r w:rsidRPr="00981CDA">
        <w:rPr>
          <w:rFonts w:ascii="Times New Roman" w:hAnsi="Times New Roman"/>
          <w:sz w:val="24"/>
          <w:szCs w:val="24"/>
          <w:lang w:val="fr-FR"/>
        </w:rPr>
        <w:t>ORCID: 0000-0001-7682-9550</w:t>
      </w:r>
    </w:p>
    <w:p w14:paraId="072ADCF3" w14:textId="59B5E711" w:rsidR="00132A68" w:rsidRPr="00981CDA" w:rsidRDefault="00132A68" w:rsidP="00981CDA">
      <w:pPr>
        <w:pStyle w:val="NoSpacing1"/>
        <w:rPr>
          <w:rFonts w:ascii="Times New Roman" w:hAnsi="Times New Roman"/>
          <w:iCs/>
          <w:sz w:val="24"/>
          <w:szCs w:val="24"/>
          <w:lang w:val="fr-FR"/>
        </w:rPr>
      </w:pPr>
    </w:p>
    <w:p w14:paraId="446C676F" w14:textId="77777777" w:rsidR="00400DB9" w:rsidRPr="00981CDA" w:rsidRDefault="00132A68" w:rsidP="00981CDA">
      <w:pPr>
        <w:pStyle w:val="NoSpacing1"/>
        <w:rPr>
          <w:rFonts w:ascii="Times New Roman" w:hAnsi="Times New Roman"/>
          <w:sz w:val="24"/>
          <w:szCs w:val="24"/>
        </w:rPr>
      </w:pPr>
      <w:r w:rsidRPr="00981CDA">
        <w:rPr>
          <w:rFonts w:ascii="Times New Roman" w:hAnsi="Times New Roman"/>
          <w:sz w:val="24"/>
          <w:szCs w:val="24"/>
        </w:rPr>
        <w:t xml:space="preserve">Otso Ovaskainen, </w:t>
      </w:r>
    </w:p>
    <w:p w14:paraId="4633EDE5" w14:textId="5859DFA0" w:rsidR="00400DB9" w:rsidRPr="00981CDA" w:rsidRDefault="00400DB9" w:rsidP="00981CDA">
      <w:pPr>
        <w:autoSpaceDE w:val="0"/>
        <w:autoSpaceDN w:val="0"/>
        <w:adjustRightInd w:val="0"/>
        <w:spacing w:after="120"/>
        <w:rPr>
          <w:rFonts w:ascii="Times New Roman" w:eastAsiaTheme="minorHAnsi" w:hAnsi="Times New Roman" w:cs="Times New Roman"/>
          <w:color w:val="000000"/>
          <w:lang w:val="en-GB"/>
        </w:rPr>
      </w:pPr>
      <w:r w:rsidRPr="00981CDA">
        <w:rPr>
          <w:rFonts w:ascii="Times New Roman" w:eastAsiaTheme="minorHAnsi" w:hAnsi="Times New Roman" w:cs="Times New Roman"/>
          <w:color w:val="000000"/>
          <w:lang w:val="en-GB"/>
        </w:rPr>
        <w:t>-Department of Biological and Environmental Science, University of Jyväskylä, Jyväskylä, Finland</w:t>
      </w:r>
    </w:p>
    <w:p w14:paraId="497CB9C1" w14:textId="4F19A861" w:rsidR="00400DB9" w:rsidRPr="00981CDA" w:rsidRDefault="00400DB9" w:rsidP="00981CDA">
      <w:pPr>
        <w:pStyle w:val="NoSpacing1"/>
        <w:rPr>
          <w:rFonts w:ascii="Times New Roman" w:hAnsi="Times New Roman"/>
          <w:sz w:val="24"/>
          <w:szCs w:val="24"/>
          <w:lang w:val="fr-FR"/>
        </w:rPr>
      </w:pPr>
      <w:r w:rsidRPr="00981CDA">
        <w:rPr>
          <w:rFonts w:ascii="Times New Roman" w:hAnsi="Times New Roman"/>
          <w:sz w:val="24"/>
          <w:szCs w:val="24"/>
          <w:lang w:val="fr-FR"/>
        </w:rPr>
        <w:t xml:space="preserve">e-mail: </w:t>
      </w:r>
      <w:hyperlink r:id="rId13" w:history="1">
        <w:r w:rsidRPr="00981CDA">
          <w:rPr>
            <w:rStyle w:val="Hyperlink"/>
            <w:rFonts w:ascii="Times New Roman" w:hAnsi="Times New Roman"/>
            <w:sz w:val="24"/>
            <w:szCs w:val="24"/>
            <w:lang w:val="fr-FR"/>
          </w:rPr>
          <w:t>otso.t.ovaskainen@jyu.fi</w:t>
        </w:r>
      </w:hyperlink>
    </w:p>
    <w:p w14:paraId="5A7065F4" w14:textId="1771EF4E" w:rsidR="003211B9" w:rsidRPr="00981CDA" w:rsidRDefault="00D953A9" w:rsidP="00981CDA">
      <w:pPr>
        <w:pStyle w:val="NoSpacing1"/>
        <w:rPr>
          <w:rFonts w:ascii="Times New Roman" w:hAnsi="Times New Roman"/>
          <w:sz w:val="24"/>
          <w:szCs w:val="24"/>
          <w:shd w:val="clear" w:color="auto" w:fill="FFFFFF"/>
        </w:rPr>
      </w:pPr>
      <w:r w:rsidRPr="00981CDA">
        <w:rPr>
          <w:rFonts w:ascii="Times New Roman" w:hAnsi="Times New Roman"/>
          <w:iCs/>
          <w:sz w:val="24"/>
          <w:szCs w:val="24"/>
          <w:lang w:val="en-GB"/>
        </w:rPr>
        <w:t xml:space="preserve">ORCID: </w:t>
      </w:r>
      <w:r w:rsidR="0080203C" w:rsidRPr="00981CDA">
        <w:rPr>
          <w:rFonts w:ascii="Times New Roman" w:hAnsi="Times New Roman"/>
          <w:sz w:val="24"/>
          <w:szCs w:val="24"/>
          <w:shd w:val="clear" w:color="auto" w:fill="FFFFFF"/>
        </w:rPr>
        <w:t>0000-0001-9750-4421</w:t>
      </w:r>
    </w:p>
    <w:p w14:paraId="1DDD93DD" w14:textId="77777777" w:rsidR="00C52459" w:rsidRDefault="00C52459" w:rsidP="003245FB">
      <w:pPr>
        <w:pStyle w:val="NoSpacing1"/>
        <w:spacing w:line="480" w:lineRule="auto"/>
        <w:rPr>
          <w:rFonts w:ascii="Times New Roman" w:hAnsi="Times New Roman"/>
          <w:sz w:val="20"/>
          <w:szCs w:val="20"/>
          <w:shd w:val="clear" w:color="auto" w:fill="FFFFFF"/>
        </w:rPr>
      </w:pPr>
    </w:p>
    <w:p w14:paraId="4CD001E8" w14:textId="57FA2979" w:rsidR="00EA26CC" w:rsidRDefault="00A74D30" w:rsidP="003245FB">
      <w:pPr>
        <w:pStyle w:val="NoSpacing1"/>
        <w:spacing w:line="480" w:lineRule="auto"/>
        <w:rPr>
          <w:rFonts w:ascii="Times New Roman" w:hAnsi="Times New Roman"/>
          <w:sz w:val="24"/>
          <w:szCs w:val="24"/>
        </w:rPr>
      </w:pPr>
      <w:r w:rsidRPr="001C547B">
        <w:rPr>
          <w:rFonts w:ascii="Times New Roman" w:hAnsi="Times New Roman"/>
          <w:b/>
          <w:bCs/>
          <w:sz w:val="24"/>
          <w:szCs w:val="24"/>
        </w:rPr>
        <w:t xml:space="preserve">Target </w:t>
      </w:r>
      <w:r w:rsidR="00CB0E17">
        <w:rPr>
          <w:rFonts w:ascii="Times New Roman" w:hAnsi="Times New Roman"/>
          <w:b/>
          <w:bCs/>
          <w:sz w:val="24"/>
          <w:szCs w:val="24"/>
        </w:rPr>
        <w:t>J</w:t>
      </w:r>
      <w:r w:rsidRPr="001C547B">
        <w:rPr>
          <w:rFonts w:ascii="Times New Roman" w:hAnsi="Times New Roman"/>
          <w:b/>
          <w:bCs/>
          <w:sz w:val="24"/>
          <w:szCs w:val="24"/>
        </w:rPr>
        <w:t>ournal:</w:t>
      </w:r>
      <w:r w:rsidR="002C70D4">
        <w:rPr>
          <w:rFonts w:ascii="Times New Roman" w:hAnsi="Times New Roman"/>
          <w:sz w:val="24"/>
          <w:szCs w:val="24"/>
        </w:rPr>
        <w:t xml:space="preserve"> Global Change Biology</w:t>
      </w:r>
    </w:p>
    <w:p w14:paraId="2060F366" w14:textId="53CB7F9D" w:rsidR="001C547B" w:rsidRDefault="00EA26CC" w:rsidP="00E4336E">
      <w:pPr>
        <w:spacing w:line="480" w:lineRule="auto"/>
        <w:rPr>
          <w:rFonts w:ascii="Times New Roman" w:hAnsi="Times New Roman"/>
        </w:rPr>
      </w:pPr>
      <w:r w:rsidRPr="001C547B">
        <w:rPr>
          <w:rFonts w:ascii="Times New Roman" w:hAnsi="Times New Roman"/>
          <w:b/>
          <w:bCs/>
        </w:rPr>
        <w:lastRenderedPageBreak/>
        <w:t xml:space="preserve">Author </w:t>
      </w:r>
      <w:r w:rsidR="00CB0E17">
        <w:rPr>
          <w:rFonts w:ascii="Times New Roman" w:hAnsi="Times New Roman"/>
          <w:b/>
          <w:bCs/>
        </w:rPr>
        <w:t>C</w:t>
      </w:r>
      <w:r w:rsidRPr="001C547B">
        <w:rPr>
          <w:rFonts w:ascii="Times New Roman" w:hAnsi="Times New Roman"/>
          <w:b/>
          <w:bCs/>
        </w:rPr>
        <w:t>ontributions:</w:t>
      </w:r>
      <w:r>
        <w:rPr>
          <w:rFonts w:ascii="Times New Roman" w:hAnsi="Times New Roman"/>
        </w:rPr>
        <w:t xml:space="preserve"> </w:t>
      </w:r>
      <w:r w:rsidR="00647EAE">
        <w:rPr>
          <w:rFonts w:ascii="Times New Roman" w:hAnsi="Times New Roman"/>
        </w:rPr>
        <w:t xml:space="preserve">All authors conceptualized the </w:t>
      </w:r>
      <w:r w:rsidR="00770BBC">
        <w:rPr>
          <w:rFonts w:ascii="Times New Roman" w:hAnsi="Times New Roman"/>
        </w:rPr>
        <w:t xml:space="preserve">study; </w:t>
      </w:r>
      <w:r w:rsidR="00BD1210">
        <w:rPr>
          <w:rFonts w:ascii="Times New Roman" w:hAnsi="Times New Roman"/>
        </w:rPr>
        <w:t>Danelle Larson</w:t>
      </w:r>
      <w:r w:rsidR="00081245">
        <w:rPr>
          <w:rFonts w:ascii="Times New Roman" w:hAnsi="Times New Roman"/>
        </w:rPr>
        <w:t xml:space="preserve"> </w:t>
      </w:r>
      <w:r w:rsidR="004434CB">
        <w:rPr>
          <w:rFonts w:ascii="Times New Roman" w:hAnsi="Times New Roman"/>
        </w:rPr>
        <w:t>prepared data sets,</w:t>
      </w:r>
      <w:r w:rsidR="00F164B1">
        <w:rPr>
          <w:rFonts w:ascii="Times New Roman" w:hAnsi="Times New Roman"/>
        </w:rPr>
        <w:t xml:space="preserve"> analyzed data, and</w:t>
      </w:r>
      <w:r w:rsidR="004434CB">
        <w:rPr>
          <w:rFonts w:ascii="Times New Roman" w:hAnsi="Times New Roman"/>
        </w:rPr>
        <w:t xml:space="preserve"> wrote</w:t>
      </w:r>
      <w:r w:rsidR="004276E3">
        <w:rPr>
          <w:rFonts w:ascii="Times New Roman" w:hAnsi="Times New Roman"/>
        </w:rPr>
        <w:t xml:space="preserve"> first draft of the</w:t>
      </w:r>
      <w:r w:rsidR="004434CB">
        <w:rPr>
          <w:rFonts w:ascii="Times New Roman" w:hAnsi="Times New Roman"/>
        </w:rPr>
        <w:t xml:space="preserve"> paper; </w:t>
      </w:r>
      <w:r w:rsidR="00BD1210">
        <w:rPr>
          <w:rFonts w:ascii="Times New Roman" w:hAnsi="Times New Roman"/>
        </w:rPr>
        <w:t>Mirkka Jones</w:t>
      </w:r>
      <w:r w:rsidR="00EB44EA">
        <w:rPr>
          <w:rFonts w:ascii="Times New Roman" w:hAnsi="Times New Roman"/>
        </w:rPr>
        <w:t xml:space="preserve"> </w:t>
      </w:r>
      <w:r w:rsidR="005E1960">
        <w:rPr>
          <w:rFonts w:ascii="Times New Roman" w:hAnsi="Times New Roman"/>
        </w:rPr>
        <w:t>prepared datasets</w:t>
      </w:r>
      <w:r w:rsidR="00C4351D">
        <w:rPr>
          <w:rFonts w:ascii="Times New Roman" w:hAnsi="Times New Roman"/>
        </w:rPr>
        <w:t xml:space="preserve">, </w:t>
      </w:r>
      <w:r w:rsidR="00F164B1">
        <w:rPr>
          <w:rFonts w:ascii="Times New Roman" w:hAnsi="Times New Roman"/>
        </w:rPr>
        <w:t xml:space="preserve">analyzed data, </w:t>
      </w:r>
      <w:r w:rsidR="004276E3">
        <w:rPr>
          <w:rFonts w:ascii="Times New Roman" w:hAnsi="Times New Roman"/>
        </w:rPr>
        <w:t xml:space="preserve">interpreted results, </w:t>
      </w:r>
      <w:r w:rsidR="00F164B1">
        <w:rPr>
          <w:rFonts w:ascii="Times New Roman" w:hAnsi="Times New Roman"/>
        </w:rPr>
        <w:t xml:space="preserve">and wrote </w:t>
      </w:r>
      <w:r w:rsidR="004276E3">
        <w:rPr>
          <w:rFonts w:ascii="Times New Roman" w:hAnsi="Times New Roman"/>
        </w:rPr>
        <w:t xml:space="preserve">first draft of the </w:t>
      </w:r>
      <w:r w:rsidR="00F164B1">
        <w:rPr>
          <w:rFonts w:ascii="Times New Roman" w:hAnsi="Times New Roman"/>
        </w:rPr>
        <w:t xml:space="preserve">paper; </w:t>
      </w:r>
      <w:r w:rsidR="00BD1210">
        <w:rPr>
          <w:rFonts w:ascii="Times New Roman" w:hAnsi="Times New Roman"/>
        </w:rPr>
        <w:t>Benjamin Weigel</w:t>
      </w:r>
      <w:r w:rsidR="00EB44EA">
        <w:rPr>
          <w:rFonts w:ascii="Times New Roman" w:hAnsi="Times New Roman"/>
        </w:rPr>
        <w:t xml:space="preserve"> </w:t>
      </w:r>
      <w:r w:rsidR="004E62D0">
        <w:rPr>
          <w:rFonts w:ascii="Times New Roman" w:hAnsi="Times New Roman"/>
        </w:rPr>
        <w:t>analyzed data</w:t>
      </w:r>
      <w:r w:rsidR="004276E3">
        <w:rPr>
          <w:rFonts w:ascii="Times New Roman" w:hAnsi="Times New Roman"/>
        </w:rPr>
        <w:t>, interpreted results,</w:t>
      </w:r>
      <w:r w:rsidR="004E62D0">
        <w:rPr>
          <w:rFonts w:ascii="Times New Roman" w:hAnsi="Times New Roman"/>
        </w:rPr>
        <w:t xml:space="preserve"> and </w:t>
      </w:r>
      <w:r w:rsidR="004276E3">
        <w:rPr>
          <w:rFonts w:ascii="Times New Roman" w:hAnsi="Times New Roman"/>
        </w:rPr>
        <w:t>edited</w:t>
      </w:r>
      <w:r w:rsidR="004E62D0">
        <w:rPr>
          <w:rFonts w:ascii="Times New Roman" w:hAnsi="Times New Roman"/>
        </w:rPr>
        <w:t xml:space="preserve"> paper; </w:t>
      </w:r>
      <w:r w:rsidR="00BD1210">
        <w:rPr>
          <w:rFonts w:ascii="Times New Roman" w:hAnsi="Times New Roman"/>
        </w:rPr>
        <w:t>Brian Gray</w:t>
      </w:r>
      <w:r w:rsidR="008C7126">
        <w:rPr>
          <w:rFonts w:ascii="Times New Roman" w:hAnsi="Times New Roman"/>
        </w:rPr>
        <w:t xml:space="preserve"> </w:t>
      </w:r>
      <w:r w:rsidR="004276E3">
        <w:rPr>
          <w:rFonts w:ascii="Times New Roman" w:hAnsi="Times New Roman"/>
        </w:rPr>
        <w:t>interpreted results</w:t>
      </w:r>
      <w:r w:rsidR="004D30D3">
        <w:rPr>
          <w:rFonts w:ascii="Times New Roman" w:hAnsi="Times New Roman"/>
        </w:rPr>
        <w:t xml:space="preserve"> and</w:t>
      </w:r>
      <w:r w:rsidR="004276E3">
        <w:rPr>
          <w:rFonts w:ascii="Times New Roman" w:hAnsi="Times New Roman"/>
        </w:rPr>
        <w:t xml:space="preserve"> </w:t>
      </w:r>
      <w:r w:rsidR="008C7126">
        <w:rPr>
          <w:rFonts w:ascii="Times New Roman" w:hAnsi="Times New Roman"/>
        </w:rPr>
        <w:t>edited paper</w:t>
      </w:r>
      <w:r w:rsidR="009F2493">
        <w:rPr>
          <w:rFonts w:ascii="Times New Roman" w:hAnsi="Times New Roman"/>
        </w:rPr>
        <w:t xml:space="preserve">; </w:t>
      </w:r>
      <w:r w:rsidR="00BD1210">
        <w:rPr>
          <w:rFonts w:ascii="Times New Roman" w:hAnsi="Times New Roman"/>
        </w:rPr>
        <w:t xml:space="preserve">and </w:t>
      </w:r>
      <w:r w:rsidR="00206AC2" w:rsidRPr="00981CDA">
        <w:rPr>
          <w:rFonts w:ascii="Times New Roman" w:hAnsi="Times New Roman"/>
        </w:rPr>
        <w:t>Otso Ovaskainen</w:t>
      </w:r>
      <w:r w:rsidR="004E62D0">
        <w:rPr>
          <w:rFonts w:ascii="Times New Roman" w:hAnsi="Times New Roman"/>
        </w:rPr>
        <w:t xml:space="preserve"> analyzed data, </w:t>
      </w:r>
      <w:r w:rsidR="00B66ECE">
        <w:rPr>
          <w:rFonts w:ascii="Times New Roman" w:hAnsi="Times New Roman"/>
        </w:rPr>
        <w:t xml:space="preserve">interpreted results, </w:t>
      </w:r>
      <w:r w:rsidR="00AC3CEB">
        <w:rPr>
          <w:rFonts w:ascii="Times New Roman" w:hAnsi="Times New Roman"/>
        </w:rPr>
        <w:t xml:space="preserve">and </w:t>
      </w:r>
      <w:r w:rsidR="004E62D0">
        <w:rPr>
          <w:rFonts w:ascii="Times New Roman" w:hAnsi="Times New Roman"/>
        </w:rPr>
        <w:t xml:space="preserve">edited paper. </w:t>
      </w:r>
      <w:r w:rsidR="00272C95">
        <w:rPr>
          <w:rFonts w:ascii="Times New Roman" w:hAnsi="Times New Roman"/>
        </w:rPr>
        <w:t xml:space="preserve">All authors approved submission to internal review by the U.S. Geological Survey and </w:t>
      </w:r>
      <w:r w:rsidR="00B14655">
        <w:rPr>
          <w:rFonts w:ascii="Times New Roman" w:hAnsi="Times New Roman"/>
        </w:rPr>
        <w:t>a journal.</w:t>
      </w:r>
    </w:p>
    <w:p w14:paraId="2AFDDEBD" w14:textId="56C14F85" w:rsidR="000A2CAF" w:rsidRDefault="000A2CAF" w:rsidP="00E4336E">
      <w:pPr>
        <w:spacing w:line="480" w:lineRule="auto"/>
        <w:rPr>
          <w:rFonts w:ascii="Times New Roman" w:hAnsi="Times New Roman" w:cs="Times New Roman"/>
        </w:rPr>
      </w:pPr>
      <w:r w:rsidRPr="000A2CAF">
        <w:rPr>
          <w:rFonts w:ascii="Times New Roman" w:hAnsi="Times New Roman"/>
          <w:b/>
          <w:bCs/>
        </w:rPr>
        <w:t xml:space="preserve">Funding: </w:t>
      </w:r>
      <w:r>
        <w:rPr>
          <w:rFonts w:ascii="Times New Roman" w:hAnsi="Times New Roman" w:cs="Times New Roman"/>
        </w:rPr>
        <w:t xml:space="preserve">All data collection, </w:t>
      </w:r>
      <w:r w:rsidR="00AA40DB">
        <w:rPr>
          <w:rFonts w:ascii="Times New Roman" w:hAnsi="Times New Roman" w:cs="Times New Roman"/>
        </w:rPr>
        <w:t>the work of Danelle Larson</w:t>
      </w:r>
      <w:r>
        <w:rPr>
          <w:rFonts w:ascii="Times New Roman" w:hAnsi="Times New Roman" w:cs="Times New Roman"/>
        </w:rPr>
        <w:t>, and the</w:t>
      </w:r>
      <w:r w:rsidR="00792042">
        <w:rPr>
          <w:rFonts w:ascii="Times New Roman" w:hAnsi="Times New Roman" w:cs="Times New Roman"/>
        </w:rPr>
        <w:t xml:space="preserve"> “</w:t>
      </w:r>
      <w:r>
        <w:rPr>
          <w:rFonts w:ascii="Times New Roman" w:hAnsi="Times New Roman" w:cs="Times New Roman"/>
        </w:rPr>
        <w:t>2021 macrophyte restoration workshop</w:t>
      </w:r>
      <w:r w:rsidR="00792042">
        <w:rPr>
          <w:rFonts w:ascii="Times New Roman" w:hAnsi="Times New Roman" w:cs="Times New Roman"/>
        </w:rPr>
        <w:t>”</w:t>
      </w:r>
      <w:r w:rsidRPr="00EC0B31">
        <w:rPr>
          <w:rFonts w:ascii="Times New Roman" w:hAnsi="Times New Roman" w:cs="Times New Roman"/>
        </w:rPr>
        <w:t xml:space="preserve"> </w:t>
      </w:r>
      <w:del w:id="0" w:author="jeff houser" w:date="2026-01-26T14:04:00Z" w16du:dateUtc="2026-01-26T20:04:00Z">
        <w:r w:rsidDel="00F65F6E">
          <w:rPr>
            <w:rFonts w:ascii="Times New Roman" w:hAnsi="Times New Roman" w:cs="Times New Roman"/>
          </w:rPr>
          <w:delText xml:space="preserve">was </w:delText>
        </w:r>
      </w:del>
      <w:ins w:id="1" w:author="jeff houser" w:date="2026-01-26T14:04:00Z" w16du:dateUtc="2026-01-26T20:04:00Z">
        <w:r w:rsidR="00F65F6E">
          <w:rPr>
            <w:rFonts w:ascii="Times New Roman" w:hAnsi="Times New Roman" w:cs="Times New Roman"/>
          </w:rPr>
          <w:t xml:space="preserve">were </w:t>
        </w:r>
      </w:ins>
      <w:r>
        <w:rPr>
          <w:rFonts w:ascii="Times New Roman" w:hAnsi="Times New Roman" w:cs="Times New Roman"/>
        </w:rPr>
        <w:t xml:space="preserve">funded through the U.S. Army Corps of Engineers’ </w:t>
      </w:r>
      <w:r w:rsidRPr="003C4596">
        <w:rPr>
          <w:rFonts w:ascii="Times New Roman" w:hAnsi="Times New Roman"/>
        </w:rPr>
        <w:t>Upper Mississippi River Restoration Program</w:t>
      </w:r>
      <w:ins w:id="2" w:author="Larson, Danelle M" w:date="2026-02-03T10:05:00Z" w16du:dateUtc="2026-02-03T16:05:00Z">
        <w:r w:rsidR="00933317">
          <w:rPr>
            <w:rFonts w:ascii="Times New Roman" w:hAnsi="Times New Roman"/>
          </w:rPr>
          <w:t xml:space="preserve"> and its Long Term Resource Monitoring (LTRM) element</w:t>
        </w:r>
      </w:ins>
      <w:r>
        <w:rPr>
          <w:rFonts w:ascii="Times New Roman" w:hAnsi="Times New Roman" w:cs="Times New Roman"/>
        </w:rPr>
        <w:t xml:space="preserve">. </w:t>
      </w:r>
      <w:r w:rsidR="00EA712E">
        <w:rPr>
          <w:rFonts w:ascii="Times New Roman" w:hAnsi="Times New Roman" w:cs="Times New Roman"/>
        </w:rPr>
        <w:t xml:space="preserve">The work of Mirkka Jones was </w:t>
      </w:r>
      <w:r w:rsidR="00EA712E" w:rsidRPr="00F4138F">
        <w:rPr>
          <w:rFonts w:ascii="Times New Roman" w:hAnsi="Times New Roman" w:cs="Times New Roman"/>
        </w:rPr>
        <w:t xml:space="preserve">supported by the </w:t>
      </w:r>
      <w:r w:rsidR="00EA712E">
        <w:rPr>
          <w:rFonts w:ascii="Times New Roman" w:hAnsi="Times New Roman" w:cs="Times New Roman"/>
        </w:rPr>
        <w:t xml:space="preserve">Research Council of </w:t>
      </w:r>
      <w:r w:rsidR="00EA712E" w:rsidRPr="00F4138F">
        <w:rPr>
          <w:rFonts w:ascii="Times New Roman" w:hAnsi="Times New Roman" w:cs="Times New Roman"/>
        </w:rPr>
        <w:t xml:space="preserve">Finland's ‘Thriving Nature’ research profiling action </w:t>
      </w:r>
      <w:r w:rsidR="00EA712E">
        <w:rPr>
          <w:rFonts w:ascii="Times New Roman" w:hAnsi="Times New Roman" w:cs="Times New Roman"/>
        </w:rPr>
        <w:t xml:space="preserve">as a </w:t>
      </w:r>
      <w:r w:rsidR="00EA712E" w:rsidRPr="00F4138F">
        <w:rPr>
          <w:rFonts w:ascii="Times New Roman" w:hAnsi="Times New Roman" w:cs="Times New Roman"/>
        </w:rPr>
        <w:t>member of the University of Helsinki Biodata Analytics Unit</w:t>
      </w:r>
      <w:r w:rsidR="00EA712E">
        <w:rPr>
          <w:rFonts w:ascii="Times New Roman" w:hAnsi="Times New Roman" w:cs="Times New Roman"/>
        </w:rPr>
        <w:t>.</w:t>
      </w:r>
      <w:r w:rsidR="00EA712E" w:rsidRPr="00F4138F">
        <w:rPr>
          <w:rFonts w:ascii="Times New Roman" w:hAnsi="Times New Roman" w:cs="Times New Roman"/>
        </w:rPr>
        <w:t xml:space="preserve"> </w:t>
      </w:r>
      <w:r w:rsidR="00F178E4">
        <w:rPr>
          <w:rFonts w:ascii="Times New Roman" w:hAnsi="Times New Roman" w:cs="Times New Roman"/>
        </w:rPr>
        <w:t xml:space="preserve">The </w:t>
      </w:r>
      <w:r w:rsidR="00405F0A">
        <w:rPr>
          <w:rFonts w:ascii="Times New Roman" w:hAnsi="Times New Roman"/>
        </w:rPr>
        <w:t xml:space="preserve">work of </w:t>
      </w:r>
      <w:r w:rsidR="00405F0A" w:rsidRPr="00981CDA">
        <w:rPr>
          <w:rFonts w:ascii="Times New Roman" w:hAnsi="Times New Roman"/>
        </w:rPr>
        <w:t>Benjamin Weigel</w:t>
      </w:r>
      <w:r w:rsidRPr="008E6F9B">
        <w:rPr>
          <w:rFonts w:ascii="Times New Roman" w:hAnsi="Times New Roman" w:cs="Times New Roman"/>
        </w:rPr>
        <w:t xml:space="preserve"> was supported by the Strategic Research Council </w:t>
      </w:r>
      <w:r w:rsidR="00DE0984">
        <w:rPr>
          <w:rFonts w:ascii="Times New Roman" w:hAnsi="Times New Roman" w:cs="Times New Roman"/>
        </w:rPr>
        <w:t>and</w:t>
      </w:r>
      <w:r w:rsidRPr="008E6F9B">
        <w:rPr>
          <w:rFonts w:ascii="Times New Roman" w:hAnsi="Times New Roman" w:cs="Times New Roman"/>
        </w:rPr>
        <w:t xml:space="preserve"> the Academy of Finland (Project 312650 BlueAdapt). </w:t>
      </w:r>
      <w:r w:rsidR="00E62039">
        <w:rPr>
          <w:rFonts w:ascii="Times New Roman" w:hAnsi="Times New Roman" w:cs="Times New Roman"/>
        </w:rPr>
        <w:t xml:space="preserve">The work of </w:t>
      </w:r>
      <w:r w:rsidR="00E62039" w:rsidRPr="00981CDA">
        <w:rPr>
          <w:rFonts w:ascii="Times New Roman" w:hAnsi="Times New Roman"/>
        </w:rPr>
        <w:t>Otso Ovaskainen</w:t>
      </w:r>
      <w:r w:rsidRPr="00FC411E">
        <w:rPr>
          <w:rFonts w:ascii="Times New Roman" w:hAnsi="Times New Roman" w:cs="Times New Roman"/>
        </w:rPr>
        <w:t xml:space="preserve"> was funded by Academy of Finland (grant no. 336212 and 345110)</w:t>
      </w:r>
      <w:del w:id="3" w:author="Larson, Danelle M" w:date="2026-02-03T10:05:00Z" w16du:dateUtc="2026-02-03T16:05:00Z">
        <w:r w:rsidRPr="00FC411E" w:rsidDel="0090159D">
          <w:rPr>
            <w:rFonts w:ascii="Times New Roman" w:hAnsi="Times New Roman" w:cs="Times New Roman"/>
          </w:rPr>
          <w:delText>,</w:delText>
        </w:r>
      </w:del>
      <w:r w:rsidRPr="00FC411E">
        <w:rPr>
          <w:rFonts w:ascii="Times New Roman" w:hAnsi="Times New Roman" w:cs="Times New Roman"/>
        </w:rPr>
        <w:t xml:space="preserve"> and the European Union: The European Research Council (ERC) under the European Union’s Horizon 2020 research and innovation programme (grant agreement </w:t>
      </w:r>
      <w:r w:rsidR="00EA0EFA">
        <w:rPr>
          <w:rFonts w:ascii="Times New Roman" w:hAnsi="Times New Roman" w:cs="Times New Roman"/>
        </w:rPr>
        <w:t>n</w:t>
      </w:r>
      <w:r w:rsidRPr="00FC411E">
        <w:rPr>
          <w:rFonts w:ascii="Times New Roman" w:hAnsi="Times New Roman" w:cs="Times New Roman"/>
        </w:rPr>
        <w:t>o</w:t>
      </w:r>
      <w:r w:rsidR="00EA0EFA">
        <w:rPr>
          <w:rFonts w:ascii="Times New Roman" w:hAnsi="Times New Roman" w:cs="Times New Roman"/>
        </w:rPr>
        <w:t>.</w:t>
      </w:r>
      <w:r w:rsidRPr="00FC411E">
        <w:rPr>
          <w:rFonts w:ascii="Times New Roman" w:hAnsi="Times New Roman" w:cs="Times New Roman"/>
        </w:rPr>
        <w:t xml:space="preserve"> 856506: ERC-synergy project LIFEPLAN</w:t>
      </w:r>
      <w:r>
        <w:rPr>
          <w:rFonts w:ascii="Times New Roman" w:hAnsi="Times New Roman" w:cs="Times New Roman"/>
        </w:rPr>
        <w:t xml:space="preserve">). </w:t>
      </w:r>
      <w:ins w:id="4" w:author="Larson, Danelle M" w:date="2026-02-03T10:06:00Z" w16du:dateUtc="2026-02-03T16:06:00Z">
        <w:r w:rsidR="00462456">
          <w:rPr>
            <w:rFonts w:ascii="Times New Roman" w:hAnsi="Times New Roman" w:cs="Times New Roman"/>
          </w:rPr>
          <w:t>The work of Brian Gray was contributed during  his retirement from the U.S. Geological Survey.</w:t>
        </w:r>
      </w:ins>
    </w:p>
    <w:p w14:paraId="381C08A7" w14:textId="77777777" w:rsidR="00731817" w:rsidRDefault="0085276E" w:rsidP="00E4336E">
      <w:pPr>
        <w:spacing w:line="480" w:lineRule="auto"/>
        <w:rPr>
          <w:rFonts w:ascii="Times New Roman" w:hAnsi="Times New Roman" w:cs="Times New Roman"/>
        </w:rPr>
      </w:pPr>
      <w:r w:rsidRPr="0085276E">
        <w:rPr>
          <w:rFonts w:ascii="Times New Roman" w:hAnsi="Times New Roman" w:cs="Times New Roman"/>
          <w:b/>
          <w:bCs/>
        </w:rPr>
        <w:t>Conflict of Interests Statement:</w:t>
      </w:r>
      <w:r>
        <w:rPr>
          <w:rFonts w:ascii="Times New Roman" w:hAnsi="Times New Roman" w:cs="Times New Roman"/>
        </w:rPr>
        <w:t xml:space="preserve"> The authors have no conflicts of interest to disclose.</w:t>
      </w:r>
    </w:p>
    <w:p w14:paraId="20375BCB" w14:textId="18753BFC" w:rsidR="00731817" w:rsidRPr="0071099D" w:rsidRDefault="00731817" w:rsidP="00731817">
      <w:pPr>
        <w:pStyle w:val="NoSpacing1"/>
        <w:spacing w:line="480" w:lineRule="auto"/>
        <w:rPr>
          <w:rFonts w:ascii="Times New Roman" w:hAnsi="Times New Roman"/>
          <w:sz w:val="24"/>
          <w:szCs w:val="24"/>
        </w:rPr>
      </w:pPr>
      <w:r w:rsidRPr="0071099D">
        <w:rPr>
          <w:rFonts w:ascii="Times New Roman" w:hAnsi="Times New Roman"/>
          <w:b/>
          <w:sz w:val="24"/>
          <w:szCs w:val="24"/>
        </w:rPr>
        <w:t xml:space="preserve">Data </w:t>
      </w:r>
      <w:r>
        <w:rPr>
          <w:rFonts w:ascii="Times New Roman" w:hAnsi="Times New Roman"/>
          <w:b/>
          <w:sz w:val="24"/>
          <w:szCs w:val="24"/>
        </w:rPr>
        <w:t xml:space="preserve">Availability </w:t>
      </w:r>
      <w:r w:rsidRPr="0071099D">
        <w:rPr>
          <w:rFonts w:ascii="Times New Roman" w:hAnsi="Times New Roman"/>
          <w:b/>
          <w:sz w:val="24"/>
          <w:szCs w:val="24"/>
        </w:rPr>
        <w:t>Statement:</w:t>
      </w:r>
      <w:r w:rsidRPr="0071099D">
        <w:rPr>
          <w:rFonts w:ascii="Times New Roman" w:hAnsi="Times New Roman"/>
          <w:sz w:val="24"/>
          <w:szCs w:val="24"/>
        </w:rPr>
        <w:t xml:space="preserve"> All data are publicly available through the Upper Mississippi River Restoration Program’s </w:t>
      </w:r>
      <w:r w:rsidRPr="004D0F69">
        <w:rPr>
          <w:rFonts w:ascii="Times New Roman" w:hAnsi="Times New Roman"/>
          <w:sz w:val="24"/>
        </w:rPr>
        <w:t>Long</w:t>
      </w:r>
      <w:ins w:id="5" w:author="Larson, Danelle M" w:date="2026-02-03T10:07:00Z" w16du:dateUtc="2026-02-03T16:07:00Z">
        <w:r w:rsidR="009F61E6">
          <w:rPr>
            <w:rFonts w:ascii="Times New Roman" w:hAnsi="Times New Roman"/>
            <w:sz w:val="24"/>
          </w:rPr>
          <w:t xml:space="preserve"> </w:t>
        </w:r>
      </w:ins>
      <w:del w:id="6" w:author="Larson, Danelle M" w:date="2026-02-03T10:07:00Z" w16du:dateUtc="2026-02-03T16:07:00Z">
        <w:r w:rsidRPr="004D0F69" w:rsidDel="009F61E6">
          <w:rPr>
            <w:rFonts w:ascii="Times New Roman" w:hAnsi="Times New Roman"/>
            <w:sz w:val="24"/>
          </w:rPr>
          <w:delText>-</w:delText>
        </w:r>
      </w:del>
      <w:r w:rsidR="0091369C">
        <w:rPr>
          <w:rFonts w:ascii="Times New Roman" w:hAnsi="Times New Roman"/>
          <w:sz w:val="24"/>
          <w:szCs w:val="24"/>
        </w:rPr>
        <w:t>T</w:t>
      </w:r>
      <w:r w:rsidRPr="00DE0984">
        <w:rPr>
          <w:rFonts w:ascii="Times New Roman" w:hAnsi="Times New Roman"/>
          <w:sz w:val="24"/>
          <w:szCs w:val="24"/>
        </w:rPr>
        <w:t>erm</w:t>
      </w:r>
      <w:r w:rsidRPr="00DE0984">
        <w:rPr>
          <w:rFonts w:ascii="Times New Roman" w:hAnsi="Times New Roman"/>
          <w:sz w:val="24"/>
        </w:rPr>
        <w:t xml:space="preserve"> Resource Monitoring</w:t>
      </w:r>
      <w:r w:rsidRPr="0071099D">
        <w:rPr>
          <w:rFonts w:ascii="Times New Roman" w:hAnsi="Times New Roman"/>
          <w:sz w:val="24"/>
          <w:szCs w:val="24"/>
        </w:rPr>
        <w:t xml:space="preserve"> </w:t>
      </w:r>
      <w:r w:rsidRPr="00CF6EE5">
        <w:rPr>
          <w:rFonts w:ascii="Times New Roman" w:hAnsi="Times New Roman"/>
          <w:sz w:val="24"/>
          <w:szCs w:val="24"/>
        </w:rPr>
        <w:t>(</w:t>
      </w:r>
      <w:ins w:id="7" w:author="Larson, Danelle M" w:date="2026-01-30T10:13:00Z" w16du:dateUtc="2026-01-30T16:13:00Z">
        <w:r w:rsidR="00CF6EE5" w:rsidRPr="00CF6EE5">
          <w:rPr>
            <w:rFonts w:ascii="Times New Roman" w:hAnsi="Times New Roman"/>
            <w:sz w:val="24"/>
            <w:szCs w:val="24"/>
            <w:rPrChange w:id="8" w:author="Larson, Danelle M" w:date="2026-01-30T10:13:00Z" w16du:dateUtc="2026-01-30T16:13:00Z">
              <w:rPr/>
            </w:rPrChange>
          </w:rPr>
          <w:t>https://umesc.usgs.gov/ltrm-home.html</w:t>
        </w:r>
      </w:ins>
      <w:commentRangeStart w:id="9"/>
      <w:commentRangeStart w:id="10"/>
      <w:del w:id="11" w:author="Larson, Danelle M" w:date="2026-01-30T10:13:00Z" w16du:dateUtc="2026-01-30T16:13:00Z">
        <w:r w:rsidRPr="00CF6EE5" w:rsidDel="00CF6EE5">
          <w:rPr>
            <w:rFonts w:ascii="Times New Roman" w:hAnsi="Times New Roman"/>
            <w:sz w:val="24"/>
            <w:szCs w:val="24"/>
            <w:rPrChange w:id="12" w:author="Larson, Danelle M" w:date="2026-01-30T10:13:00Z" w16du:dateUtc="2026-01-30T16:13:00Z">
              <w:rPr/>
            </w:rPrChange>
          </w:rPr>
          <w:fldChar w:fldCharType="begin"/>
        </w:r>
        <w:r w:rsidRPr="00CF6EE5" w:rsidDel="00CF6EE5">
          <w:rPr>
            <w:rFonts w:ascii="Times New Roman" w:hAnsi="Times New Roman"/>
            <w:sz w:val="24"/>
            <w:szCs w:val="24"/>
            <w:rPrChange w:id="13" w:author="Larson, Danelle M" w:date="2026-01-30T10:13:00Z" w16du:dateUtc="2026-01-30T16:13:00Z">
              <w:rPr/>
            </w:rPrChange>
          </w:rPr>
          <w:delInstrText>HYPERLINK "https://umesc.usgs.gov/ltrm-home.html"</w:delInstrText>
        </w:r>
        <w:r w:rsidRPr="00035C2D" w:rsidDel="00CF6EE5">
          <w:rPr>
            <w:rFonts w:ascii="Times New Roman" w:hAnsi="Times New Roman"/>
            <w:sz w:val="24"/>
            <w:szCs w:val="24"/>
          </w:rPr>
        </w:r>
        <w:r w:rsidRPr="00CF6EE5" w:rsidDel="00CF6EE5">
          <w:rPr>
            <w:rFonts w:ascii="Times New Roman" w:hAnsi="Times New Roman"/>
            <w:sz w:val="24"/>
            <w:szCs w:val="24"/>
            <w:rPrChange w:id="14" w:author="Larson, Danelle M" w:date="2026-01-30T10:13:00Z" w16du:dateUtc="2026-01-30T16:13:00Z">
              <w:rPr/>
            </w:rPrChange>
          </w:rPr>
          <w:fldChar w:fldCharType="separate"/>
        </w:r>
        <w:r w:rsidRPr="00CF6EE5" w:rsidDel="00CF6EE5">
          <w:rPr>
            <w:rStyle w:val="Hyperlink"/>
            <w:rFonts w:ascii="Times New Roman" w:hAnsi="Times New Roman"/>
            <w:color w:val="auto"/>
            <w:sz w:val="24"/>
            <w:szCs w:val="24"/>
            <w:u w:val="none"/>
          </w:rPr>
          <w:delText>ht</w:delText>
        </w:r>
        <w:r w:rsidR="00E4613D" w:rsidRPr="00CF6EE5" w:rsidDel="00CF6EE5">
          <w:rPr>
            <w:rStyle w:val="Hyperlink"/>
            <w:rFonts w:ascii="Times New Roman" w:hAnsi="Times New Roman"/>
            <w:color w:val="auto"/>
            <w:sz w:val="24"/>
            <w:szCs w:val="24"/>
            <w:u w:val="none"/>
          </w:rPr>
          <w:delText>logP</w:delText>
        </w:r>
        <w:r w:rsidRPr="00CF6EE5" w:rsidDel="00CF6EE5">
          <w:rPr>
            <w:rStyle w:val="Hyperlink"/>
            <w:rFonts w:ascii="Times New Roman" w:hAnsi="Times New Roman"/>
            <w:color w:val="auto"/>
            <w:sz w:val="24"/>
            <w:szCs w:val="24"/>
            <w:u w:val="none"/>
          </w:rPr>
          <w:delText>s://umesc.usgs.gov/ltrm-home.html</w:delText>
        </w:r>
        <w:r w:rsidRPr="00CF6EE5" w:rsidDel="00CF6EE5">
          <w:rPr>
            <w:rFonts w:ascii="Times New Roman" w:hAnsi="Times New Roman"/>
            <w:sz w:val="24"/>
            <w:szCs w:val="24"/>
            <w:rPrChange w:id="15" w:author="Larson, Danelle M" w:date="2026-01-30T10:13:00Z" w16du:dateUtc="2026-01-30T16:13:00Z">
              <w:rPr/>
            </w:rPrChange>
          </w:rPr>
          <w:fldChar w:fldCharType="end"/>
        </w:r>
      </w:del>
      <w:commentRangeEnd w:id="9"/>
      <w:r w:rsidR="002C4969">
        <w:rPr>
          <w:rStyle w:val="CommentReference"/>
          <w:rFonts w:ascii="Times New Roman" w:eastAsia="Times New Roman" w:hAnsi="Times New Roman"/>
        </w:rPr>
        <w:commentReference w:id="9"/>
      </w:r>
      <w:commentRangeEnd w:id="10"/>
      <w:r w:rsidR="00CF6EE5">
        <w:rPr>
          <w:rStyle w:val="CommentReference"/>
          <w:rFonts w:ascii="Times New Roman" w:eastAsia="Times New Roman" w:hAnsi="Times New Roman"/>
        </w:rPr>
        <w:commentReference w:id="10"/>
      </w:r>
      <w:r w:rsidRPr="0071099D">
        <w:rPr>
          <w:rStyle w:val="Hyperlink"/>
          <w:rFonts w:ascii="Times New Roman" w:hAnsi="Times New Roman"/>
          <w:color w:val="auto"/>
          <w:sz w:val="24"/>
          <w:szCs w:val="24"/>
          <w:u w:val="none"/>
        </w:rPr>
        <w:t>)</w:t>
      </w:r>
      <w:r>
        <w:rPr>
          <w:rStyle w:val="Hyperlink"/>
          <w:rFonts w:ascii="Times New Roman" w:hAnsi="Times New Roman"/>
          <w:color w:val="auto"/>
          <w:sz w:val="24"/>
          <w:szCs w:val="24"/>
          <w:u w:val="none"/>
        </w:rPr>
        <w:t xml:space="preserve"> and</w:t>
      </w:r>
      <w:r w:rsidRPr="0071099D">
        <w:rPr>
          <w:rFonts w:ascii="Times New Roman" w:hAnsi="Times New Roman"/>
          <w:sz w:val="24"/>
          <w:szCs w:val="24"/>
        </w:rPr>
        <w:t xml:space="preserve"> the National Water Information System (</w:t>
      </w:r>
      <w:hyperlink r:id="rId18" w:history="1">
        <w:r w:rsidR="00FB6ABA" w:rsidRPr="00095B3B">
          <w:rPr>
            <w:rStyle w:val="Hyperlink"/>
            <w:rFonts w:ascii="Times New Roman" w:hAnsi="Times New Roman"/>
            <w:sz w:val="24"/>
            <w:szCs w:val="24"/>
          </w:rPr>
          <w:t>https://waterdata.usgs.gov/nwis</w:t>
        </w:r>
      </w:hyperlink>
      <w:r w:rsidRPr="0071099D">
        <w:rPr>
          <w:rFonts w:ascii="Times New Roman" w:hAnsi="Times New Roman"/>
          <w:sz w:val="24"/>
          <w:szCs w:val="24"/>
        </w:rPr>
        <w:t>)</w:t>
      </w:r>
      <w:r w:rsidRPr="0071099D">
        <w:rPr>
          <w:rStyle w:val="Hyperlink"/>
          <w:rFonts w:ascii="Times New Roman" w:hAnsi="Times New Roman"/>
          <w:color w:val="auto"/>
          <w:sz w:val="24"/>
          <w:szCs w:val="24"/>
          <w:u w:val="none"/>
        </w:rPr>
        <w:t>.</w:t>
      </w:r>
      <w:r w:rsidRPr="0071099D">
        <w:rPr>
          <w:rFonts w:ascii="Times New Roman" w:hAnsi="Times New Roman"/>
          <w:sz w:val="24"/>
          <w:szCs w:val="24"/>
        </w:rPr>
        <w:t xml:space="preserve"> </w:t>
      </w:r>
      <w:r w:rsidR="003A6042">
        <w:rPr>
          <w:rFonts w:ascii="Times New Roman" w:hAnsi="Times New Roman"/>
          <w:sz w:val="24"/>
          <w:szCs w:val="24"/>
        </w:rPr>
        <w:t>Our secondary datasets are permanently archived on ScienceBase (</w:t>
      </w:r>
      <w:hyperlink r:id="rId19" w:history="1">
        <w:r w:rsidR="003A6042" w:rsidRPr="00C12BC2">
          <w:rPr>
            <w:rStyle w:val="Hyperlink"/>
            <w:rFonts w:ascii="Times New Roman" w:hAnsi="Times New Roman"/>
            <w:sz w:val="24"/>
            <w:szCs w:val="24"/>
          </w:rPr>
          <w:t>https://doi.org/10.5066/P1JGFM76</w:t>
        </w:r>
      </w:hyperlink>
      <w:r w:rsidR="003A6042">
        <w:rPr>
          <w:rFonts w:ascii="Times New Roman" w:hAnsi="Times New Roman"/>
          <w:sz w:val="24"/>
          <w:szCs w:val="24"/>
        </w:rPr>
        <w:t xml:space="preserve">). The data analysis scripts and data are also on </w:t>
      </w:r>
      <w:r w:rsidR="003A6042">
        <w:rPr>
          <w:rFonts w:ascii="Times New Roman" w:hAnsi="Times New Roman"/>
          <w:sz w:val="24"/>
          <w:szCs w:val="24"/>
        </w:rPr>
        <w:lastRenderedPageBreak/>
        <w:t>GitLab (</w:t>
      </w:r>
      <w:hyperlink r:id="rId20" w:history="1">
        <w:r w:rsidR="00CA1A4D" w:rsidRPr="00CA1A4D">
          <w:rPr>
            <w:rStyle w:val="Hyperlink"/>
            <w:rFonts w:ascii="Times New Roman" w:hAnsi="Times New Roman"/>
            <w:sz w:val="24"/>
            <w:szCs w:val="24"/>
          </w:rPr>
          <w:t>https://doi.org/10.5066/P1XOTEWH</w:t>
        </w:r>
      </w:hyperlink>
      <w:r w:rsidR="003A6042">
        <w:rPr>
          <w:rFonts w:ascii="Times New Roman" w:hAnsi="Times New Roman"/>
          <w:sz w:val="24"/>
          <w:szCs w:val="24"/>
        </w:rPr>
        <w:t>).</w:t>
      </w:r>
      <w:r w:rsidR="00FB6ABA">
        <w:rPr>
          <w:rFonts w:ascii="Times New Roman" w:hAnsi="Times New Roman"/>
          <w:sz w:val="24"/>
          <w:szCs w:val="24"/>
        </w:rPr>
        <w:t xml:space="preserve"> ScienceBase and GitLab </w:t>
      </w:r>
      <w:r w:rsidR="006A361C">
        <w:rPr>
          <w:rFonts w:ascii="Times New Roman" w:hAnsi="Times New Roman"/>
          <w:sz w:val="24"/>
          <w:szCs w:val="24"/>
        </w:rPr>
        <w:t>webpages will become public after journal acceptance or by journal reviewer request.</w:t>
      </w:r>
    </w:p>
    <w:p w14:paraId="6753F788" w14:textId="41A8540D" w:rsidR="001C547B" w:rsidRPr="0085276E" w:rsidRDefault="008B3B15" w:rsidP="00E4336E">
      <w:pPr>
        <w:spacing w:line="480" w:lineRule="auto"/>
        <w:rPr>
          <w:rFonts w:ascii="Times New Roman" w:hAnsi="Times New Roman"/>
          <w:b/>
          <w:bCs/>
        </w:rPr>
      </w:pPr>
      <w:r w:rsidRPr="008B3B15">
        <w:rPr>
          <w:rFonts w:ascii="Times New Roman" w:hAnsi="Times New Roman"/>
          <w:b/>
          <w:bCs/>
        </w:rPr>
        <w:t>Artificial Intelligence Statement</w:t>
      </w:r>
      <w:r>
        <w:rPr>
          <w:rFonts w:ascii="Times New Roman" w:hAnsi="Times New Roman"/>
        </w:rPr>
        <w:t>: Artificial Intelligence Generated Content (AIGC) tools were not used.</w:t>
      </w:r>
      <w:r w:rsidR="003211B9">
        <w:rPr>
          <w:rFonts w:ascii="Times New Roman" w:hAnsi="Times New Roman"/>
        </w:rPr>
        <w:br/>
      </w:r>
      <w:r w:rsidR="001C547B" w:rsidRPr="001C547B">
        <w:rPr>
          <w:rFonts w:ascii="Times New Roman" w:hAnsi="Times New Roman" w:cs="Times New Roman"/>
          <w:b/>
          <w:bCs/>
        </w:rPr>
        <w:t>Review Disclaimer:</w:t>
      </w:r>
      <w:r w:rsidR="001C547B" w:rsidRPr="001C547B">
        <w:rPr>
          <w:rFonts w:ascii="Times New Roman" w:hAnsi="Times New Roman" w:cs="Times New Roman"/>
        </w:rPr>
        <w:t xml:space="preserve"> </w:t>
      </w:r>
      <w:r w:rsidR="001C547B" w:rsidRPr="001C547B">
        <w:rPr>
          <w:rFonts w:ascii="Times New Roman" w:eastAsia="Times New Roman" w:hAnsi="Times New Roman" w:cs="Times New Roman"/>
          <w:color w:val="171717"/>
        </w:rPr>
        <w:t xml:space="preserve">This draft manuscript is distributed solely for purposes of scientific peer review. Its content is deliberative and pre-decisional, so it must not be disclosed or released by reviewers. Because the manuscript has not yet been approved for publication by the U.S. Geological Survey, it does not represent any official </w:t>
      </w:r>
      <w:r w:rsidR="00F47AEB" w:rsidRPr="001C547B">
        <w:rPr>
          <w:rFonts w:ascii="Times New Roman" w:eastAsia="Times New Roman" w:hAnsi="Times New Roman" w:cs="Times New Roman"/>
          <w:color w:val="171717"/>
        </w:rPr>
        <w:t xml:space="preserve">U.S. Geological Survey </w:t>
      </w:r>
      <w:r w:rsidR="001C547B" w:rsidRPr="001C547B">
        <w:rPr>
          <w:rFonts w:ascii="Times New Roman" w:eastAsia="Times New Roman" w:hAnsi="Times New Roman" w:cs="Times New Roman"/>
          <w:color w:val="171717"/>
        </w:rPr>
        <w:t>finding or policy.</w:t>
      </w:r>
    </w:p>
    <w:p w14:paraId="7A855725" w14:textId="1EF2431D" w:rsidR="0031218A" w:rsidRDefault="0031218A">
      <w:pPr>
        <w:rPr>
          <w:rFonts w:ascii="Calibri" w:eastAsia="MS Gothic" w:hAnsi="Calibri" w:cs="Times New Roman"/>
          <w:b/>
          <w:sz w:val="32"/>
          <w:szCs w:val="32"/>
        </w:rPr>
      </w:pPr>
    </w:p>
    <w:p w14:paraId="2C5B4060" w14:textId="70BF6B54" w:rsidR="00802A5A" w:rsidRPr="001148ED" w:rsidRDefault="001A442D" w:rsidP="003E227F">
      <w:pPr>
        <w:pStyle w:val="Heading1"/>
      </w:pPr>
      <w:r w:rsidRPr="001148ED">
        <w:t>ABSTRACT</w:t>
      </w:r>
    </w:p>
    <w:p w14:paraId="7D6253F9" w14:textId="6A12E612" w:rsidR="00E954ED" w:rsidRPr="00F25929" w:rsidRDefault="009E2504" w:rsidP="00A2161F">
      <w:pPr>
        <w:spacing w:after="160" w:line="480" w:lineRule="auto"/>
        <w:ind w:firstLine="720"/>
        <w:contextualSpacing/>
        <w:rPr>
          <w:rFonts w:ascii="Times New Roman" w:eastAsiaTheme="minorHAnsi" w:hAnsi="Times New Roman" w:cs="Times New Roman"/>
        </w:rPr>
      </w:pPr>
      <w:r>
        <w:rPr>
          <w:rFonts w:ascii="Times New Roman" w:eastAsiaTheme="minorHAnsi" w:hAnsi="Times New Roman" w:cs="Times New Roman"/>
        </w:rPr>
        <w:t>Several large</w:t>
      </w:r>
      <w:r w:rsidR="002D42CF">
        <w:rPr>
          <w:rFonts w:ascii="Times New Roman" w:eastAsiaTheme="minorHAnsi" w:hAnsi="Times New Roman" w:cs="Times New Roman"/>
        </w:rPr>
        <w:t xml:space="preserve"> r</w:t>
      </w:r>
      <w:r w:rsidR="003E4534">
        <w:rPr>
          <w:rFonts w:ascii="Times New Roman" w:eastAsiaTheme="minorHAnsi" w:hAnsi="Times New Roman" w:cs="Times New Roman"/>
        </w:rPr>
        <w:t xml:space="preserve">ivers </w:t>
      </w:r>
      <w:r w:rsidR="00E4461A">
        <w:rPr>
          <w:rFonts w:ascii="Times New Roman" w:eastAsiaTheme="minorHAnsi" w:hAnsi="Times New Roman" w:cs="Times New Roman"/>
        </w:rPr>
        <w:t xml:space="preserve">across the globe </w:t>
      </w:r>
      <w:r w:rsidR="003E4534">
        <w:rPr>
          <w:rFonts w:ascii="Times New Roman" w:eastAsiaTheme="minorHAnsi" w:hAnsi="Times New Roman" w:cs="Times New Roman"/>
        </w:rPr>
        <w:t xml:space="preserve">have recently undergone </w:t>
      </w:r>
      <w:r>
        <w:rPr>
          <w:rFonts w:ascii="Times New Roman" w:eastAsiaTheme="minorHAnsi" w:hAnsi="Times New Roman" w:cs="Times New Roman"/>
        </w:rPr>
        <w:t xml:space="preserve">noticeable </w:t>
      </w:r>
      <w:r w:rsidR="003E4534">
        <w:rPr>
          <w:rFonts w:ascii="Times New Roman" w:eastAsiaTheme="minorHAnsi" w:hAnsi="Times New Roman" w:cs="Times New Roman"/>
        </w:rPr>
        <w:t>improvements to water quality</w:t>
      </w:r>
      <w:r w:rsidR="00C9229B">
        <w:rPr>
          <w:rFonts w:ascii="Times New Roman" w:eastAsiaTheme="minorHAnsi" w:hAnsi="Times New Roman" w:cs="Times New Roman"/>
        </w:rPr>
        <w:t xml:space="preserve">, </w:t>
      </w:r>
      <w:r w:rsidR="003E4534">
        <w:rPr>
          <w:rFonts w:ascii="Times New Roman" w:eastAsiaTheme="minorHAnsi" w:hAnsi="Times New Roman" w:cs="Times New Roman"/>
        </w:rPr>
        <w:t xml:space="preserve">a process </w:t>
      </w:r>
      <w:r w:rsidR="00C9229B">
        <w:rPr>
          <w:rFonts w:ascii="Times New Roman" w:eastAsiaTheme="minorHAnsi" w:hAnsi="Times New Roman" w:cs="Times New Roman"/>
        </w:rPr>
        <w:t>called</w:t>
      </w:r>
      <w:r>
        <w:rPr>
          <w:rFonts w:ascii="Times New Roman" w:eastAsiaTheme="minorHAnsi" w:hAnsi="Times New Roman" w:cs="Times New Roman"/>
        </w:rPr>
        <w:t xml:space="preserve"> </w:t>
      </w:r>
      <w:r w:rsidR="003E4534">
        <w:rPr>
          <w:rFonts w:ascii="Times New Roman" w:eastAsiaTheme="minorHAnsi" w:hAnsi="Times New Roman" w:cs="Times New Roman"/>
        </w:rPr>
        <w:t>re-oligotroph</w:t>
      </w:r>
      <w:r>
        <w:rPr>
          <w:rFonts w:ascii="Times New Roman" w:eastAsiaTheme="minorHAnsi" w:hAnsi="Times New Roman" w:cs="Times New Roman"/>
        </w:rPr>
        <w:t>ication</w:t>
      </w:r>
      <w:r w:rsidR="003E4534">
        <w:rPr>
          <w:rFonts w:ascii="Times New Roman" w:eastAsiaTheme="minorHAnsi" w:hAnsi="Times New Roman" w:cs="Times New Roman"/>
        </w:rPr>
        <w:t xml:space="preserve">. The </w:t>
      </w:r>
      <w:r w:rsidR="00F61277">
        <w:rPr>
          <w:rFonts w:ascii="Times New Roman" w:eastAsiaTheme="minorHAnsi" w:hAnsi="Times New Roman" w:cs="Times New Roman"/>
        </w:rPr>
        <w:t xml:space="preserve">cascading </w:t>
      </w:r>
      <w:r w:rsidR="000A6C14">
        <w:rPr>
          <w:rFonts w:ascii="Times New Roman" w:eastAsiaTheme="minorHAnsi" w:hAnsi="Times New Roman" w:cs="Times New Roman"/>
        </w:rPr>
        <w:t xml:space="preserve">ecological </w:t>
      </w:r>
      <w:r w:rsidR="00F61277">
        <w:rPr>
          <w:rFonts w:ascii="Times New Roman" w:eastAsiaTheme="minorHAnsi" w:hAnsi="Times New Roman" w:cs="Times New Roman"/>
        </w:rPr>
        <w:t>effects of re-oligotroph</w:t>
      </w:r>
      <w:r>
        <w:rPr>
          <w:rFonts w:ascii="Times New Roman" w:eastAsiaTheme="minorHAnsi" w:hAnsi="Times New Roman" w:cs="Times New Roman"/>
        </w:rPr>
        <w:t>ication</w:t>
      </w:r>
      <w:r w:rsidR="00F61277">
        <w:rPr>
          <w:rFonts w:ascii="Times New Roman" w:eastAsiaTheme="minorHAnsi" w:hAnsi="Times New Roman" w:cs="Times New Roman"/>
        </w:rPr>
        <w:t xml:space="preserve"> </w:t>
      </w:r>
      <w:r w:rsidR="00B930A8">
        <w:rPr>
          <w:rFonts w:ascii="Times New Roman" w:eastAsiaTheme="minorHAnsi" w:hAnsi="Times New Roman" w:cs="Times New Roman"/>
        </w:rPr>
        <w:t>are</w:t>
      </w:r>
      <w:r w:rsidR="002D42CF">
        <w:rPr>
          <w:rFonts w:ascii="Times New Roman" w:eastAsiaTheme="minorHAnsi" w:hAnsi="Times New Roman" w:cs="Times New Roman"/>
        </w:rPr>
        <w:t xml:space="preserve"> largely</w:t>
      </w:r>
      <w:r w:rsidR="00F61277">
        <w:rPr>
          <w:rFonts w:ascii="Times New Roman" w:eastAsiaTheme="minorHAnsi" w:hAnsi="Times New Roman" w:cs="Times New Roman"/>
        </w:rPr>
        <w:t xml:space="preserve"> unknown, </w:t>
      </w:r>
      <w:r w:rsidR="002D42CF">
        <w:rPr>
          <w:rFonts w:ascii="Times New Roman" w:eastAsiaTheme="minorHAnsi" w:hAnsi="Times New Roman" w:cs="Times New Roman"/>
        </w:rPr>
        <w:t xml:space="preserve">owing </w:t>
      </w:r>
      <w:r w:rsidR="00F61277">
        <w:rPr>
          <w:rFonts w:ascii="Times New Roman" w:eastAsiaTheme="minorHAnsi" w:hAnsi="Times New Roman" w:cs="Times New Roman"/>
        </w:rPr>
        <w:t xml:space="preserve">to </w:t>
      </w:r>
      <w:r w:rsidR="00B32847">
        <w:rPr>
          <w:rFonts w:ascii="Times New Roman" w:eastAsiaTheme="minorHAnsi" w:hAnsi="Times New Roman" w:cs="Times New Roman"/>
        </w:rPr>
        <w:t>the</w:t>
      </w:r>
      <w:r w:rsidR="00F61277">
        <w:rPr>
          <w:rFonts w:ascii="Times New Roman" w:eastAsiaTheme="minorHAnsi" w:hAnsi="Times New Roman" w:cs="Times New Roman"/>
        </w:rPr>
        <w:t xml:space="preserve"> lack of </w:t>
      </w:r>
      <w:r>
        <w:rPr>
          <w:rFonts w:ascii="Times New Roman" w:eastAsiaTheme="minorHAnsi" w:hAnsi="Times New Roman" w:cs="Times New Roman"/>
        </w:rPr>
        <w:t xml:space="preserve">suitable </w:t>
      </w:r>
      <w:r w:rsidR="00F61277">
        <w:rPr>
          <w:rFonts w:ascii="Times New Roman" w:eastAsiaTheme="minorHAnsi" w:hAnsi="Times New Roman" w:cs="Times New Roman"/>
        </w:rPr>
        <w:t xml:space="preserve">data and the complexity of </w:t>
      </w:r>
      <w:r w:rsidR="000510EA">
        <w:rPr>
          <w:rFonts w:ascii="Times New Roman" w:eastAsiaTheme="minorHAnsi" w:hAnsi="Times New Roman" w:cs="Times New Roman"/>
        </w:rPr>
        <w:t>modelling</w:t>
      </w:r>
      <w:r w:rsidR="00F61277">
        <w:rPr>
          <w:rFonts w:ascii="Times New Roman" w:eastAsiaTheme="minorHAnsi" w:hAnsi="Times New Roman" w:cs="Times New Roman"/>
        </w:rPr>
        <w:t>.</w:t>
      </w:r>
      <w:r w:rsidR="00332AC5">
        <w:rPr>
          <w:rFonts w:ascii="Times New Roman" w:eastAsiaTheme="minorHAnsi" w:hAnsi="Times New Roman" w:cs="Times New Roman"/>
        </w:rPr>
        <w:t xml:space="preserve"> </w:t>
      </w:r>
      <w:r w:rsidR="00C22968">
        <w:rPr>
          <w:rFonts w:ascii="Times New Roman" w:eastAsiaTheme="minorHAnsi" w:hAnsi="Times New Roman" w:cs="Times New Roman"/>
        </w:rPr>
        <w:t>O</w:t>
      </w:r>
      <w:r w:rsidR="00B05F7C">
        <w:rPr>
          <w:rFonts w:ascii="Times New Roman" w:eastAsiaTheme="minorHAnsi" w:hAnsi="Times New Roman" w:cs="Times New Roman"/>
        </w:rPr>
        <w:t>ur study leverage</w:t>
      </w:r>
      <w:r w:rsidR="00E93D6B">
        <w:rPr>
          <w:rFonts w:ascii="Times New Roman" w:eastAsiaTheme="minorHAnsi" w:hAnsi="Times New Roman" w:cs="Times New Roman"/>
        </w:rPr>
        <w:t>d</w:t>
      </w:r>
      <w:r w:rsidR="00B05F7C">
        <w:rPr>
          <w:rFonts w:ascii="Times New Roman" w:eastAsiaTheme="minorHAnsi" w:hAnsi="Times New Roman" w:cs="Times New Roman"/>
        </w:rPr>
        <w:t xml:space="preserve"> </w:t>
      </w:r>
      <w:r w:rsidR="00BD0FC6">
        <w:rPr>
          <w:rFonts w:ascii="Times New Roman" w:eastAsiaTheme="minorHAnsi" w:hAnsi="Times New Roman" w:cs="Times New Roman"/>
        </w:rPr>
        <w:t>multiple</w:t>
      </w:r>
      <w:r w:rsidR="002D42CF">
        <w:rPr>
          <w:rFonts w:ascii="Times New Roman" w:eastAsiaTheme="minorHAnsi" w:hAnsi="Times New Roman" w:cs="Times New Roman"/>
        </w:rPr>
        <w:t xml:space="preserve"> </w:t>
      </w:r>
      <w:r w:rsidR="00B930A8">
        <w:rPr>
          <w:rFonts w:ascii="Times New Roman" w:eastAsiaTheme="minorHAnsi" w:hAnsi="Times New Roman" w:cs="Times New Roman"/>
        </w:rPr>
        <w:t xml:space="preserve">big </w:t>
      </w:r>
      <w:r w:rsidR="002D42CF">
        <w:rPr>
          <w:rFonts w:ascii="Times New Roman" w:eastAsiaTheme="minorHAnsi" w:hAnsi="Times New Roman" w:cs="Times New Roman"/>
        </w:rPr>
        <w:t>dataset</w:t>
      </w:r>
      <w:r w:rsidR="00BD0FC6">
        <w:rPr>
          <w:rFonts w:ascii="Times New Roman" w:eastAsiaTheme="minorHAnsi" w:hAnsi="Times New Roman" w:cs="Times New Roman"/>
        </w:rPr>
        <w:t>s</w:t>
      </w:r>
      <w:r w:rsidR="00321977" w:rsidRPr="00321977">
        <w:rPr>
          <w:rFonts w:ascii="Times New Roman" w:eastAsiaTheme="minorHAnsi" w:hAnsi="Times New Roman" w:cs="Times New Roman"/>
        </w:rPr>
        <w:t xml:space="preserve"> </w:t>
      </w:r>
      <w:r w:rsidR="00C22968">
        <w:rPr>
          <w:rFonts w:ascii="Times New Roman" w:eastAsiaTheme="minorHAnsi" w:hAnsi="Times New Roman" w:cs="Times New Roman"/>
        </w:rPr>
        <w:t>from 1998–</w:t>
      </w:r>
      <w:del w:id="16" w:author="Larson, Danelle M" w:date="2026-02-03T10:08:00Z" w16du:dateUtc="2026-02-03T16:08:00Z">
        <w:r w:rsidR="00C22968" w:rsidDel="00C92FBD">
          <w:rPr>
            <w:rFonts w:ascii="Times New Roman" w:eastAsiaTheme="minorHAnsi" w:hAnsi="Times New Roman" w:cs="Times New Roman"/>
          </w:rPr>
          <w:delText>2020</w:delText>
        </w:r>
        <w:r w:rsidR="003A745B" w:rsidDel="00C92FBD">
          <w:rPr>
            <w:rFonts w:ascii="Times New Roman" w:eastAsiaTheme="minorHAnsi" w:hAnsi="Times New Roman" w:cs="Times New Roman"/>
          </w:rPr>
          <w:delText xml:space="preserve"> </w:delText>
        </w:r>
      </w:del>
      <w:ins w:id="17" w:author="Larson, Danelle M" w:date="2026-02-03T10:08:00Z" w16du:dateUtc="2026-02-03T16:08:00Z">
        <w:r w:rsidR="00C92FBD">
          <w:rPr>
            <w:rFonts w:ascii="Times New Roman" w:eastAsiaTheme="minorHAnsi" w:hAnsi="Times New Roman" w:cs="Times New Roman"/>
          </w:rPr>
          <w:t xml:space="preserve">2019 </w:t>
        </w:r>
      </w:ins>
      <w:r w:rsidR="006113D3">
        <w:rPr>
          <w:rFonts w:ascii="Times New Roman" w:eastAsiaTheme="minorHAnsi" w:hAnsi="Times New Roman" w:cs="Times New Roman"/>
        </w:rPr>
        <w:t>within</w:t>
      </w:r>
      <w:r w:rsidR="002D42CF">
        <w:rPr>
          <w:rFonts w:ascii="Times New Roman" w:eastAsiaTheme="minorHAnsi" w:hAnsi="Times New Roman" w:cs="Times New Roman"/>
        </w:rPr>
        <w:t xml:space="preserve"> </w:t>
      </w:r>
      <w:r w:rsidR="006113D3">
        <w:rPr>
          <w:rFonts w:ascii="Times New Roman" w:eastAsiaTheme="minorHAnsi" w:hAnsi="Times New Roman" w:cs="Times New Roman"/>
        </w:rPr>
        <w:t xml:space="preserve">a </w:t>
      </w:r>
      <w:r w:rsidR="00B32847">
        <w:rPr>
          <w:rFonts w:ascii="Times New Roman" w:eastAsiaTheme="minorHAnsi" w:hAnsi="Times New Roman" w:cs="Times New Roman"/>
        </w:rPr>
        <w:t>400</w:t>
      </w:r>
      <w:r w:rsidR="00D673F5">
        <w:rPr>
          <w:rFonts w:ascii="Times New Roman" w:eastAsiaTheme="minorHAnsi" w:hAnsi="Times New Roman" w:cs="Times New Roman"/>
        </w:rPr>
        <w:t>-</w:t>
      </w:r>
      <w:r w:rsidR="007772AE">
        <w:rPr>
          <w:rFonts w:ascii="Times New Roman" w:eastAsiaTheme="minorHAnsi" w:hAnsi="Times New Roman" w:cs="Times New Roman"/>
        </w:rPr>
        <w:t>kilometer</w:t>
      </w:r>
      <w:r w:rsidR="00B32847">
        <w:rPr>
          <w:rFonts w:ascii="Times New Roman" w:eastAsiaTheme="minorHAnsi" w:hAnsi="Times New Roman" w:cs="Times New Roman"/>
        </w:rPr>
        <w:t xml:space="preserve"> </w:t>
      </w:r>
      <w:r w:rsidR="006113D3">
        <w:rPr>
          <w:rFonts w:ascii="Times New Roman" w:eastAsiaTheme="minorHAnsi" w:hAnsi="Times New Roman" w:cs="Times New Roman"/>
        </w:rPr>
        <w:t xml:space="preserve">stretch </w:t>
      </w:r>
      <w:r w:rsidR="00B32847">
        <w:rPr>
          <w:rFonts w:ascii="Times New Roman" w:eastAsiaTheme="minorHAnsi" w:hAnsi="Times New Roman" w:cs="Times New Roman"/>
        </w:rPr>
        <w:t xml:space="preserve">of </w:t>
      </w:r>
      <w:r w:rsidR="002D42CF">
        <w:rPr>
          <w:rFonts w:ascii="Times New Roman" w:eastAsiaTheme="minorHAnsi" w:hAnsi="Times New Roman" w:cs="Times New Roman"/>
        </w:rPr>
        <w:t xml:space="preserve">the </w:t>
      </w:r>
      <w:r w:rsidR="00321977" w:rsidRPr="00321977">
        <w:rPr>
          <w:rFonts w:ascii="Times New Roman" w:eastAsiaTheme="minorHAnsi" w:hAnsi="Times New Roman" w:cs="Times New Roman"/>
        </w:rPr>
        <w:t>Upper Mississippi River</w:t>
      </w:r>
      <w:r w:rsidR="000242FE">
        <w:rPr>
          <w:rFonts w:ascii="Times New Roman" w:eastAsiaTheme="minorHAnsi" w:hAnsi="Times New Roman" w:cs="Times New Roman"/>
        </w:rPr>
        <w:t xml:space="preserve"> in the</w:t>
      </w:r>
      <w:r w:rsidR="00321977" w:rsidRPr="00321977">
        <w:rPr>
          <w:rFonts w:ascii="Times New Roman" w:eastAsiaTheme="minorHAnsi" w:hAnsi="Times New Roman" w:cs="Times New Roman"/>
        </w:rPr>
        <w:t xml:space="preserve"> </w:t>
      </w:r>
      <w:r w:rsidR="00972205">
        <w:rPr>
          <w:rFonts w:ascii="Times New Roman" w:hAnsi="Times New Roman" w:cs="Times New Roman"/>
        </w:rPr>
        <w:t>United States of America</w:t>
      </w:r>
      <w:r w:rsidR="006113D3">
        <w:rPr>
          <w:rFonts w:ascii="Times New Roman" w:eastAsiaTheme="minorHAnsi" w:hAnsi="Times New Roman" w:cs="Times New Roman"/>
        </w:rPr>
        <w:t>,</w:t>
      </w:r>
      <w:r w:rsidR="0072688D">
        <w:rPr>
          <w:rFonts w:ascii="Times New Roman" w:eastAsiaTheme="minorHAnsi" w:hAnsi="Times New Roman" w:cs="Times New Roman"/>
        </w:rPr>
        <w:t xml:space="preserve"> </w:t>
      </w:r>
      <w:r w:rsidR="002D42CF">
        <w:rPr>
          <w:rFonts w:ascii="Times New Roman" w:eastAsiaTheme="minorHAnsi" w:hAnsi="Times New Roman" w:cs="Times New Roman"/>
        </w:rPr>
        <w:t xml:space="preserve">which </w:t>
      </w:r>
      <w:ins w:id="18" w:author="Larson, Danelle M" w:date="2026-02-02T09:24:00Z" w16du:dateUtc="2026-02-02T15:24:00Z">
        <w:r w:rsidR="002051A7">
          <w:rPr>
            <w:rFonts w:ascii="Times New Roman" w:eastAsiaTheme="minorHAnsi" w:hAnsi="Times New Roman" w:cs="Times New Roman"/>
          </w:rPr>
          <w:t xml:space="preserve">has </w:t>
        </w:r>
      </w:ins>
      <w:r w:rsidR="00321977" w:rsidRPr="00321977">
        <w:rPr>
          <w:rFonts w:ascii="Times New Roman" w:eastAsiaTheme="minorHAnsi" w:hAnsi="Times New Roman" w:cs="Times New Roman"/>
        </w:rPr>
        <w:t xml:space="preserve">experienced </w:t>
      </w:r>
      <w:r w:rsidR="00720A32">
        <w:rPr>
          <w:rFonts w:ascii="Times New Roman" w:eastAsiaTheme="minorHAnsi" w:hAnsi="Times New Roman" w:cs="Times New Roman"/>
        </w:rPr>
        <w:t>major changes to</w:t>
      </w:r>
      <w:r w:rsidR="006113D3">
        <w:rPr>
          <w:rFonts w:ascii="Times New Roman" w:eastAsiaTheme="minorHAnsi" w:hAnsi="Times New Roman" w:cs="Times New Roman"/>
        </w:rPr>
        <w:t xml:space="preserve"> </w:t>
      </w:r>
      <w:r w:rsidR="00526B8A">
        <w:rPr>
          <w:rFonts w:ascii="Times New Roman" w:eastAsiaTheme="minorHAnsi" w:hAnsi="Times New Roman" w:cs="Times New Roman"/>
        </w:rPr>
        <w:t>hydrology</w:t>
      </w:r>
      <w:del w:id="19" w:author="Larson, Danelle M" w:date="2026-02-03T10:08:00Z" w16du:dateUtc="2026-02-03T16:08:00Z">
        <w:r w:rsidR="0082792B" w:rsidDel="00C92FBD">
          <w:rPr>
            <w:rFonts w:ascii="Times New Roman" w:eastAsiaTheme="minorHAnsi" w:hAnsi="Times New Roman" w:cs="Times New Roman"/>
          </w:rPr>
          <w:delText xml:space="preserve"> and</w:delText>
        </w:r>
      </w:del>
      <w:ins w:id="20" w:author="Larson, Danelle M" w:date="2026-02-03T10:08:00Z" w16du:dateUtc="2026-02-03T16:08:00Z">
        <w:r w:rsidR="00C92FBD">
          <w:rPr>
            <w:rFonts w:ascii="Times New Roman" w:eastAsiaTheme="minorHAnsi" w:hAnsi="Times New Roman" w:cs="Times New Roman"/>
          </w:rPr>
          <w:t>,</w:t>
        </w:r>
      </w:ins>
      <w:r w:rsidR="0082792B">
        <w:rPr>
          <w:rFonts w:ascii="Times New Roman" w:eastAsiaTheme="minorHAnsi" w:hAnsi="Times New Roman" w:cs="Times New Roman"/>
        </w:rPr>
        <w:t xml:space="preserve"> </w:t>
      </w:r>
      <w:r w:rsidR="00321977" w:rsidRPr="00321977">
        <w:rPr>
          <w:rFonts w:ascii="Times New Roman" w:eastAsiaTheme="minorHAnsi" w:hAnsi="Times New Roman" w:cs="Times New Roman"/>
        </w:rPr>
        <w:t>water quality</w:t>
      </w:r>
      <w:r w:rsidR="0082792B">
        <w:rPr>
          <w:rFonts w:ascii="Times New Roman" w:eastAsiaTheme="minorHAnsi" w:hAnsi="Times New Roman" w:cs="Times New Roman"/>
        </w:rPr>
        <w:t>,</w:t>
      </w:r>
      <w:r w:rsidR="00321977" w:rsidRPr="00321977">
        <w:rPr>
          <w:rFonts w:ascii="Times New Roman" w:eastAsiaTheme="minorHAnsi" w:hAnsi="Times New Roman" w:cs="Times New Roman"/>
        </w:rPr>
        <w:t xml:space="preserve"> </w:t>
      </w:r>
      <w:commentRangeStart w:id="21"/>
      <w:r w:rsidR="00DA6B83">
        <w:rPr>
          <w:rFonts w:ascii="Times New Roman" w:eastAsiaTheme="minorHAnsi" w:hAnsi="Times New Roman" w:cs="Times New Roman"/>
        </w:rPr>
        <w:t>and</w:t>
      </w:r>
      <w:r w:rsidR="0082792B" w:rsidRPr="00321977">
        <w:rPr>
          <w:rFonts w:ascii="Times New Roman" w:eastAsiaTheme="minorHAnsi" w:hAnsi="Times New Roman" w:cs="Times New Roman"/>
        </w:rPr>
        <w:t xml:space="preserve"> </w:t>
      </w:r>
      <w:del w:id="22" w:author="Larson, Danelle M" w:date="2026-02-03T10:08:00Z" w16du:dateUtc="2026-02-03T16:08:00Z">
        <w:r w:rsidR="00720A32" w:rsidDel="00C92FBD">
          <w:rPr>
            <w:rFonts w:ascii="Times New Roman" w:eastAsiaTheme="minorHAnsi" w:hAnsi="Times New Roman" w:cs="Times New Roman"/>
          </w:rPr>
          <w:delText xml:space="preserve">minor changes to </w:delText>
        </w:r>
      </w:del>
      <w:r w:rsidR="00526B8A">
        <w:rPr>
          <w:rFonts w:ascii="Times New Roman" w:eastAsiaTheme="minorHAnsi" w:hAnsi="Times New Roman" w:cs="Times New Roman"/>
        </w:rPr>
        <w:t>climate</w:t>
      </w:r>
      <w:commentRangeEnd w:id="21"/>
      <w:r w:rsidR="0065689B">
        <w:rPr>
          <w:rStyle w:val="CommentReference"/>
          <w:rFonts w:ascii="Times New Roman" w:eastAsia="Times New Roman" w:hAnsi="Times New Roman" w:cs="Times New Roman"/>
        </w:rPr>
        <w:commentReference w:id="21"/>
      </w:r>
      <w:r w:rsidR="002A425D">
        <w:rPr>
          <w:rFonts w:ascii="Times New Roman" w:eastAsiaTheme="minorHAnsi" w:hAnsi="Times New Roman" w:cs="Times New Roman"/>
        </w:rPr>
        <w:t>.</w:t>
      </w:r>
      <w:r w:rsidR="00B32847">
        <w:rPr>
          <w:rFonts w:ascii="Times New Roman" w:eastAsiaTheme="minorHAnsi" w:hAnsi="Times New Roman" w:cs="Times New Roman"/>
        </w:rPr>
        <w:t xml:space="preserve"> </w:t>
      </w:r>
      <w:r w:rsidR="002A61D9">
        <w:rPr>
          <w:rFonts w:ascii="Times New Roman" w:eastAsiaTheme="minorHAnsi" w:hAnsi="Times New Roman" w:cs="Times New Roman"/>
        </w:rPr>
        <w:t>J</w:t>
      </w:r>
      <w:r w:rsidR="00B32847">
        <w:rPr>
          <w:rFonts w:ascii="Times New Roman" w:eastAsiaTheme="minorHAnsi" w:hAnsi="Times New Roman" w:cs="Times New Roman"/>
        </w:rPr>
        <w:t xml:space="preserve">oint species distribution </w:t>
      </w:r>
      <w:r w:rsidR="00AD70FB">
        <w:rPr>
          <w:rFonts w:ascii="Times New Roman" w:eastAsiaTheme="minorHAnsi" w:hAnsi="Times New Roman" w:cs="Times New Roman"/>
        </w:rPr>
        <w:t>model</w:t>
      </w:r>
      <w:r w:rsidR="001A535A">
        <w:rPr>
          <w:rFonts w:ascii="Times New Roman" w:eastAsiaTheme="minorHAnsi" w:hAnsi="Times New Roman" w:cs="Times New Roman"/>
        </w:rPr>
        <w:t>s</w:t>
      </w:r>
      <w:r w:rsidR="00B32847">
        <w:rPr>
          <w:rFonts w:ascii="Times New Roman" w:eastAsiaTheme="minorHAnsi" w:hAnsi="Times New Roman" w:cs="Times New Roman"/>
        </w:rPr>
        <w:t xml:space="preserve"> </w:t>
      </w:r>
      <w:r w:rsidR="00F4382A">
        <w:rPr>
          <w:rFonts w:ascii="Times New Roman" w:eastAsiaTheme="minorHAnsi" w:hAnsi="Times New Roman" w:cs="Times New Roman"/>
        </w:rPr>
        <w:t>showed</w:t>
      </w:r>
      <w:r w:rsidR="00B32847">
        <w:rPr>
          <w:rFonts w:ascii="Times New Roman" w:eastAsiaTheme="minorHAnsi" w:hAnsi="Times New Roman" w:cs="Times New Roman"/>
        </w:rPr>
        <w:t xml:space="preserve"> how </w:t>
      </w:r>
      <w:r w:rsidR="000A6C14">
        <w:rPr>
          <w:rFonts w:ascii="Times New Roman" w:eastAsiaTheme="minorHAnsi" w:hAnsi="Times New Roman" w:cs="Times New Roman"/>
        </w:rPr>
        <w:t>re-oligotrophication and change</w:t>
      </w:r>
      <w:r w:rsidR="006113D3">
        <w:rPr>
          <w:rFonts w:ascii="Times New Roman" w:eastAsiaTheme="minorHAnsi" w:hAnsi="Times New Roman" w:cs="Times New Roman"/>
        </w:rPr>
        <w:t>s</w:t>
      </w:r>
      <w:r w:rsidR="000A6C14">
        <w:rPr>
          <w:rFonts w:ascii="Times New Roman" w:eastAsiaTheme="minorHAnsi" w:hAnsi="Times New Roman" w:cs="Times New Roman"/>
        </w:rPr>
        <w:t xml:space="preserve"> </w:t>
      </w:r>
      <w:r w:rsidR="00673D02">
        <w:rPr>
          <w:rFonts w:ascii="Times New Roman" w:eastAsiaTheme="minorHAnsi" w:hAnsi="Times New Roman" w:cs="Times New Roman"/>
        </w:rPr>
        <w:t>to</w:t>
      </w:r>
      <w:r w:rsidR="000A6C14">
        <w:rPr>
          <w:rFonts w:ascii="Times New Roman" w:eastAsiaTheme="minorHAnsi" w:hAnsi="Times New Roman" w:cs="Times New Roman"/>
        </w:rPr>
        <w:t xml:space="preserve"> </w:t>
      </w:r>
      <w:r w:rsidR="005E2D1F">
        <w:rPr>
          <w:rFonts w:ascii="Times New Roman" w:eastAsiaTheme="minorHAnsi" w:hAnsi="Times New Roman" w:cs="Times New Roman"/>
        </w:rPr>
        <w:t>hydrogeomorphology</w:t>
      </w:r>
      <w:r w:rsidR="000A6C14">
        <w:rPr>
          <w:rFonts w:ascii="Times New Roman" w:eastAsiaTheme="minorHAnsi" w:hAnsi="Times New Roman" w:cs="Times New Roman"/>
        </w:rPr>
        <w:t xml:space="preserve"> </w:t>
      </w:r>
      <w:r w:rsidR="000A6C14" w:rsidRPr="00BF190E">
        <w:rPr>
          <w:rFonts w:ascii="Times New Roman" w:eastAsia="Times New Roman" w:hAnsi="Times New Roman" w:cs="Times New Roman"/>
          <w:noProof/>
        </w:rPr>
        <w:t>affect</w:t>
      </w:r>
      <w:r w:rsidR="001446FB">
        <w:rPr>
          <w:rFonts w:ascii="Times New Roman" w:eastAsia="Times New Roman" w:hAnsi="Times New Roman" w:cs="Times New Roman"/>
          <w:noProof/>
        </w:rPr>
        <w:t>ed</w:t>
      </w:r>
      <w:r w:rsidR="000A6C14" w:rsidRPr="00BF190E">
        <w:rPr>
          <w:rFonts w:ascii="Times New Roman" w:eastAsia="Times New Roman" w:hAnsi="Times New Roman" w:cs="Times New Roman"/>
          <w:noProof/>
        </w:rPr>
        <w:t xml:space="preserve"> macrophyte taxonomic</w:t>
      </w:r>
      <w:r w:rsidR="00490C0C">
        <w:rPr>
          <w:rFonts w:ascii="Times New Roman" w:eastAsia="Times New Roman" w:hAnsi="Times New Roman" w:cs="Times New Roman"/>
          <w:noProof/>
        </w:rPr>
        <w:t xml:space="preserve"> </w:t>
      </w:r>
      <w:r w:rsidR="000A6C14" w:rsidRPr="00BF190E">
        <w:rPr>
          <w:rFonts w:ascii="Times New Roman" w:eastAsia="Times New Roman" w:hAnsi="Times New Roman" w:cs="Times New Roman"/>
          <w:noProof/>
        </w:rPr>
        <w:t xml:space="preserve">and </w:t>
      </w:r>
      <w:del w:id="23" w:author="Larson, Danelle M" w:date="2026-01-30T10:50:00Z" w16du:dateUtc="2026-01-30T16:50:00Z">
        <w:r w:rsidR="00784C25" w:rsidRPr="00BF190E" w:rsidDel="00391262">
          <w:rPr>
            <w:rFonts w:ascii="Times New Roman" w:eastAsia="Times New Roman" w:hAnsi="Times New Roman" w:cs="Times New Roman"/>
            <w:noProof/>
          </w:rPr>
          <w:delText>functional</w:delText>
        </w:r>
        <w:r w:rsidR="00EA6957" w:rsidDel="00391262">
          <w:rPr>
            <w:rFonts w:ascii="Times New Roman" w:eastAsia="Times New Roman" w:hAnsi="Times New Roman" w:cs="Times New Roman"/>
            <w:noProof/>
          </w:rPr>
          <w:delText xml:space="preserve"> </w:delText>
        </w:r>
      </w:del>
      <w:commentRangeStart w:id="24"/>
      <w:ins w:id="25" w:author="Larson, Danelle M" w:date="2026-01-30T10:50:00Z" w16du:dateUtc="2026-01-30T16:50:00Z">
        <w:r w:rsidR="00391262">
          <w:rPr>
            <w:rFonts w:ascii="Times New Roman" w:eastAsia="Times New Roman" w:hAnsi="Times New Roman" w:cs="Times New Roman"/>
            <w:noProof/>
          </w:rPr>
          <w:t xml:space="preserve">ecological </w:t>
        </w:r>
        <w:commentRangeEnd w:id="24"/>
        <w:r w:rsidR="000A47E5">
          <w:rPr>
            <w:rStyle w:val="CommentReference"/>
            <w:rFonts w:ascii="Times New Roman" w:eastAsia="Times New Roman" w:hAnsi="Times New Roman" w:cs="Times New Roman"/>
          </w:rPr>
          <w:commentReference w:id="24"/>
        </w:r>
      </w:ins>
      <w:r w:rsidR="003A06FA">
        <w:rPr>
          <w:rFonts w:ascii="Times New Roman" w:eastAsia="Times New Roman" w:hAnsi="Times New Roman" w:cs="Times New Roman"/>
          <w:noProof/>
        </w:rPr>
        <w:t>(</w:t>
      </w:r>
      <w:r w:rsidR="00EA6957">
        <w:rPr>
          <w:rFonts w:ascii="Times New Roman" w:eastAsia="Times New Roman" w:hAnsi="Times New Roman" w:cs="Times New Roman"/>
          <w:noProof/>
        </w:rPr>
        <w:t>trait</w:t>
      </w:r>
      <w:r w:rsidR="003A06FA">
        <w:rPr>
          <w:rFonts w:ascii="Times New Roman" w:eastAsia="Times New Roman" w:hAnsi="Times New Roman" w:cs="Times New Roman"/>
          <w:noProof/>
        </w:rPr>
        <w:t>)</w:t>
      </w:r>
      <w:r w:rsidR="00EA6957">
        <w:rPr>
          <w:rFonts w:ascii="Times New Roman" w:eastAsia="Times New Roman" w:hAnsi="Times New Roman" w:cs="Times New Roman"/>
          <w:noProof/>
        </w:rPr>
        <w:t xml:space="preserve"> </w:t>
      </w:r>
      <w:r w:rsidR="000A6C14" w:rsidRPr="00BF190E">
        <w:rPr>
          <w:rFonts w:ascii="Times New Roman" w:eastAsia="Times New Roman" w:hAnsi="Times New Roman" w:cs="Times New Roman"/>
          <w:noProof/>
        </w:rPr>
        <w:t>diversity at a macrosystem</w:t>
      </w:r>
      <w:r w:rsidR="00F4382A">
        <w:rPr>
          <w:rFonts w:ascii="Times New Roman" w:eastAsia="Times New Roman" w:hAnsi="Times New Roman" w:cs="Times New Roman"/>
          <w:noProof/>
        </w:rPr>
        <w:t>-</w:t>
      </w:r>
      <w:r w:rsidR="000A6C14" w:rsidRPr="00BF190E">
        <w:rPr>
          <w:rFonts w:ascii="Times New Roman" w:eastAsia="Times New Roman" w:hAnsi="Times New Roman" w:cs="Times New Roman"/>
          <w:noProof/>
        </w:rPr>
        <w:t>scale</w:t>
      </w:r>
      <w:r w:rsidR="000A6C14">
        <w:rPr>
          <w:rFonts w:ascii="Times New Roman" w:eastAsia="Times New Roman" w:hAnsi="Times New Roman" w:cs="Times New Roman"/>
          <w:noProof/>
        </w:rPr>
        <w:t>.</w:t>
      </w:r>
      <w:r w:rsidR="003B29DD">
        <w:rPr>
          <w:rFonts w:ascii="Times New Roman" w:eastAsia="Times New Roman" w:hAnsi="Times New Roman" w:cs="Times New Roman"/>
          <w:noProof/>
        </w:rPr>
        <w:t xml:space="preserve"> </w:t>
      </w:r>
      <w:r w:rsidR="00673D02">
        <w:rPr>
          <w:rFonts w:ascii="Times New Roman" w:eastAsiaTheme="minorHAnsi" w:hAnsi="Times New Roman" w:cs="Times New Roman"/>
        </w:rPr>
        <w:t xml:space="preserve">The models </w:t>
      </w:r>
      <w:r w:rsidR="002D42CF">
        <w:rPr>
          <w:rFonts w:ascii="Times New Roman" w:eastAsiaTheme="minorHAnsi" w:hAnsi="Times New Roman" w:cs="Times New Roman"/>
        </w:rPr>
        <w:t>uncover</w:t>
      </w:r>
      <w:r w:rsidR="006C05DB">
        <w:rPr>
          <w:rFonts w:ascii="Times New Roman" w:eastAsiaTheme="minorHAnsi" w:hAnsi="Times New Roman" w:cs="Times New Roman"/>
        </w:rPr>
        <w:t>ed</w:t>
      </w:r>
      <w:r w:rsidR="002D42CF">
        <w:rPr>
          <w:rFonts w:ascii="Times New Roman" w:eastAsiaTheme="minorHAnsi" w:hAnsi="Times New Roman" w:cs="Times New Roman"/>
        </w:rPr>
        <w:t xml:space="preserve"> </w:t>
      </w:r>
      <w:r w:rsidR="006113D3">
        <w:rPr>
          <w:rFonts w:ascii="Times New Roman" w:eastAsiaTheme="minorHAnsi" w:hAnsi="Times New Roman" w:cs="Times New Roman"/>
        </w:rPr>
        <w:t>substantial</w:t>
      </w:r>
      <w:r w:rsidR="00321977" w:rsidRPr="00321977">
        <w:rPr>
          <w:rFonts w:ascii="Times New Roman" w:eastAsiaTheme="minorHAnsi" w:hAnsi="Times New Roman" w:cs="Times New Roman"/>
        </w:rPr>
        <w:t xml:space="preserve"> macrophyte community</w:t>
      </w:r>
      <w:r w:rsidR="009E7F86">
        <w:rPr>
          <w:rFonts w:ascii="Times New Roman" w:eastAsiaTheme="minorHAnsi" w:hAnsi="Times New Roman" w:cs="Times New Roman"/>
        </w:rPr>
        <w:t xml:space="preserve"> </w:t>
      </w:r>
      <w:r w:rsidR="006113D3">
        <w:rPr>
          <w:rFonts w:ascii="Times New Roman" w:eastAsiaTheme="minorHAnsi" w:hAnsi="Times New Roman" w:cs="Times New Roman"/>
        </w:rPr>
        <w:t>recovery</w:t>
      </w:r>
      <w:r w:rsidR="009E7F86">
        <w:rPr>
          <w:rFonts w:ascii="Times New Roman" w:eastAsiaTheme="minorHAnsi" w:hAnsi="Times New Roman" w:cs="Times New Roman"/>
        </w:rPr>
        <w:t xml:space="preserve"> </w:t>
      </w:r>
      <w:r w:rsidR="00CE3E32">
        <w:rPr>
          <w:rFonts w:ascii="Times New Roman" w:eastAsiaTheme="minorHAnsi" w:hAnsi="Times New Roman" w:cs="Times New Roman"/>
        </w:rPr>
        <w:t xml:space="preserve">as </w:t>
      </w:r>
      <w:r w:rsidR="009E7F86">
        <w:rPr>
          <w:rFonts w:ascii="Times New Roman" w:eastAsiaTheme="minorHAnsi" w:hAnsi="Times New Roman" w:cs="Times New Roman"/>
        </w:rPr>
        <w:t>evidenced by</w:t>
      </w:r>
      <w:r w:rsidR="00321977" w:rsidRPr="00321977">
        <w:rPr>
          <w:rFonts w:ascii="Times New Roman" w:eastAsiaTheme="minorHAnsi" w:hAnsi="Times New Roman" w:cs="Times New Roman"/>
        </w:rPr>
        <w:t xml:space="preserve"> increased species </w:t>
      </w:r>
      <w:r w:rsidR="00EF74AC" w:rsidRPr="00321977">
        <w:rPr>
          <w:rFonts w:ascii="Times New Roman" w:eastAsiaTheme="minorHAnsi" w:hAnsi="Times New Roman" w:cs="Times New Roman"/>
        </w:rPr>
        <w:t>prevalence</w:t>
      </w:r>
      <w:r w:rsidR="0092009D">
        <w:rPr>
          <w:rFonts w:ascii="Times New Roman" w:eastAsiaTheme="minorHAnsi" w:hAnsi="Times New Roman" w:cs="Times New Roman"/>
        </w:rPr>
        <w:t xml:space="preserve"> and</w:t>
      </w:r>
      <w:r w:rsidR="007A37BE">
        <w:rPr>
          <w:rFonts w:ascii="Times New Roman" w:eastAsiaTheme="minorHAnsi" w:hAnsi="Times New Roman" w:cs="Times New Roman"/>
        </w:rPr>
        <w:t xml:space="preserve"> </w:t>
      </w:r>
      <w:del w:id="26" w:author="Larson, Danelle M" w:date="2026-02-02T09:24:00Z" w16du:dateUtc="2026-02-02T15:24:00Z">
        <w:r w:rsidR="00863CAB" w:rsidDel="002051A7">
          <w:rPr>
            <w:rFonts w:ascii="Times New Roman" w:eastAsiaTheme="minorHAnsi" w:hAnsi="Times New Roman" w:cs="Times New Roman"/>
          </w:rPr>
          <w:delText xml:space="preserve">greater </w:delText>
        </w:r>
      </w:del>
      <w:r w:rsidR="0049648E">
        <w:rPr>
          <w:rFonts w:ascii="Times New Roman" w:eastAsiaTheme="minorHAnsi" w:hAnsi="Times New Roman" w:cs="Times New Roman"/>
        </w:rPr>
        <w:t>diversity</w:t>
      </w:r>
      <w:r w:rsidR="00863CAB">
        <w:rPr>
          <w:rFonts w:ascii="Times New Roman" w:eastAsiaTheme="minorHAnsi" w:hAnsi="Times New Roman" w:cs="Times New Roman"/>
        </w:rPr>
        <w:t xml:space="preserve">. </w:t>
      </w:r>
      <w:del w:id="27" w:author="Larson, Danelle M" w:date="2026-02-02T09:24:00Z" w16du:dateUtc="2026-02-02T15:24:00Z">
        <w:r w:rsidR="00121266" w:rsidDel="002051A7">
          <w:rPr>
            <w:rFonts w:ascii="Times New Roman" w:eastAsiaTheme="minorHAnsi" w:hAnsi="Times New Roman" w:cs="Times New Roman"/>
          </w:rPr>
          <w:delText>Also, the</w:delText>
        </w:r>
        <w:r w:rsidR="002D42CF" w:rsidDel="002051A7">
          <w:rPr>
            <w:rFonts w:ascii="Times New Roman" w:eastAsiaTheme="minorHAnsi" w:hAnsi="Times New Roman" w:cs="Times New Roman"/>
          </w:rPr>
          <w:delText xml:space="preserve"> </w:delText>
        </w:r>
        <w:r w:rsidR="005C482A" w:rsidDel="002051A7">
          <w:rPr>
            <w:rFonts w:ascii="Times New Roman" w:eastAsiaTheme="minorHAnsi" w:hAnsi="Times New Roman" w:cs="Times New Roman"/>
          </w:rPr>
          <w:delText>c</w:delText>
        </w:r>
      </w:del>
      <w:ins w:id="28" w:author="Larson, Danelle M" w:date="2026-02-02T09:24:00Z" w16du:dateUtc="2026-02-02T15:24:00Z">
        <w:r w:rsidR="002051A7">
          <w:rPr>
            <w:rFonts w:ascii="Times New Roman" w:eastAsiaTheme="minorHAnsi" w:hAnsi="Times New Roman" w:cs="Times New Roman"/>
          </w:rPr>
          <w:t>C</w:t>
        </w:r>
      </w:ins>
      <w:r w:rsidR="005C482A">
        <w:rPr>
          <w:rFonts w:ascii="Times New Roman" w:eastAsiaTheme="minorHAnsi" w:hAnsi="Times New Roman" w:cs="Times New Roman"/>
        </w:rPr>
        <w:t xml:space="preserve">ommunity </w:t>
      </w:r>
      <w:r w:rsidR="005C183C">
        <w:rPr>
          <w:rFonts w:ascii="Times New Roman" w:eastAsiaTheme="minorHAnsi" w:hAnsi="Times New Roman" w:cs="Times New Roman"/>
        </w:rPr>
        <w:t>trait</w:t>
      </w:r>
      <w:r w:rsidR="00121266">
        <w:rPr>
          <w:rFonts w:ascii="Times New Roman" w:eastAsiaTheme="minorHAnsi" w:hAnsi="Times New Roman" w:cs="Times New Roman"/>
        </w:rPr>
        <w:t>s</w:t>
      </w:r>
      <w:r w:rsidR="005C183C">
        <w:rPr>
          <w:rFonts w:ascii="Times New Roman" w:eastAsiaTheme="minorHAnsi" w:hAnsi="Times New Roman" w:cs="Times New Roman"/>
        </w:rPr>
        <w:t xml:space="preserve"> </w:t>
      </w:r>
      <w:ins w:id="29" w:author="Larson, Danelle M" w:date="2026-02-02T09:24:00Z" w16du:dateUtc="2026-02-02T15:24:00Z">
        <w:r w:rsidR="002051A7">
          <w:rPr>
            <w:rFonts w:ascii="Times New Roman" w:eastAsiaTheme="minorHAnsi" w:hAnsi="Times New Roman" w:cs="Times New Roman"/>
          </w:rPr>
          <w:t xml:space="preserve">also </w:t>
        </w:r>
      </w:ins>
      <w:r w:rsidR="005C482A">
        <w:rPr>
          <w:rFonts w:ascii="Times New Roman" w:eastAsiaTheme="minorHAnsi" w:hAnsi="Times New Roman" w:cs="Times New Roman"/>
        </w:rPr>
        <w:t>shift</w:t>
      </w:r>
      <w:r w:rsidR="00121266">
        <w:rPr>
          <w:rFonts w:ascii="Times New Roman" w:eastAsiaTheme="minorHAnsi" w:hAnsi="Times New Roman" w:cs="Times New Roman"/>
        </w:rPr>
        <w:t>ed</w:t>
      </w:r>
      <w:r w:rsidR="00321977" w:rsidRPr="00321977">
        <w:rPr>
          <w:rFonts w:ascii="Times New Roman" w:eastAsiaTheme="minorHAnsi" w:hAnsi="Times New Roman" w:cs="Times New Roman"/>
        </w:rPr>
        <w:t xml:space="preserve"> </w:t>
      </w:r>
      <w:del w:id="30" w:author="Larson, Danelle M" w:date="2026-02-02T09:24:00Z" w16du:dateUtc="2026-02-02T15:24:00Z">
        <w:r w:rsidR="00321977" w:rsidRPr="00321977" w:rsidDel="002051A7">
          <w:rPr>
            <w:rFonts w:ascii="Times New Roman" w:eastAsiaTheme="minorHAnsi" w:hAnsi="Times New Roman" w:cs="Times New Roman"/>
          </w:rPr>
          <w:delText xml:space="preserve">away </w:delText>
        </w:r>
      </w:del>
      <w:r w:rsidR="00321977" w:rsidRPr="00321977">
        <w:rPr>
          <w:rFonts w:ascii="Times New Roman" w:eastAsiaTheme="minorHAnsi" w:hAnsi="Times New Roman" w:cs="Times New Roman"/>
        </w:rPr>
        <w:t xml:space="preserve">from free-floating plants towards submersed plants. </w:t>
      </w:r>
      <w:r w:rsidR="0049648E">
        <w:rPr>
          <w:rFonts w:ascii="Times New Roman" w:eastAsiaTheme="minorHAnsi" w:hAnsi="Times New Roman" w:cs="Times New Roman"/>
        </w:rPr>
        <w:t>Submersed</w:t>
      </w:r>
      <w:r w:rsidR="00442DEA">
        <w:rPr>
          <w:rFonts w:ascii="Times New Roman" w:hAnsi="Times New Roman" w:cs="Times New Roman"/>
        </w:rPr>
        <w:t xml:space="preserve"> </w:t>
      </w:r>
      <w:r w:rsidR="00DB7574" w:rsidRPr="00E9361F">
        <w:rPr>
          <w:rFonts w:ascii="Times New Roman" w:hAnsi="Times New Roman" w:cs="Times New Roman"/>
        </w:rPr>
        <w:t xml:space="preserve">species responded </w:t>
      </w:r>
      <w:r w:rsidR="000A6C14" w:rsidRPr="00E9361F">
        <w:rPr>
          <w:rFonts w:ascii="Times New Roman" w:hAnsi="Times New Roman" w:cs="Times New Roman"/>
        </w:rPr>
        <w:t xml:space="preserve">positively </w:t>
      </w:r>
      <w:r w:rsidR="00DB7574" w:rsidRPr="00E9361F">
        <w:rPr>
          <w:rFonts w:ascii="Times New Roman" w:hAnsi="Times New Roman" w:cs="Times New Roman"/>
        </w:rPr>
        <w:t xml:space="preserve">to </w:t>
      </w:r>
      <w:r w:rsidR="00DB7574">
        <w:rPr>
          <w:rFonts w:ascii="Times New Roman" w:hAnsi="Times New Roman" w:cs="Times New Roman"/>
        </w:rPr>
        <w:t>re-oligotroph</w:t>
      </w:r>
      <w:r w:rsidR="000A6C14">
        <w:rPr>
          <w:rFonts w:ascii="Times New Roman" w:hAnsi="Times New Roman" w:cs="Times New Roman"/>
        </w:rPr>
        <w:t>ication</w:t>
      </w:r>
      <w:r w:rsidR="004A2942">
        <w:rPr>
          <w:rFonts w:ascii="Times New Roman" w:hAnsi="Times New Roman" w:cs="Times New Roman"/>
        </w:rPr>
        <w:t xml:space="preserve"> (</w:t>
      </w:r>
      <w:r w:rsidR="005C482A">
        <w:rPr>
          <w:rFonts w:ascii="Times New Roman" w:hAnsi="Times New Roman" w:cs="Times New Roman"/>
        </w:rPr>
        <w:t>specifically,</w:t>
      </w:r>
      <w:r w:rsidR="004A2942">
        <w:rPr>
          <w:rFonts w:ascii="Times New Roman" w:hAnsi="Times New Roman" w:cs="Times New Roman"/>
        </w:rPr>
        <w:t xml:space="preserve"> reduc</w:t>
      </w:r>
      <w:r w:rsidR="0028173F">
        <w:rPr>
          <w:rFonts w:ascii="Times New Roman" w:hAnsi="Times New Roman" w:cs="Times New Roman"/>
        </w:rPr>
        <w:t xml:space="preserve">ed concentrations of </w:t>
      </w:r>
      <w:r w:rsidR="004A2942">
        <w:rPr>
          <w:rFonts w:ascii="Times New Roman" w:eastAsiaTheme="minorHAnsi" w:hAnsi="Times New Roman" w:cs="Times New Roman"/>
        </w:rPr>
        <w:t xml:space="preserve">total phosphorus, chlorophyll </w:t>
      </w:r>
      <w:r w:rsidR="004A2942" w:rsidRPr="005C482A">
        <w:rPr>
          <w:rFonts w:ascii="Times New Roman" w:eastAsiaTheme="minorHAnsi" w:hAnsi="Times New Roman" w:cs="Times New Roman"/>
          <w:i/>
          <w:iCs/>
        </w:rPr>
        <w:t>a</w:t>
      </w:r>
      <w:r w:rsidR="004A2942">
        <w:rPr>
          <w:rFonts w:ascii="Times New Roman" w:eastAsiaTheme="minorHAnsi" w:hAnsi="Times New Roman" w:cs="Times New Roman"/>
        </w:rPr>
        <w:t>, and total suspended solids</w:t>
      </w:r>
      <w:r w:rsidR="004A6A00">
        <w:rPr>
          <w:rFonts w:ascii="Times New Roman" w:hAnsi="Times New Roman" w:cs="Times New Roman"/>
        </w:rPr>
        <w:t>). However,</w:t>
      </w:r>
      <w:r w:rsidR="00CF28B4">
        <w:rPr>
          <w:rFonts w:ascii="Times New Roman" w:hAnsi="Times New Roman" w:cs="Times New Roman"/>
        </w:rPr>
        <w:t xml:space="preserve"> total nitrogen </w:t>
      </w:r>
      <w:r w:rsidR="00380F78">
        <w:rPr>
          <w:rFonts w:ascii="Times New Roman" w:hAnsi="Times New Roman" w:cs="Times New Roman"/>
        </w:rPr>
        <w:t xml:space="preserve">concentrations </w:t>
      </w:r>
      <w:del w:id="31" w:author="Larson, Danelle M" w:date="2026-02-02T09:26:00Z" w16du:dateUtc="2026-02-02T15:26:00Z">
        <w:r w:rsidR="00CD50AB" w:rsidDel="003A7BB3">
          <w:rPr>
            <w:rFonts w:ascii="Times New Roman" w:hAnsi="Times New Roman" w:cs="Times New Roman"/>
          </w:rPr>
          <w:delText xml:space="preserve">linearly </w:delText>
        </w:r>
      </w:del>
      <w:ins w:id="32" w:author="Larson, Danelle M" w:date="2026-02-02T09:26:00Z" w16du:dateUtc="2026-02-02T15:26:00Z">
        <w:r w:rsidR="003A7BB3">
          <w:rPr>
            <w:rFonts w:ascii="Times New Roman" w:hAnsi="Times New Roman" w:cs="Times New Roman"/>
          </w:rPr>
          <w:t xml:space="preserve">modestly </w:t>
        </w:r>
      </w:ins>
      <w:r w:rsidR="00CF28B4">
        <w:rPr>
          <w:rFonts w:ascii="Times New Roman" w:hAnsi="Times New Roman" w:cs="Times New Roman"/>
        </w:rPr>
        <w:t xml:space="preserve">increased over the </w:t>
      </w:r>
      <w:r w:rsidR="00D0583D">
        <w:rPr>
          <w:rFonts w:ascii="Times New Roman" w:hAnsi="Times New Roman" w:cs="Times New Roman"/>
        </w:rPr>
        <w:t>22-year</w:t>
      </w:r>
      <w:r w:rsidR="00CF28B4">
        <w:rPr>
          <w:rFonts w:ascii="Times New Roman" w:hAnsi="Times New Roman" w:cs="Times New Roman"/>
        </w:rPr>
        <w:t xml:space="preserve"> period</w:t>
      </w:r>
      <w:r w:rsidR="007F21A0">
        <w:rPr>
          <w:rFonts w:ascii="Times New Roman" w:hAnsi="Times New Roman" w:cs="Times New Roman"/>
        </w:rPr>
        <w:t xml:space="preserve"> </w:t>
      </w:r>
      <w:del w:id="33" w:author="Larson, Danelle M" w:date="2026-02-02T09:25:00Z" w16du:dateUtc="2026-02-02T15:25:00Z">
        <w:r w:rsidR="007F21A0" w:rsidDel="007F5903">
          <w:rPr>
            <w:rFonts w:ascii="Times New Roman" w:hAnsi="Times New Roman" w:cs="Times New Roman"/>
          </w:rPr>
          <w:delText>that</w:delText>
        </w:r>
        <w:r w:rsidR="00E61CD1" w:rsidDel="007F5903">
          <w:rPr>
            <w:rFonts w:ascii="Times New Roman" w:hAnsi="Times New Roman" w:cs="Times New Roman"/>
          </w:rPr>
          <w:delText xml:space="preserve"> </w:delText>
        </w:r>
      </w:del>
      <w:ins w:id="34" w:author="Larson, Danelle M" w:date="2026-02-02T09:25:00Z" w16du:dateUtc="2026-02-02T15:25:00Z">
        <w:r w:rsidR="007F5903">
          <w:rPr>
            <w:rFonts w:ascii="Times New Roman" w:hAnsi="Times New Roman" w:cs="Times New Roman"/>
          </w:rPr>
          <w:t>and high values w</w:t>
        </w:r>
      </w:ins>
      <w:ins w:id="35" w:author="Larson, Danelle M" w:date="2026-02-03T10:10:00Z" w16du:dateUtc="2026-02-03T16:10:00Z">
        <w:r w:rsidR="00331380">
          <w:rPr>
            <w:rFonts w:ascii="Times New Roman" w:hAnsi="Times New Roman" w:cs="Times New Roman"/>
          </w:rPr>
          <w:t>ere</w:t>
        </w:r>
      </w:ins>
      <w:ins w:id="36" w:author="Larson, Danelle M" w:date="2026-01-30T10:15:00Z" w16du:dateUtc="2026-01-30T16:15:00Z">
        <w:r w:rsidR="00792D43">
          <w:rPr>
            <w:rFonts w:ascii="Times New Roman" w:hAnsi="Times New Roman" w:cs="Times New Roman"/>
          </w:rPr>
          <w:t xml:space="preserve"> </w:t>
        </w:r>
      </w:ins>
      <w:commentRangeStart w:id="37"/>
      <w:commentRangeStart w:id="38"/>
      <w:r w:rsidR="00E61CD1">
        <w:rPr>
          <w:rFonts w:ascii="Times New Roman" w:hAnsi="Times New Roman" w:cs="Times New Roman"/>
        </w:rPr>
        <w:t xml:space="preserve">negatively </w:t>
      </w:r>
      <w:del w:id="39" w:author="Larson, Danelle M" w:date="2026-01-30T10:15:00Z" w16du:dateUtc="2026-01-30T16:15:00Z">
        <w:r w:rsidR="00E61CD1" w:rsidDel="00792D43">
          <w:rPr>
            <w:rFonts w:ascii="Times New Roman" w:hAnsi="Times New Roman" w:cs="Times New Roman"/>
          </w:rPr>
          <w:delText>affect</w:delText>
        </w:r>
        <w:r w:rsidR="007F21A0" w:rsidDel="00792D43">
          <w:rPr>
            <w:rFonts w:ascii="Times New Roman" w:hAnsi="Times New Roman" w:cs="Times New Roman"/>
          </w:rPr>
          <w:delText>ed</w:delText>
        </w:r>
        <w:r w:rsidR="00E61CD1" w:rsidDel="00792D43">
          <w:rPr>
            <w:rFonts w:ascii="Times New Roman" w:hAnsi="Times New Roman" w:cs="Times New Roman"/>
          </w:rPr>
          <w:delText xml:space="preserve"> </w:delText>
        </w:r>
      </w:del>
      <w:ins w:id="40" w:author="Larson, Danelle M" w:date="2026-01-30T10:15:00Z" w16du:dateUtc="2026-01-30T16:15:00Z">
        <w:r w:rsidR="00792D43">
          <w:rPr>
            <w:rFonts w:ascii="Times New Roman" w:hAnsi="Times New Roman" w:cs="Times New Roman"/>
          </w:rPr>
          <w:lastRenderedPageBreak/>
          <w:t xml:space="preserve">associated with </w:t>
        </w:r>
      </w:ins>
      <w:r w:rsidR="00E61CD1">
        <w:rPr>
          <w:rFonts w:ascii="Times New Roman" w:hAnsi="Times New Roman" w:cs="Times New Roman"/>
        </w:rPr>
        <w:t xml:space="preserve">occurrences of </w:t>
      </w:r>
      <w:r w:rsidR="00CF28B4">
        <w:rPr>
          <w:rFonts w:ascii="Times New Roman" w:hAnsi="Times New Roman" w:cs="Times New Roman"/>
        </w:rPr>
        <w:t>nearly all</w:t>
      </w:r>
      <w:r w:rsidR="004011A6">
        <w:rPr>
          <w:rFonts w:ascii="Times New Roman" w:hAnsi="Times New Roman" w:cs="Times New Roman"/>
        </w:rPr>
        <w:t xml:space="preserve"> species</w:t>
      </w:r>
      <w:commentRangeEnd w:id="37"/>
      <w:r w:rsidR="00021C9A">
        <w:rPr>
          <w:rStyle w:val="CommentReference"/>
          <w:rFonts w:ascii="Times New Roman" w:eastAsia="Times New Roman" w:hAnsi="Times New Roman" w:cs="Times New Roman"/>
        </w:rPr>
        <w:commentReference w:id="37"/>
      </w:r>
      <w:commentRangeEnd w:id="38"/>
      <w:r w:rsidR="00E7769F">
        <w:rPr>
          <w:rStyle w:val="CommentReference"/>
          <w:rFonts w:ascii="Times New Roman" w:eastAsia="Times New Roman" w:hAnsi="Times New Roman" w:cs="Times New Roman"/>
        </w:rPr>
        <w:commentReference w:id="38"/>
      </w:r>
      <w:r w:rsidR="001A0939">
        <w:rPr>
          <w:rFonts w:ascii="Times New Roman" w:hAnsi="Times New Roman" w:cs="Times New Roman"/>
        </w:rPr>
        <w:t>.</w:t>
      </w:r>
      <w:r w:rsidR="00193229">
        <w:rPr>
          <w:rFonts w:ascii="Times New Roman" w:hAnsi="Times New Roman" w:cs="Times New Roman"/>
        </w:rPr>
        <w:t xml:space="preserve"> </w:t>
      </w:r>
      <w:r w:rsidR="001B7AAB">
        <w:rPr>
          <w:rFonts w:ascii="Times New Roman" w:hAnsi="Times New Roman" w:cs="Times New Roman"/>
        </w:rPr>
        <w:t>The traits of</w:t>
      </w:r>
      <w:r w:rsidR="007A37BE">
        <w:rPr>
          <w:rFonts w:ascii="Times New Roman" w:hAnsi="Times New Roman" w:cs="Times New Roman"/>
        </w:rPr>
        <w:t xml:space="preserve"> pollination mode and life form </w:t>
      </w:r>
      <w:r w:rsidR="00B12654">
        <w:rPr>
          <w:rFonts w:ascii="Times New Roman" w:hAnsi="Times New Roman" w:cs="Times New Roman"/>
        </w:rPr>
        <w:t xml:space="preserve">responded predictably to environmental changes; </w:t>
      </w:r>
      <w:r w:rsidR="005A0376">
        <w:rPr>
          <w:rFonts w:ascii="Times New Roman" w:hAnsi="Times New Roman" w:cs="Times New Roman"/>
        </w:rPr>
        <w:t>as</w:t>
      </w:r>
      <w:r w:rsidR="00B12654">
        <w:rPr>
          <w:rFonts w:ascii="Times New Roman" w:hAnsi="Times New Roman" w:cs="Times New Roman"/>
        </w:rPr>
        <w:t xml:space="preserve"> example</w:t>
      </w:r>
      <w:r w:rsidR="005A0376">
        <w:rPr>
          <w:rFonts w:ascii="Times New Roman" w:hAnsi="Times New Roman" w:cs="Times New Roman"/>
        </w:rPr>
        <w:t>s</w:t>
      </w:r>
      <w:r w:rsidR="00B12654">
        <w:rPr>
          <w:rFonts w:ascii="Times New Roman" w:hAnsi="Times New Roman" w:cs="Times New Roman"/>
        </w:rPr>
        <w:t>,</w:t>
      </w:r>
      <w:r w:rsidR="002F7955">
        <w:rPr>
          <w:rFonts w:ascii="Times New Roman" w:hAnsi="Times New Roman" w:cs="Times New Roman"/>
        </w:rPr>
        <w:t xml:space="preserve"> submersed plants </w:t>
      </w:r>
      <w:r w:rsidR="005A0376">
        <w:rPr>
          <w:rFonts w:ascii="Times New Roman" w:hAnsi="Times New Roman" w:cs="Times New Roman"/>
        </w:rPr>
        <w:t xml:space="preserve">recovered with re-oligotrophy, and </w:t>
      </w:r>
      <w:del w:id="41" w:author="Larson, Danelle M" w:date="2026-02-02T09:26:00Z" w16du:dateUtc="2026-02-02T15:26:00Z">
        <w:r w:rsidR="009956B4" w:rsidDel="00A3657D">
          <w:rPr>
            <w:rFonts w:ascii="Times New Roman" w:hAnsi="Times New Roman" w:cs="Times New Roman"/>
          </w:rPr>
          <w:delText xml:space="preserve">the </w:delText>
        </w:r>
      </w:del>
      <w:r w:rsidR="00C45382">
        <w:rPr>
          <w:rFonts w:ascii="Times New Roman" w:hAnsi="Times New Roman" w:cs="Times New Roman"/>
        </w:rPr>
        <w:t xml:space="preserve">epihydrophilous plants that pollinate on the water’s surface increased with </w:t>
      </w:r>
      <w:r w:rsidR="00983A21">
        <w:rPr>
          <w:rFonts w:ascii="Times New Roman" w:hAnsi="Times New Roman" w:cs="Times New Roman"/>
        </w:rPr>
        <w:t>hydrogeomorphic</w:t>
      </w:r>
      <w:r w:rsidR="00C45382">
        <w:rPr>
          <w:rFonts w:ascii="Times New Roman" w:hAnsi="Times New Roman" w:cs="Times New Roman"/>
        </w:rPr>
        <w:t xml:space="preserve"> connectivity.</w:t>
      </w:r>
      <w:r w:rsidR="00B12654">
        <w:rPr>
          <w:rFonts w:ascii="Times New Roman" w:hAnsi="Times New Roman" w:cs="Times New Roman"/>
        </w:rPr>
        <w:t xml:space="preserve"> </w:t>
      </w:r>
      <w:r w:rsidR="004D1067">
        <w:rPr>
          <w:rFonts w:ascii="Times New Roman" w:hAnsi="Times New Roman" w:cs="Times New Roman"/>
        </w:rPr>
        <w:t>R</w:t>
      </w:r>
      <w:r w:rsidR="00A123FE">
        <w:rPr>
          <w:rFonts w:ascii="Times New Roman" w:hAnsi="Times New Roman" w:cs="Times New Roman"/>
        </w:rPr>
        <w:t>e-oligotrophication</w:t>
      </w:r>
      <w:r w:rsidR="00822EC7">
        <w:rPr>
          <w:rFonts w:ascii="Times New Roman" w:hAnsi="Times New Roman" w:cs="Times New Roman"/>
        </w:rPr>
        <w:t xml:space="preserve"> explain</w:t>
      </w:r>
      <w:r w:rsidR="004D1067">
        <w:rPr>
          <w:rFonts w:ascii="Times New Roman" w:hAnsi="Times New Roman" w:cs="Times New Roman"/>
        </w:rPr>
        <w:t>ed</w:t>
      </w:r>
      <w:r w:rsidR="00822EC7">
        <w:rPr>
          <w:rFonts w:ascii="Times New Roman" w:hAnsi="Times New Roman" w:cs="Times New Roman"/>
        </w:rPr>
        <w:t xml:space="preserve"> </w:t>
      </w:r>
      <w:r w:rsidR="00DA4224">
        <w:rPr>
          <w:rFonts w:ascii="Times New Roman" w:hAnsi="Times New Roman" w:cs="Times New Roman"/>
        </w:rPr>
        <w:t xml:space="preserve">approximately </w:t>
      </w:r>
      <w:r w:rsidR="00822EC7">
        <w:rPr>
          <w:rFonts w:ascii="Times New Roman" w:hAnsi="Times New Roman" w:cs="Times New Roman"/>
        </w:rPr>
        <w:t>25</w:t>
      </w:r>
      <w:r w:rsidR="00D53010">
        <w:rPr>
          <w:rFonts w:ascii="Times New Roman" w:hAnsi="Times New Roman" w:cs="Times New Roman"/>
        </w:rPr>
        <w:t>–40</w:t>
      </w:r>
      <w:r w:rsidR="00822EC7">
        <w:rPr>
          <w:rFonts w:ascii="Times New Roman" w:hAnsi="Times New Roman" w:cs="Times New Roman"/>
        </w:rPr>
        <w:t xml:space="preserve">% of </w:t>
      </w:r>
      <w:r w:rsidR="004D1067">
        <w:rPr>
          <w:rFonts w:ascii="Times New Roman" w:hAnsi="Times New Roman" w:cs="Times New Roman"/>
        </w:rPr>
        <w:t>the macrophyte community’s</w:t>
      </w:r>
      <w:r w:rsidR="00E36FA4">
        <w:rPr>
          <w:rFonts w:ascii="Times New Roman" w:hAnsi="Times New Roman" w:cs="Times New Roman"/>
        </w:rPr>
        <w:t xml:space="preserve"> temporal</w:t>
      </w:r>
      <w:r w:rsidR="00822EC7">
        <w:rPr>
          <w:rFonts w:ascii="Times New Roman" w:hAnsi="Times New Roman" w:cs="Times New Roman"/>
        </w:rPr>
        <w:t xml:space="preserve"> variation</w:t>
      </w:r>
      <w:r w:rsidR="004D1067">
        <w:rPr>
          <w:rFonts w:ascii="Times New Roman" w:hAnsi="Times New Roman" w:cs="Times New Roman"/>
        </w:rPr>
        <w:t>. T</w:t>
      </w:r>
      <w:r w:rsidR="00BE1BFE">
        <w:rPr>
          <w:rFonts w:ascii="Times New Roman" w:hAnsi="Times New Roman" w:cs="Times New Roman"/>
        </w:rPr>
        <w:t xml:space="preserve">he spatial </w:t>
      </w:r>
      <w:del w:id="42" w:author="Larson, Danelle M" w:date="2026-02-03T10:10:00Z" w16du:dateUtc="2026-02-03T16:10:00Z">
        <w:r w:rsidR="00BE1BFE" w:rsidDel="00F9777F">
          <w:rPr>
            <w:rFonts w:ascii="Times New Roman" w:hAnsi="Times New Roman" w:cs="Times New Roman"/>
          </w:rPr>
          <w:delText xml:space="preserve">effects </w:delText>
        </w:r>
      </w:del>
      <w:ins w:id="43" w:author="Larson, Danelle M" w:date="2026-02-03T10:10:00Z" w16du:dateUtc="2026-02-03T16:10:00Z">
        <w:r w:rsidR="00F9777F">
          <w:rPr>
            <w:rFonts w:ascii="Times New Roman" w:hAnsi="Times New Roman" w:cs="Times New Roman"/>
          </w:rPr>
          <w:t xml:space="preserve">variations </w:t>
        </w:r>
      </w:ins>
      <w:r w:rsidR="00BE1BFE">
        <w:rPr>
          <w:rFonts w:ascii="Times New Roman" w:hAnsi="Times New Roman" w:cs="Times New Roman"/>
        </w:rPr>
        <w:t>of</w:t>
      </w:r>
      <w:r w:rsidR="00822EC7">
        <w:rPr>
          <w:rFonts w:ascii="Times New Roman" w:hAnsi="Times New Roman" w:cs="Times New Roman"/>
        </w:rPr>
        <w:t xml:space="preserve"> </w:t>
      </w:r>
      <w:r w:rsidR="00BE1BFE">
        <w:rPr>
          <w:rFonts w:ascii="Times New Roman" w:hAnsi="Times New Roman" w:cs="Times New Roman"/>
        </w:rPr>
        <w:t>water depth and velocity were</w:t>
      </w:r>
      <w:r w:rsidR="004D1067">
        <w:rPr>
          <w:rFonts w:ascii="Times New Roman" w:hAnsi="Times New Roman" w:cs="Times New Roman"/>
        </w:rPr>
        <w:t xml:space="preserve"> also</w:t>
      </w:r>
      <w:r w:rsidR="00BE1BFE">
        <w:rPr>
          <w:rFonts w:ascii="Times New Roman" w:hAnsi="Times New Roman" w:cs="Times New Roman"/>
        </w:rPr>
        <w:t xml:space="preserve"> </w:t>
      </w:r>
      <w:del w:id="44" w:author="Larson, Danelle M" w:date="2026-02-02T09:27:00Z" w16du:dateUtc="2026-02-02T15:27:00Z">
        <w:r w:rsidR="00BE1BFE" w:rsidDel="00A3657D">
          <w:rPr>
            <w:rFonts w:ascii="Times New Roman" w:hAnsi="Times New Roman" w:cs="Times New Roman"/>
          </w:rPr>
          <w:delText xml:space="preserve">top </w:delText>
        </w:r>
      </w:del>
      <w:ins w:id="45" w:author="Larson, Danelle M" w:date="2026-02-02T09:27:00Z" w16du:dateUtc="2026-02-02T15:27:00Z">
        <w:r w:rsidR="00A3657D">
          <w:rPr>
            <w:rFonts w:ascii="Times New Roman" w:hAnsi="Times New Roman" w:cs="Times New Roman"/>
          </w:rPr>
          <w:t xml:space="preserve">major </w:t>
        </w:r>
      </w:ins>
      <w:r w:rsidR="00BE1BFE">
        <w:rPr>
          <w:rFonts w:ascii="Times New Roman" w:hAnsi="Times New Roman" w:cs="Times New Roman"/>
        </w:rPr>
        <w:t>environmental predictors.</w:t>
      </w:r>
      <w:r w:rsidR="007A37BE">
        <w:rPr>
          <w:rFonts w:ascii="Times New Roman" w:hAnsi="Times New Roman" w:cs="Times New Roman"/>
        </w:rPr>
        <w:t xml:space="preserve"> </w:t>
      </w:r>
      <w:r w:rsidR="00F57893">
        <w:rPr>
          <w:rFonts w:ascii="Times New Roman" w:eastAsiaTheme="minorHAnsi" w:hAnsi="Times New Roman" w:cs="Times New Roman"/>
        </w:rPr>
        <w:t>S</w:t>
      </w:r>
      <w:r w:rsidR="005A2F61">
        <w:rPr>
          <w:rFonts w:ascii="Times New Roman" w:eastAsiaTheme="minorHAnsi" w:hAnsi="Times New Roman" w:cs="Times New Roman"/>
        </w:rPr>
        <w:t xml:space="preserve">trong temporal changes </w:t>
      </w:r>
      <w:del w:id="46" w:author="Larson, Danelle M" w:date="2026-02-02T09:27:00Z" w16du:dateUtc="2026-02-02T15:27:00Z">
        <w:r w:rsidR="005A2F61" w:rsidDel="007E383B">
          <w:rPr>
            <w:rFonts w:ascii="Times New Roman" w:eastAsiaTheme="minorHAnsi" w:hAnsi="Times New Roman" w:cs="Times New Roman"/>
          </w:rPr>
          <w:delText xml:space="preserve">to </w:delText>
        </w:r>
      </w:del>
      <w:ins w:id="47" w:author="Larson, Danelle M" w:date="2026-02-02T09:27:00Z" w16du:dateUtc="2026-02-02T15:27:00Z">
        <w:r w:rsidR="007E383B">
          <w:rPr>
            <w:rFonts w:ascii="Times New Roman" w:eastAsiaTheme="minorHAnsi" w:hAnsi="Times New Roman" w:cs="Times New Roman"/>
          </w:rPr>
          <w:t xml:space="preserve">of </w:t>
        </w:r>
      </w:ins>
      <w:r w:rsidR="00B97B71">
        <w:rPr>
          <w:rFonts w:ascii="Times New Roman" w:eastAsiaTheme="minorHAnsi" w:hAnsi="Times New Roman" w:cs="Times New Roman"/>
        </w:rPr>
        <w:t>hydrogeomorphology</w:t>
      </w:r>
      <w:r w:rsidR="005A2F61">
        <w:rPr>
          <w:rFonts w:ascii="Times New Roman" w:eastAsiaTheme="minorHAnsi" w:hAnsi="Times New Roman" w:cs="Times New Roman"/>
        </w:rPr>
        <w:t xml:space="preserve"> and </w:t>
      </w:r>
      <w:r w:rsidR="00144C36">
        <w:rPr>
          <w:rFonts w:ascii="Times New Roman" w:eastAsiaTheme="minorHAnsi" w:hAnsi="Times New Roman" w:cs="Times New Roman"/>
        </w:rPr>
        <w:t xml:space="preserve">water quality </w:t>
      </w:r>
      <w:r w:rsidR="00A05C38">
        <w:rPr>
          <w:rFonts w:ascii="Times New Roman" w:eastAsiaTheme="minorHAnsi" w:hAnsi="Times New Roman" w:cs="Times New Roman"/>
        </w:rPr>
        <w:t xml:space="preserve">partially </w:t>
      </w:r>
      <w:r w:rsidR="00516E40" w:rsidRPr="00516E40">
        <w:rPr>
          <w:rFonts w:ascii="Times New Roman" w:eastAsiaTheme="minorHAnsi" w:hAnsi="Times New Roman" w:cs="Times New Roman"/>
        </w:rPr>
        <w:t xml:space="preserve">explained macrophyte recovery, </w:t>
      </w:r>
      <w:r w:rsidR="00F57893">
        <w:rPr>
          <w:rFonts w:ascii="Times New Roman" w:eastAsiaTheme="minorHAnsi" w:hAnsi="Times New Roman" w:cs="Times New Roman"/>
        </w:rPr>
        <w:t xml:space="preserve">but </w:t>
      </w:r>
      <w:del w:id="48" w:author="Larson, Danelle M" w:date="2026-02-02T09:27:00Z" w16du:dateUtc="2026-02-02T15:27:00Z">
        <w:r w:rsidR="00516E40" w:rsidRPr="00516E40" w:rsidDel="007E383B">
          <w:rPr>
            <w:rFonts w:ascii="Times New Roman" w:eastAsiaTheme="minorHAnsi" w:hAnsi="Times New Roman" w:cs="Times New Roman"/>
          </w:rPr>
          <w:delText>the</w:delText>
        </w:r>
      </w:del>
      <w:ins w:id="49" w:author="Larson, Danelle M" w:date="2026-02-03T10:11:00Z" w16du:dateUtc="2026-02-03T16:11:00Z">
        <w:r w:rsidR="00C1135F">
          <w:rPr>
            <w:rFonts w:ascii="Times New Roman" w:eastAsiaTheme="minorHAnsi" w:hAnsi="Times New Roman" w:cs="Times New Roman"/>
          </w:rPr>
          <w:t xml:space="preserve">the </w:t>
        </w:r>
      </w:ins>
      <w:del w:id="50" w:author="Larson, Danelle M" w:date="2026-02-03T10:11:00Z" w16du:dateUtc="2026-02-03T16:11:00Z">
        <w:r w:rsidR="00516E40" w:rsidRPr="00516E40" w:rsidDel="00C1135F">
          <w:rPr>
            <w:rFonts w:ascii="Times New Roman" w:eastAsiaTheme="minorHAnsi" w:hAnsi="Times New Roman" w:cs="Times New Roman"/>
          </w:rPr>
          <w:delText xml:space="preserve"> </w:delText>
        </w:r>
      </w:del>
      <w:r w:rsidR="00516E40" w:rsidRPr="00516E40">
        <w:rPr>
          <w:rFonts w:ascii="Times New Roman" w:eastAsiaTheme="minorHAnsi" w:hAnsi="Times New Roman" w:cs="Times New Roman"/>
        </w:rPr>
        <w:t xml:space="preserve">spatial heterogeneity </w:t>
      </w:r>
      <w:r w:rsidR="00B97B71">
        <w:rPr>
          <w:rFonts w:ascii="Times New Roman" w:eastAsiaTheme="minorHAnsi" w:hAnsi="Times New Roman" w:cs="Times New Roman"/>
        </w:rPr>
        <w:t>within the</w:t>
      </w:r>
      <w:r w:rsidR="00153428">
        <w:rPr>
          <w:rFonts w:ascii="Times New Roman" w:eastAsiaTheme="minorHAnsi" w:hAnsi="Times New Roman" w:cs="Times New Roman"/>
        </w:rPr>
        <w:t xml:space="preserve"> large</w:t>
      </w:r>
      <w:r w:rsidR="00516E40" w:rsidRPr="00516E40">
        <w:rPr>
          <w:rFonts w:ascii="Times New Roman" w:eastAsiaTheme="minorHAnsi" w:hAnsi="Times New Roman" w:cs="Times New Roman"/>
        </w:rPr>
        <w:t xml:space="preserve"> riverscape was </w:t>
      </w:r>
      <w:ins w:id="51" w:author="Larson, Danelle M" w:date="2026-02-03T10:11:00Z" w16du:dateUtc="2026-02-03T16:11:00Z">
        <w:r w:rsidR="00C1135F">
          <w:rPr>
            <w:rFonts w:ascii="Times New Roman" w:eastAsiaTheme="minorHAnsi" w:hAnsi="Times New Roman" w:cs="Times New Roman"/>
          </w:rPr>
          <w:t>also</w:t>
        </w:r>
      </w:ins>
      <w:ins w:id="52" w:author="Larson, Danelle M" w:date="2026-02-02T09:27:00Z" w16du:dateUtc="2026-02-02T15:27:00Z">
        <w:r w:rsidR="00863A24">
          <w:rPr>
            <w:rFonts w:ascii="Times New Roman" w:eastAsiaTheme="minorHAnsi" w:hAnsi="Times New Roman" w:cs="Times New Roman"/>
          </w:rPr>
          <w:t xml:space="preserve"> </w:t>
        </w:r>
        <w:r w:rsidR="00863A24" w:rsidRPr="00516E40">
          <w:rPr>
            <w:rFonts w:ascii="Times New Roman" w:eastAsiaTheme="minorHAnsi" w:hAnsi="Times New Roman" w:cs="Times New Roman"/>
          </w:rPr>
          <w:t>important</w:t>
        </w:r>
        <w:r w:rsidR="00863A24">
          <w:rPr>
            <w:rFonts w:ascii="Times New Roman" w:eastAsiaTheme="minorHAnsi" w:hAnsi="Times New Roman" w:cs="Times New Roman"/>
          </w:rPr>
          <w:t xml:space="preserve"> in shaping macrophyte community assembly</w:t>
        </w:r>
      </w:ins>
      <w:del w:id="53" w:author="Larson, Danelle M" w:date="2026-02-02T09:27:00Z" w16du:dateUtc="2026-02-02T15:27:00Z">
        <w:r w:rsidR="00516E40" w:rsidRPr="00516E40" w:rsidDel="00863A24">
          <w:rPr>
            <w:rFonts w:ascii="Times New Roman" w:eastAsiaTheme="minorHAnsi" w:hAnsi="Times New Roman" w:cs="Times New Roman"/>
          </w:rPr>
          <w:delText xml:space="preserve">also </w:delText>
        </w:r>
        <w:r w:rsidR="00963243" w:rsidDel="00863A24">
          <w:rPr>
            <w:rFonts w:ascii="Times New Roman" w:eastAsiaTheme="minorHAnsi" w:hAnsi="Times New Roman" w:cs="Times New Roman"/>
          </w:rPr>
          <w:delText xml:space="preserve">an </w:delText>
        </w:r>
        <w:r w:rsidR="00516E40" w:rsidRPr="00516E40" w:rsidDel="00863A24">
          <w:rPr>
            <w:rFonts w:ascii="Times New Roman" w:eastAsiaTheme="minorHAnsi" w:hAnsi="Times New Roman" w:cs="Times New Roman"/>
          </w:rPr>
          <w:delText>important</w:delText>
        </w:r>
        <w:r w:rsidR="00963243" w:rsidDel="00863A24">
          <w:rPr>
            <w:rFonts w:ascii="Times New Roman" w:eastAsiaTheme="minorHAnsi" w:hAnsi="Times New Roman" w:cs="Times New Roman"/>
          </w:rPr>
          <w:delText xml:space="preserve"> habitat feature</w:delText>
        </w:r>
        <w:r w:rsidR="00B97B71" w:rsidDel="00863A24">
          <w:rPr>
            <w:rFonts w:ascii="Times New Roman" w:eastAsiaTheme="minorHAnsi" w:hAnsi="Times New Roman" w:cs="Times New Roman"/>
          </w:rPr>
          <w:delText xml:space="preserve"> for macrophytes</w:delText>
        </w:r>
      </w:del>
      <w:r w:rsidR="00516E40" w:rsidRPr="00516E40">
        <w:rPr>
          <w:rFonts w:ascii="Times New Roman" w:eastAsiaTheme="minorHAnsi" w:hAnsi="Times New Roman" w:cs="Times New Roman"/>
        </w:rPr>
        <w:t>.</w:t>
      </w:r>
    </w:p>
    <w:p w14:paraId="6D6259E5" w14:textId="77777777" w:rsidR="00507981" w:rsidRPr="00C71D45" w:rsidRDefault="00507981" w:rsidP="0064373A">
      <w:pPr>
        <w:rPr>
          <w:rFonts w:ascii="Times New Roman" w:hAnsi="Times New Roman" w:cs="Times New Roman"/>
        </w:rPr>
      </w:pPr>
    </w:p>
    <w:p w14:paraId="6D39D3EC" w14:textId="77777777" w:rsidR="0064373A" w:rsidRPr="0064373A" w:rsidRDefault="0064373A" w:rsidP="0064373A"/>
    <w:p w14:paraId="5E83F8DF" w14:textId="32344BA7" w:rsidR="0050659B" w:rsidRDefault="0050659B" w:rsidP="0050659B">
      <w:pPr>
        <w:widowControl w:val="0"/>
        <w:autoSpaceDE w:val="0"/>
        <w:autoSpaceDN w:val="0"/>
        <w:adjustRightInd w:val="0"/>
        <w:spacing w:line="480" w:lineRule="auto"/>
        <w:rPr>
          <w:rFonts w:ascii="Times New Roman" w:eastAsia="Times New Roman" w:hAnsi="Times New Roman" w:cs="Times New Roman"/>
        </w:rPr>
      </w:pPr>
      <w:r w:rsidRPr="00761BF6">
        <w:rPr>
          <w:rFonts w:ascii="Times New Roman" w:eastAsia="Times New Roman" w:hAnsi="Times New Roman" w:cs="Times New Roman"/>
          <w:b/>
          <w:bCs/>
        </w:rPr>
        <w:t xml:space="preserve">Keywords: </w:t>
      </w:r>
      <w:r w:rsidR="00906E72">
        <w:rPr>
          <w:rFonts w:ascii="Times New Roman" w:eastAsia="Times New Roman" w:hAnsi="Times New Roman" w:cs="Times New Roman"/>
        </w:rPr>
        <w:t xml:space="preserve">aquatic plant community dynamics, </w:t>
      </w:r>
      <w:r>
        <w:rPr>
          <w:rFonts w:ascii="Times New Roman" w:eastAsia="Times New Roman" w:hAnsi="Times New Roman" w:cs="Times New Roman"/>
        </w:rPr>
        <w:t>aquatic vegetation</w:t>
      </w:r>
      <w:r w:rsidR="00C50C0F">
        <w:rPr>
          <w:rFonts w:ascii="Times New Roman" w:eastAsia="Times New Roman" w:hAnsi="Times New Roman" w:cs="Times New Roman"/>
        </w:rPr>
        <w:t xml:space="preserve"> </w:t>
      </w:r>
      <w:r w:rsidR="004B4C32">
        <w:rPr>
          <w:rFonts w:ascii="Times New Roman" w:eastAsia="Times New Roman" w:hAnsi="Times New Roman" w:cs="Times New Roman"/>
        </w:rPr>
        <w:t xml:space="preserve">community </w:t>
      </w:r>
      <w:r w:rsidR="00CA37D7">
        <w:rPr>
          <w:rFonts w:ascii="Times New Roman" w:eastAsia="Times New Roman" w:hAnsi="Times New Roman" w:cs="Times New Roman"/>
        </w:rPr>
        <w:t>assembl</w:t>
      </w:r>
      <w:r w:rsidR="004B4C32">
        <w:rPr>
          <w:rFonts w:ascii="Times New Roman" w:eastAsia="Times New Roman" w:hAnsi="Times New Roman" w:cs="Times New Roman"/>
        </w:rPr>
        <w:t>y</w:t>
      </w:r>
      <w:r w:rsidR="00CA37D7">
        <w:rPr>
          <w:rFonts w:ascii="Times New Roman" w:eastAsia="Times New Roman" w:hAnsi="Times New Roman" w:cs="Times New Roman"/>
        </w:rPr>
        <w:t xml:space="preserve">, </w:t>
      </w:r>
      <w:r w:rsidR="004B4C32" w:rsidRPr="004B4C32">
        <w:rPr>
          <w:rFonts w:ascii="Times New Roman" w:hAnsi="Times New Roman" w:cs="Times New Roman"/>
          <w:color w:val="1C1D1E"/>
          <w:shd w:val="clear" w:color="auto" w:fill="FFFFFF"/>
        </w:rPr>
        <w:t xml:space="preserve">Bayesian hierarchical </w:t>
      </w:r>
      <w:r w:rsidR="00361FEA">
        <w:rPr>
          <w:rFonts w:ascii="Times New Roman" w:eastAsia="Times New Roman" w:hAnsi="Times New Roman" w:cs="Times New Roman"/>
        </w:rPr>
        <w:t>joint species distribution</w:t>
      </w:r>
      <w:r w:rsidR="00361FEA" w:rsidRPr="004B4C32">
        <w:rPr>
          <w:rFonts w:ascii="Times New Roman" w:hAnsi="Times New Roman" w:cs="Times New Roman"/>
          <w:color w:val="1C1D1E"/>
          <w:shd w:val="clear" w:color="auto" w:fill="FFFFFF"/>
        </w:rPr>
        <w:t xml:space="preserve"> </w:t>
      </w:r>
      <w:r w:rsidR="004B4C32" w:rsidRPr="004B4C32">
        <w:rPr>
          <w:rFonts w:ascii="Times New Roman" w:hAnsi="Times New Roman" w:cs="Times New Roman"/>
          <w:color w:val="1C1D1E"/>
          <w:shd w:val="clear" w:color="auto" w:fill="FFFFFF"/>
        </w:rPr>
        <w:t>models</w:t>
      </w:r>
      <w:r w:rsidR="00C50C0F" w:rsidRPr="004B4C32">
        <w:rPr>
          <w:rFonts w:ascii="Times New Roman" w:eastAsia="Times New Roman" w:hAnsi="Times New Roman" w:cs="Times New Roman"/>
        </w:rPr>
        <w:t>,</w:t>
      </w:r>
      <w:r w:rsidR="00C50C0F">
        <w:rPr>
          <w:rFonts w:ascii="Times New Roman" w:eastAsia="Times New Roman" w:hAnsi="Times New Roman" w:cs="Times New Roman"/>
        </w:rPr>
        <w:t xml:space="preserve"> </w:t>
      </w:r>
      <w:r w:rsidR="002E24F5">
        <w:rPr>
          <w:rFonts w:ascii="Times New Roman" w:eastAsia="Times New Roman" w:hAnsi="Times New Roman" w:cs="Times New Roman"/>
        </w:rPr>
        <w:t>Hierar</w:t>
      </w:r>
      <w:r w:rsidR="007B294D">
        <w:rPr>
          <w:rFonts w:ascii="Times New Roman" w:eastAsia="Times New Roman" w:hAnsi="Times New Roman" w:cs="Times New Roman"/>
        </w:rPr>
        <w:t>chical Modelling of Species Communities</w:t>
      </w:r>
      <w:r w:rsidR="008C213A">
        <w:rPr>
          <w:rFonts w:ascii="Times New Roman" w:eastAsia="Times New Roman" w:hAnsi="Times New Roman" w:cs="Times New Roman"/>
        </w:rPr>
        <w:t xml:space="preserve"> (HMSC), </w:t>
      </w:r>
      <w:r w:rsidR="00C52401">
        <w:rPr>
          <w:rFonts w:ascii="Times New Roman" w:eastAsia="Times New Roman" w:hAnsi="Times New Roman" w:cs="Times New Roman"/>
        </w:rPr>
        <w:t>re-oligotrophication</w:t>
      </w:r>
      <w:r w:rsidR="000D26AC">
        <w:rPr>
          <w:rFonts w:ascii="Times New Roman" w:eastAsia="Times New Roman" w:hAnsi="Times New Roman" w:cs="Times New Roman"/>
        </w:rPr>
        <w:t>, water quality improvement</w:t>
      </w:r>
      <w:r w:rsidR="00BC751B">
        <w:rPr>
          <w:rFonts w:ascii="Times New Roman" w:eastAsia="Times New Roman" w:hAnsi="Times New Roman" w:cs="Times New Roman"/>
        </w:rPr>
        <w:t>, Upper Mississippi River</w:t>
      </w:r>
      <w:r w:rsidR="00A90DAA">
        <w:rPr>
          <w:rFonts w:ascii="Times New Roman" w:eastAsia="Times New Roman" w:hAnsi="Times New Roman" w:cs="Times New Roman"/>
        </w:rPr>
        <w:t xml:space="preserve"> </w:t>
      </w:r>
    </w:p>
    <w:p w14:paraId="07EF71D6" w14:textId="27072032" w:rsidR="00B121F6" w:rsidRPr="00724E4A" w:rsidRDefault="00724E4A" w:rsidP="00724E4A">
      <w:pPr>
        <w:rPr>
          <w:rFonts w:ascii="Times New Roman" w:eastAsia="Times New Roman" w:hAnsi="Times New Roman" w:cs="Times New Roman"/>
        </w:rPr>
      </w:pPr>
      <w:r>
        <w:rPr>
          <w:rFonts w:ascii="Times New Roman" w:eastAsia="Times New Roman" w:hAnsi="Times New Roman" w:cs="Times New Roman"/>
        </w:rPr>
        <w:br w:type="page"/>
      </w:r>
    </w:p>
    <w:p w14:paraId="214661FF" w14:textId="147FBDFC" w:rsidR="005C7603" w:rsidRDefault="00E263FF" w:rsidP="00C62DAA">
      <w:pPr>
        <w:pStyle w:val="Heading1"/>
      </w:pPr>
      <w:r>
        <w:lastRenderedPageBreak/>
        <w:t>Introduction</w:t>
      </w:r>
      <w:r w:rsidR="00150F5C">
        <w:t xml:space="preserve"> </w:t>
      </w:r>
    </w:p>
    <w:p w14:paraId="3D2105C0" w14:textId="06B9FE7B" w:rsidR="002D7E3A" w:rsidRDefault="003C21BE" w:rsidP="002D7E3A">
      <w:pPr>
        <w:spacing w:line="480" w:lineRule="auto"/>
        <w:ind w:firstLine="360"/>
        <w:rPr>
          <w:rFonts w:ascii="Times New Roman" w:hAnsi="Times New Roman"/>
        </w:rPr>
      </w:pPr>
      <w:del w:id="54" w:author="Larson, Danelle M" w:date="2026-02-03T10:12:00Z" w16du:dateUtc="2026-02-03T16:12:00Z">
        <w:r w:rsidDel="002715CB">
          <w:rPr>
            <w:rFonts w:ascii="Times New Roman" w:hAnsi="Times New Roman" w:cs="Times New Roman"/>
          </w:rPr>
          <w:delText>Worldw</w:delText>
        </w:r>
        <w:r w:rsidR="00EA01F1" w:rsidDel="002715CB">
          <w:rPr>
            <w:rFonts w:ascii="Times New Roman" w:hAnsi="Times New Roman" w:cs="Times New Roman"/>
          </w:rPr>
          <w:delText>ide, r</w:delText>
        </w:r>
      </w:del>
      <w:ins w:id="55" w:author="Larson, Danelle M" w:date="2026-02-03T10:12:00Z" w16du:dateUtc="2026-02-03T16:12:00Z">
        <w:r w:rsidR="002715CB">
          <w:rPr>
            <w:rFonts w:ascii="Times New Roman" w:hAnsi="Times New Roman" w:cs="Times New Roman"/>
          </w:rPr>
          <w:t>R</w:t>
        </w:r>
      </w:ins>
      <w:r w:rsidR="00EA01F1">
        <w:rPr>
          <w:rFonts w:ascii="Times New Roman" w:hAnsi="Times New Roman" w:cs="Times New Roman"/>
        </w:rPr>
        <w:t>ivers</w:t>
      </w:r>
      <w:r w:rsidR="00441AF2">
        <w:rPr>
          <w:rFonts w:ascii="Times New Roman" w:hAnsi="Times New Roman" w:cs="Times New Roman"/>
        </w:rPr>
        <w:t xml:space="preserve"> </w:t>
      </w:r>
      <w:r w:rsidR="00004570">
        <w:rPr>
          <w:rFonts w:ascii="Times New Roman" w:hAnsi="Times New Roman" w:cs="Times New Roman"/>
        </w:rPr>
        <w:t xml:space="preserve">provide </w:t>
      </w:r>
      <w:r w:rsidR="00826BBE">
        <w:rPr>
          <w:rFonts w:ascii="Times New Roman" w:hAnsi="Times New Roman" w:cs="Times New Roman"/>
        </w:rPr>
        <w:t>many</w:t>
      </w:r>
      <w:r w:rsidR="00004570">
        <w:rPr>
          <w:rFonts w:ascii="Times New Roman" w:hAnsi="Times New Roman" w:cs="Times New Roman"/>
        </w:rPr>
        <w:t xml:space="preserve"> ecosystem services, often support high biodiversity, and are paramount for human well-being</w:t>
      </w:r>
      <w:r w:rsidR="00914B6C">
        <w:rPr>
          <w:rFonts w:ascii="Times New Roman" w:hAnsi="Times New Roman" w:cs="Times New Roman"/>
        </w:rPr>
        <w:t>,</w:t>
      </w:r>
      <w:r w:rsidR="00004570">
        <w:rPr>
          <w:rFonts w:ascii="Times New Roman" w:hAnsi="Times New Roman" w:cs="Times New Roman"/>
        </w:rPr>
        <w:t xml:space="preserve"> but </w:t>
      </w:r>
      <w:r w:rsidR="0027021C">
        <w:rPr>
          <w:rFonts w:ascii="Times New Roman" w:hAnsi="Times New Roman" w:cs="Times New Roman"/>
        </w:rPr>
        <w:t xml:space="preserve">globally </w:t>
      </w:r>
      <w:r w:rsidR="00DE7B13">
        <w:rPr>
          <w:rFonts w:ascii="Times New Roman" w:hAnsi="Times New Roman" w:cs="Times New Roman"/>
        </w:rPr>
        <w:t xml:space="preserve">most rivers </w:t>
      </w:r>
      <w:r w:rsidR="00F86D54" w:rsidRPr="009A52F4">
        <w:rPr>
          <w:rFonts w:ascii="Times New Roman" w:hAnsi="Times New Roman" w:cs="Times New Roman"/>
        </w:rPr>
        <w:t xml:space="preserve">have </w:t>
      </w:r>
      <w:r w:rsidR="00EC6D89">
        <w:rPr>
          <w:rFonts w:ascii="Times New Roman" w:hAnsi="Times New Roman" w:cs="Times New Roman"/>
        </w:rPr>
        <w:t>experienced</w:t>
      </w:r>
      <w:r w:rsidR="00EC6D89" w:rsidRPr="009A52F4">
        <w:rPr>
          <w:rFonts w:ascii="Times New Roman" w:hAnsi="Times New Roman" w:cs="Times New Roman"/>
        </w:rPr>
        <w:t xml:space="preserve"> </w:t>
      </w:r>
      <w:r w:rsidR="00F86D54" w:rsidRPr="009A52F4">
        <w:rPr>
          <w:rFonts w:ascii="Times New Roman" w:hAnsi="Times New Roman" w:cs="Times New Roman"/>
        </w:rPr>
        <w:t xml:space="preserve">severe </w:t>
      </w:r>
      <w:r w:rsidR="00306F7A">
        <w:rPr>
          <w:rFonts w:ascii="Times New Roman" w:hAnsi="Times New Roman" w:cs="Times New Roman"/>
        </w:rPr>
        <w:t>human</w:t>
      </w:r>
      <w:r w:rsidR="00EC6D89">
        <w:rPr>
          <w:rFonts w:ascii="Times New Roman" w:hAnsi="Times New Roman" w:cs="Times New Roman"/>
        </w:rPr>
        <w:t xml:space="preserve"> pressures </w:t>
      </w:r>
      <w:r w:rsidR="00D402E9">
        <w:rPr>
          <w:rFonts w:ascii="Times New Roman" w:hAnsi="Times New Roman" w:cs="Times New Roman"/>
        </w:rPr>
        <w:t>over the past century</w:t>
      </w:r>
      <w:r w:rsidR="00E26FFF" w:rsidRPr="00E26FFF">
        <w:rPr>
          <w:rFonts w:ascii="Times New Roman" w:hAnsi="Times New Roman" w:cs="Times New Roman"/>
        </w:rPr>
        <w:t xml:space="preserve"> </w:t>
      </w:r>
      <w:r w:rsidR="00E26FFF">
        <w:rPr>
          <w:rFonts w:ascii="Times New Roman" w:hAnsi="Times New Roman" w:cs="Times New Roman"/>
        </w:rPr>
        <w:fldChar w:fldCharType="begin" w:fldLock="1"/>
      </w:r>
      <w:r w:rsidR="00A27BE5">
        <w:rPr>
          <w:rFonts w:ascii="Times New Roman" w:hAnsi="Times New Roman" w:cs="Times New Roman"/>
        </w:rPr>
        <w:instrText xml:space="preserve"> ADDIN ZOTERO_ITEM CSL_CITATION {"citationID":"WY08H2DJ","properties":{"formattedCitation":"(Dodds &amp; Whiles, 2019)","plainCitation":"(Dodds &amp; Whiles, 2019)","noteIndex":0},"citationItems":[{"id":3943,"uris":["http://www.mendeley.com/documents/?uuid=c97dc118-a2f6-3efc-aa7b-00bbb57a0e26","http://zotero.org/users/13640977/items/X2GA3U7Y"],"itemData":{"id":3943,"type":"book","edition":"3rd","ISBN":"978-0-12-813255-5","publisher":"Academic Press","title":"Freshwater Ecology: Concepts and Environmental Applications of Limnology","author":[{"family":"Dodds","given":"Walter K"},{"family":"Whiles","given":"Matt R"}],"issued":{"date-parts":[["2019",4,3]]},"citation-key":"doddsFreshwaterEcologyConcepts2019"}}],"schema":"https://github.com/citation-style-language/schema/raw/master/csl-citation.json"} </w:instrText>
      </w:r>
      <w:r w:rsidR="00E26FFF">
        <w:rPr>
          <w:rFonts w:ascii="Times New Roman" w:hAnsi="Times New Roman" w:cs="Times New Roman"/>
        </w:rPr>
        <w:fldChar w:fldCharType="separate"/>
      </w:r>
      <w:r w:rsidR="007672B4" w:rsidRPr="007672B4">
        <w:rPr>
          <w:rFonts w:ascii="Times New Roman" w:hAnsi="Times New Roman" w:cs="Times New Roman"/>
        </w:rPr>
        <w:t>(Dodds &amp; Whiles</w:t>
      </w:r>
      <w:del w:id="56" w:author="Larson, Danelle M" w:date="2026-02-02T12:27:00Z" w16du:dateUtc="2026-02-02T18:27:00Z">
        <w:r w:rsidR="007672B4" w:rsidRPr="007672B4" w:rsidDel="00F34A04">
          <w:rPr>
            <w:rFonts w:ascii="Times New Roman" w:hAnsi="Times New Roman" w:cs="Times New Roman"/>
          </w:rPr>
          <w:delText>,</w:delText>
        </w:r>
      </w:del>
      <w:r w:rsidR="007672B4" w:rsidRPr="007672B4">
        <w:rPr>
          <w:rFonts w:ascii="Times New Roman" w:hAnsi="Times New Roman" w:cs="Times New Roman"/>
        </w:rPr>
        <w:t xml:space="preserve"> 2019)</w:t>
      </w:r>
      <w:r w:rsidR="00E26FFF">
        <w:rPr>
          <w:rFonts w:ascii="Times New Roman" w:hAnsi="Times New Roman" w:cs="Times New Roman"/>
        </w:rPr>
        <w:fldChar w:fldCharType="end"/>
      </w:r>
      <w:r w:rsidR="00E26FFF">
        <w:rPr>
          <w:rFonts w:ascii="Times New Roman" w:hAnsi="Times New Roman" w:cs="Times New Roman"/>
        </w:rPr>
        <w:t xml:space="preserve">. </w:t>
      </w:r>
      <w:ins w:id="57" w:author="Larson, Danelle M" w:date="2026-01-30T10:17:00Z" w16du:dateUtc="2026-01-30T16:17:00Z">
        <w:r w:rsidR="009244E5">
          <w:rPr>
            <w:rFonts w:ascii="Times New Roman" w:hAnsi="Times New Roman" w:cs="Times New Roman"/>
          </w:rPr>
          <w:t>These pressures reflect that humans</w:t>
        </w:r>
      </w:ins>
      <w:del w:id="58" w:author="Larson, Danelle M" w:date="2026-01-30T10:17:00Z" w16du:dateUtc="2026-01-30T16:17:00Z">
        <w:r w:rsidR="00306F7A" w:rsidDel="009244E5">
          <w:rPr>
            <w:rFonts w:ascii="Times New Roman" w:hAnsi="Times New Roman" w:cs="Times New Roman"/>
          </w:rPr>
          <w:delText>People</w:delText>
        </w:r>
      </w:del>
      <w:r w:rsidR="00962B21" w:rsidRPr="009A52F4">
        <w:rPr>
          <w:rFonts w:ascii="Times New Roman" w:hAnsi="Times New Roman" w:cs="Times New Roman"/>
        </w:rPr>
        <w:t xml:space="preserve"> </w:t>
      </w:r>
      <w:r w:rsidR="00701773" w:rsidRPr="009A52F4">
        <w:rPr>
          <w:rFonts w:ascii="Times New Roman" w:hAnsi="Times New Roman" w:cs="Times New Roman"/>
        </w:rPr>
        <w:t xml:space="preserve">have altered </w:t>
      </w:r>
      <w:r w:rsidR="0075180A">
        <w:rPr>
          <w:rFonts w:ascii="Times New Roman" w:hAnsi="Times New Roman" w:cs="Times New Roman"/>
        </w:rPr>
        <w:t xml:space="preserve">the </w:t>
      </w:r>
      <w:r w:rsidR="00914B6C">
        <w:rPr>
          <w:rFonts w:ascii="Times New Roman" w:hAnsi="Times New Roman" w:cs="Times New Roman"/>
        </w:rPr>
        <w:t xml:space="preserve">hydrologic </w:t>
      </w:r>
      <w:r w:rsidR="008F57CD">
        <w:rPr>
          <w:rFonts w:ascii="Times New Roman" w:hAnsi="Times New Roman" w:cs="Times New Roman"/>
        </w:rPr>
        <w:t>connectivity and</w:t>
      </w:r>
      <w:r w:rsidR="00701773" w:rsidRPr="009A52F4">
        <w:rPr>
          <w:rFonts w:ascii="Times New Roman" w:hAnsi="Times New Roman" w:cs="Times New Roman"/>
        </w:rPr>
        <w:t xml:space="preserve"> flow </w:t>
      </w:r>
      <w:r w:rsidR="0075180A">
        <w:rPr>
          <w:rFonts w:ascii="Times New Roman" w:hAnsi="Times New Roman" w:cs="Times New Roman"/>
        </w:rPr>
        <w:t xml:space="preserve">of </w:t>
      </w:r>
      <w:r w:rsidR="00306F7A">
        <w:rPr>
          <w:rFonts w:ascii="Times New Roman" w:hAnsi="Times New Roman" w:cs="Times New Roman"/>
        </w:rPr>
        <w:t xml:space="preserve">large </w:t>
      </w:r>
      <w:r w:rsidR="0075180A">
        <w:rPr>
          <w:rFonts w:ascii="Times New Roman" w:hAnsi="Times New Roman" w:cs="Times New Roman"/>
        </w:rPr>
        <w:t xml:space="preserve">rivers </w:t>
      </w:r>
      <w:r w:rsidR="000D0328">
        <w:rPr>
          <w:rFonts w:ascii="Times New Roman" w:hAnsi="Times New Roman" w:cs="Times New Roman"/>
        </w:rPr>
        <w:t xml:space="preserve">by </w:t>
      </w:r>
      <w:r w:rsidR="002D35B1">
        <w:rPr>
          <w:rFonts w:ascii="Times New Roman" w:hAnsi="Times New Roman" w:cs="Times New Roman"/>
        </w:rPr>
        <w:t>draining wetlands</w:t>
      </w:r>
      <w:r w:rsidR="00914B6C">
        <w:rPr>
          <w:rFonts w:ascii="Times New Roman" w:hAnsi="Times New Roman" w:cs="Times New Roman"/>
        </w:rPr>
        <w:t>, diverting water,</w:t>
      </w:r>
      <w:r w:rsidR="002D35B1">
        <w:rPr>
          <w:rFonts w:ascii="Times New Roman" w:hAnsi="Times New Roman" w:cs="Times New Roman"/>
        </w:rPr>
        <w:t xml:space="preserve"> and </w:t>
      </w:r>
      <w:r w:rsidR="000D0328">
        <w:rPr>
          <w:rFonts w:ascii="Times New Roman" w:hAnsi="Times New Roman" w:cs="Times New Roman"/>
        </w:rPr>
        <w:t>constructing</w:t>
      </w:r>
      <w:r w:rsidR="00511043">
        <w:rPr>
          <w:rFonts w:ascii="Times New Roman" w:hAnsi="Times New Roman" w:cs="Times New Roman"/>
        </w:rPr>
        <w:t xml:space="preserve"> lock</w:t>
      </w:r>
      <w:r w:rsidR="00DD722E">
        <w:rPr>
          <w:rFonts w:ascii="Times New Roman" w:hAnsi="Times New Roman" w:cs="Times New Roman"/>
        </w:rPr>
        <w:t>s</w:t>
      </w:r>
      <w:r w:rsidR="00511043">
        <w:rPr>
          <w:rFonts w:ascii="Times New Roman" w:hAnsi="Times New Roman" w:cs="Times New Roman"/>
        </w:rPr>
        <w:t xml:space="preserve"> and dam</w:t>
      </w:r>
      <w:r w:rsidR="003B7296">
        <w:rPr>
          <w:rFonts w:ascii="Times New Roman" w:hAnsi="Times New Roman" w:cs="Times New Roman"/>
        </w:rPr>
        <w:t>s</w:t>
      </w:r>
      <w:r w:rsidR="00511043">
        <w:rPr>
          <w:rFonts w:ascii="Times New Roman" w:hAnsi="Times New Roman" w:cs="Times New Roman"/>
        </w:rPr>
        <w:t xml:space="preserve"> </w:t>
      </w:r>
      <w:r w:rsidR="008D1FF0">
        <w:rPr>
          <w:rFonts w:ascii="Times New Roman" w:hAnsi="Times New Roman" w:cs="Times New Roman"/>
        </w:rPr>
        <w:fldChar w:fldCharType="begin" w:fldLock="1"/>
      </w:r>
      <w:r w:rsidR="00A27BE5">
        <w:rPr>
          <w:rFonts w:ascii="Times New Roman" w:hAnsi="Times New Roman" w:cs="Times New Roman"/>
        </w:rPr>
        <w:instrText xml:space="preserve"> ADDIN ZOTERO_ITEM CSL_CITATION {"citationID":"M8SrikpR","properties":{"formattedCitation":"(Nilsson et al., 2005; Sparks et al., 1998)","plainCitation":"(Nilsson et al., 2005; Sparks et al., 1998)","noteIndex":0},"citationItems":[{"id":4239,"uris":["http://www.mendeley.com/documents/?uuid=ae1550b2-8249-3de5-8fab-30d36ee447c4","http://zotero.org/users/13640977/items/4RKK2UYX"],"itemData":{"id":4239,"type":"article-journal","container-title":"Science","issue":"5720","page":"405-408","title":"Fragmentation and Flow Regulation of the World's Large River Systems","volume":"308","author":[{"family":"Nilsson","given":"Christer"},{"family":"Reidy","given":"Catherine A"},{"family":"Dynesisu","given":"Mats"},{"family":"Revenga","given":"Carmen"}],"issued":{"date-parts":[["2005"]]},"citation-key":"nilssonFragmentationFlowRegulation2005"}},{"id":3314,"uris":["http://www.mendeley.com/documents/?uuid=04dfaf20-e7a5-354a-a033-a65a6eb84573","http://zotero.org/users/13640977/items/CL3IQRF3"],"itemData":{"id":3314,"type":"article-journal","container-title":"Bioscience","issue":"9","page":"706-720","title":"Naturalization of the Flood Regime in Regulated Rivers: The case of the upper Mississippi River","volume":"48","author":[{"family":"Sparks","given":"Richard E"},{"family":"Nelson","given":"John C"},{"family":"Yin","given":"Y"},{"family":"Yin","given":"Yao"}],"issued":{"date-parts":[["1998"]]},"citation-key":"sparksNaturalizationFloodRegime1998"}}],"schema":"https://github.com/citation-style-language/schema/raw/master/csl-citation.json"} </w:instrText>
      </w:r>
      <w:r w:rsidR="008D1FF0">
        <w:rPr>
          <w:rFonts w:ascii="Times New Roman" w:hAnsi="Times New Roman" w:cs="Times New Roman"/>
        </w:rPr>
        <w:fldChar w:fldCharType="separate"/>
      </w:r>
      <w:r w:rsidR="007672B4" w:rsidRPr="007672B4">
        <w:rPr>
          <w:rFonts w:ascii="Times New Roman" w:hAnsi="Times New Roman" w:cs="Times New Roman"/>
        </w:rPr>
        <w:t>(Nilsson et al.</w:t>
      </w:r>
      <w:del w:id="59" w:author="Larson, Danelle M" w:date="2026-02-02T12:26:00Z" w16du:dateUtc="2026-02-02T18:26:00Z">
        <w:r w:rsidR="007672B4" w:rsidRPr="007672B4" w:rsidDel="005C45BE">
          <w:rPr>
            <w:rFonts w:ascii="Times New Roman" w:hAnsi="Times New Roman" w:cs="Times New Roman"/>
          </w:rPr>
          <w:delText>,</w:delText>
        </w:r>
      </w:del>
      <w:r w:rsidR="007672B4" w:rsidRPr="007672B4">
        <w:rPr>
          <w:rFonts w:ascii="Times New Roman" w:hAnsi="Times New Roman" w:cs="Times New Roman"/>
        </w:rPr>
        <w:t xml:space="preserve"> 2005; Sparks et al.</w:t>
      </w:r>
      <w:del w:id="60" w:author="Larson, Danelle M" w:date="2026-02-02T12:26:00Z" w16du:dateUtc="2026-02-02T18:26:00Z">
        <w:r w:rsidR="007672B4" w:rsidRPr="007672B4" w:rsidDel="005C45BE">
          <w:rPr>
            <w:rFonts w:ascii="Times New Roman" w:hAnsi="Times New Roman" w:cs="Times New Roman"/>
          </w:rPr>
          <w:delText>,</w:delText>
        </w:r>
      </w:del>
      <w:r w:rsidR="007672B4" w:rsidRPr="007672B4">
        <w:rPr>
          <w:rFonts w:ascii="Times New Roman" w:hAnsi="Times New Roman" w:cs="Times New Roman"/>
        </w:rPr>
        <w:t xml:space="preserve"> 1998)</w:t>
      </w:r>
      <w:r w:rsidR="008D1FF0">
        <w:rPr>
          <w:rFonts w:ascii="Times New Roman" w:hAnsi="Times New Roman" w:cs="Times New Roman"/>
        </w:rPr>
        <w:fldChar w:fldCharType="end"/>
      </w:r>
      <w:r w:rsidR="002A3BFE">
        <w:rPr>
          <w:rFonts w:ascii="Times New Roman" w:hAnsi="Times New Roman" w:cs="Times New Roman"/>
        </w:rPr>
        <w:t xml:space="preserve">. Further, </w:t>
      </w:r>
      <w:r w:rsidR="00004570">
        <w:rPr>
          <w:rFonts w:ascii="Times New Roman" w:hAnsi="Times New Roman" w:cs="Times New Roman"/>
        </w:rPr>
        <w:t xml:space="preserve">agricultural and sewage inputs </w:t>
      </w:r>
      <w:r w:rsidR="00E4390F">
        <w:rPr>
          <w:rFonts w:ascii="Times New Roman" w:hAnsi="Times New Roman" w:cs="Times New Roman"/>
        </w:rPr>
        <w:t>deliver</w:t>
      </w:r>
      <w:r w:rsidR="0002207C">
        <w:rPr>
          <w:rFonts w:ascii="Times New Roman" w:hAnsi="Times New Roman" w:cs="Times New Roman"/>
        </w:rPr>
        <w:t xml:space="preserve"> excess nutrients to waterbodies that </w:t>
      </w:r>
      <w:r w:rsidR="002B4F36" w:rsidRPr="009A52F4">
        <w:rPr>
          <w:rFonts w:ascii="Times New Roman" w:hAnsi="Times New Roman" w:cs="Times New Roman"/>
        </w:rPr>
        <w:t>fuel</w:t>
      </w:r>
      <w:r w:rsidR="00701773" w:rsidRPr="009A52F4">
        <w:rPr>
          <w:rFonts w:ascii="Times New Roman" w:hAnsi="Times New Roman" w:cs="Times New Roman"/>
        </w:rPr>
        <w:t xml:space="preserve"> eutrophication</w:t>
      </w:r>
      <w:r w:rsidR="0002207C">
        <w:rPr>
          <w:rFonts w:ascii="Times New Roman" w:hAnsi="Times New Roman" w:cs="Times New Roman"/>
        </w:rPr>
        <w:t xml:space="preserve"> </w:t>
      </w:r>
      <w:r w:rsidR="008D1FF0">
        <w:rPr>
          <w:rFonts w:ascii="Times New Roman" w:hAnsi="Times New Roman" w:cs="Times New Roman"/>
        </w:rPr>
        <w:fldChar w:fldCharType="begin" w:fldLock="1"/>
      </w:r>
      <w:r w:rsidR="00A27BE5">
        <w:rPr>
          <w:rFonts w:ascii="Times New Roman" w:hAnsi="Times New Roman" w:cs="Times New Roman"/>
        </w:rPr>
        <w:instrText xml:space="preserve"> ADDIN ZOTERO_ITEM CSL_CITATION {"citationID":"9sD1UOV1","properties":{"formattedCitation":"(Harper, 1992)","plainCitation":"(Harper, 1992)","noteIndex":0},"citationItems":[{"id":4241,"uris":["http://www.mendeley.com/documents/?uuid=05a0715e-463f-39b3-82b2-f9c707e6d4ad","http://zotero.org/users/13640977/items/YBDPE8SA"],"itemData":{"id":4241,"type":"book","event-place":"London","number-of-pages":"1-327","publisher":"Chapman and Hall","publisher-place":"London","title":"Eutrophication of freshwaters","author":[{"family":"Harper","given":"David M"}],"issued":{"date-parts":[["1992"]]},"citation-key":"harperEutrophicationFreshwaters1992"}}],"schema":"https://github.com/citation-style-language/schema/raw/master/csl-citation.json"} </w:instrText>
      </w:r>
      <w:r w:rsidR="008D1FF0">
        <w:rPr>
          <w:rFonts w:ascii="Times New Roman" w:hAnsi="Times New Roman" w:cs="Times New Roman"/>
        </w:rPr>
        <w:fldChar w:fldCharType="separate"/>
      </w:r>
      <w:r w:rsidR="007672B4" w:rsidRPr="007672B4">
        <w:rPr>
          <w:rFonts w:ascii="Times New Roman" w:hAnsi="Times New Roman" w:cs="Times New Roman"/>
        </w:rPr>
        <w:t>(Harper</w:t>
      </w:r>
      <w:del w:id="61" w:author="Larson, Danelle M" w:date="2026-02-02T12:27:00Z" w16du:dateUtc="2026-02-02T18:27:00Z">
        <w:r w:rsidR="007672B4" w:rsidRPr="007672B4" w:rsidDel="00F34A04">
          <w:rPr>
            <w:rFonts w:ascii="Times New Roman" w:hAnsi="Times New Roman" w:cs="Times New Roman"/>
          </w:rPr>
          <w:delText>,</w:delText>
        </w:r>
      </w:del>
      <w:r w:rsidR="007672B4" w:rsidRPr="007672B4">
        <w:rPr>
          <w:rFonts w:ascii="Times New Roman" w:hAnsi="Times New Roman" w:cs="Times New Roman"/>
        </w:rPr>
        <w:t xml:space="preserve"> 1992)</w:t>
      </w:r>
      <w:r w:rsidR="008D1FF0">
        <w:rPr>
          <w:rFonts w:ascii="Times New Roman" w:hAnsi="Times New Roman" w:cs="Times New Roman"/>
        </w:rPr>
        <w:fldChar w:fldCharType="end"/>
      </w:r>
      <w:r w:rsidR="002B4F36" w:rsidRPr="009A52F4">
        <w:rPr>
          <w:rFonts w:ascii="Times New Roman" w:hAnsi="Times New Roman" w:cs="Times New Roman"/>
        </w:rPr>
        <w:t>.</w:t>
      </w:r>
      <w:r w:rsidR="00381CC7">
        <w:rPr>
          <w:rFonts w:ascii="Times New Roman" w:hAnsi="Times New Roman" w:cs="Times New Roman"/>
        </w:rPr>
        <w:t xml:space="preserve"> The synergistic effects of </w:t>
      </w:r>
      <w:r w:rsidR="00BD2C07">
        <w:rPr>
          <w:rFonts w:ascii="Times New Roman" w:hAnsi="Times New Roman" w:cs="Times New Roman"/>
        </w:rPr>
        <w:t>altered hydrology</w:t>
      </w:r>
      <w:r w:rsidR="00EC6D89">
        <w:rPr>
          <w:rFonts w:ascii="Times New Roman" w:hAnsi="Times New Roman" w:cs="Times New Roman"/>
        </w:rPr>
        <w:t>,</w:t>
      </w:r>
      <w:r w:rsidR="00BD2C07">
        <w:rPr>
          <w:rFonts w:ascii="Times New Roman" w:hAnsi="Times New Roman" w:cs="Times New Roman"/>
        </w:rPr>
        <w:t xml:space="preserve"> eutrophication</w:t>
      </w:r>
      <w:r w:rsidR="004E71B9">
        <w:rPr>
          <w:rFonts w:ascii="Times New Roman" w:hAnsi="Times New Roman" w:cs="Times New Roman"/>
        </w:rPr>
        <w:t>, and climat</w:t>
      </w:r>
      <w:r w:rsidR="00B40CB4">
        <w:rPr>
          <w:rFonts w:ascii="Times New Roman" w:hAnsi="Times New Roman" w:cs="Times New Roman"/>
        </w:rPr>
        <w:t>ic</w:t>
      </w:r>
      <w:r w:rsidR="004E71B9">
        <w:rPr>
          <w:rFonts w:ascii="Times New Roman" w:hAnsi="Times New Roman" w:cs="Times New Roman"/>
        </w:rPr>
        <w:t xml:space="preserve"> change</w:t>
      </w:r>
      <w:r w:rsidR="00B40CB4">
        <w:rPr>
          <w:rFonts w:ascii="Times New Roman" w:hAnsi="Times New Roman" w:cs="Times New Roman"/>
        </w:rPr>
        <w:t>s</w:t>
      </w:r>
      <w:r w:rsidR="0081475A">
        <w:rPr>
          <w:rFonts w:ascii="Times New Roman" w:hAnsi="Times New Roman" w:cs="Times New Roman"/>
        </w:rPr>
        <w:t xml:space="preserve"> </w:t>
      </w:r>
      <w:r w:rsidR="0075180A">
        <w:rPr>
          <w:rFonts w:ascii="Times New Roman" w:hAnsi="Times New Roman" w:cs="Times New Roman"/>
        </w:rPr>
        <w:t xml:space="preserve">can have </w:t>
      </w:r>
      <w:r w:rsidR="00BD2C07">
        <w:rPr>
          <w:rFonts w:ascii="Times New Roman" w:hAnsi="Times New Roman" w:cs="Times New Roman"/>
        </w:rPr>
        <w:t>cascad</w:t>
      </w:r>
      <w:r w:rsidR="0075180A">
        <w:rPr>
          <w:rFonts w:ascii="Times New Roman" w:hAnsi="Times New Roman" w:cs="Times New Roman"/>
        </w:rPr>
        <w:t>ing</w:t>
      </w:r>
      <w:r w:rsidR="00BD2C07">
        <w:rPr>
          <w:rFonts w:ascii="Times New Roman" w:hAnsi="Times New Roman" w:cs="Times New Roman"/>
        </w:rPr>
        <w:t xml:space="preserve"> </w:t>
      </w:r>
      <w:r w:rsidR="0070655F">
        <w:rPr>
          <w:rFonts w:ascii="Times New Roman" w:hAnsi="Times New Roman" w:cs="Times New Roman"/>
        </w:rPr>
        <w:t xml:space="preserve">negative </w:t>
      </w:r>
      <w:r w:rsidR="00DE15AE">
        <w:rPr>
          <w:rFonts w:ascii="Times New Roman" w:hAnsi="Times New Roman" w:cs="Times New Roman"/>
        </w:rPr>
        <w:t>impact</w:t>
      </w:r>
      <w:r w:rsidR="0075180A">
        <w:rPr>
          <w:rFonts w:ascii="Times New Roman" w:hAnsi="Times New Roman" w:cs="Times New Roman"/>
        </w:rPr>
        <w:t>s on</w:t>
      </w:r>
      <w:r w:rsidR="00DE15AE">
        <w:rPr>
          <w:rFonts w:ascii="Times New Roman" w:hAnsi="Times New Roman" w:cs="Times New Roman"/>
        </w:rPr>
        <w:t xml:space="preserve"> </w:t>
      </w:r>
      <w:r w:rsidR="006C3411">
        <w:rPr>
          <w:rFonts w:ascii="Times New Roman" w:hAnsi="Times New Roman" w:cs="Times New Roman"/>
        </w:rPr>
        <w:t xml:space="preserve">freshwater </w:t>
      </w:r>
      <w:r w:rsidR="00DE15AE">
        <w:rPr>
          <w:rFonts w:ascii="Times New Roman" w:hAnsi="Times New Roman" w:cs="Times New Roman"/>
        </w:rPr>
        <w:t xml:space="preserve">biodiversity and </w:t>
      </w:r>
      <w:r w:rsidR="00243126">
        <w:rPr>
          <w:rFonts w:ascii="Times New Roman" w:hAnsi="Times New Roman" w:cs="Times New Roman"/>
        </w:rPr>
        <w:t>e</w:t>
      </w:r>
      <w:r w:rsidR="00163F3E">
        <w:rPr>
          <w:rFonts w:ascii="Times New Roman" w:hAnsi="Times New Roman" w:cs="Times New Roman"/>
        </w:rPr>
        <w:t>cosystem services</w:t>
      </w:r>
      <w:r w:rsidR="005F2B6D">
        <w:rPr>
          <w:rFonts w:ascii="Times New Roman" w:hAnsi="Times New Roman" w:cs="Times New Roman"/>
        </w:rPr>
        <w:t xml:space="preserve"> </w:t>
      </w:r>
      <w:r w:rsidR="005F2B6D">
        <w:rPr>
          <w:rFonts w:ascii="Times New Roman" w:hAnsi="Times New Roman" w:cs="Times New Roman"/>
        </w:rPr>
        <w:fldChar w:fldCharType="begin" w:fldLock="1"/>
      </w:r>
      <w:r w:rsidR="00A27BE5">
        <w:rPr>
          <w:rFonts w:ascii="Times New Roman" w:hAnsi="Times New Roman" w:cs="Times New Roman"/>
        </w:rPr>
        <w:instrText xml:space="preserve"> ADDIN ZOTERO_ITEM CSL_CITATION {"citationID":"Ub2G8nli","properties":{"formattedCitation":"(Datry et al., 2018; Huang et al., 2019; Sparks et al., 1998)","plainCitation":"(Datry et al., 2018; Huang et al., 2019; Sparks et al., 1998)","noteIndex":0},"citationItems":[{"id":4242,"uris":["http://www.mendeley.com/documents/?uuid=4c122662-2ae0-30aa-af21-82e91a5f904f","http://zotero.org/users/13640977/items/BTDLD4HQ"],"itemData":{"id":4242,"type":"article-journal","abstract":"Intermittent rivers and ephemeral streams (IRES) are watercourses that cease flow at some point in time and space. Arguably Earth's most widespread type of flowing water, IRES are expanding where Anthropocenic climates grow drier and human demands for water escalate. However, IRES have attracted far less research than perennial rivers and are undervalued by society, jeopardizing their restoration or protection. Provision of ecosystem services by IRES is especially poorly understood, hindering their integration into management plans in most countries. We conceptualize how flow intermittence governs ecosystem service provision and transfers at local and river-basin scales during flowing, non-flowing and dry phases. Even when dry or not flowing, IRES perform multiple ecosystem services that complement those of nearby perennial rivers. Synthesis and applications. Conceptualizing how flow intermittence in rivers and streams governs ecosystem services has applied a socio-ecological perspective for validating the ecosystem services of intermittent rivers and ephemeral streams. This can be applied at all flow phases and in assessing impacts of altered flow intermittence on rivers and their ecosystem services in the Anthropocene.","container-title":"Journal of Applied Ecology","DOI":"10.1111/1365-2664.12941","ISSN":"13652664","issue":"1","note":"publisher: Blackwell Publishing Ltd","page":"353-364","title":"Flow intermittence and ecosystem services in rivers of the Anthropocene","volume":"55","author":[{"family":"Datry","given":"Thibault"},{"family":"Boulton","given":"Andrew J."},{"family":"Bonada","given":"Núria"},{"family":"Fritz","given":"Ken"},{"family":"Leigh","given":"Catherine"},{"family":"Sauquet","given":"Eric"},{"family":"Tockner","given":"Klement"},{"family":"Hugueny","given":"Bernard"},{"family":"Dahm","given":"Clifford N."}],"issued":{"date-parts":[["2018",1,1]]},"citation-key":"datryFlowIntermittenceEcosystem2018"}},{"id":3314,"uris":["http://www.mendeley.com/documents/?uuid=04dfaf20-e7a5-354a-a033-a65a6eb84573","http://zotero.org/users/13640977/items/CL3IQRF3"],"itemData":{"id":3314,"type":"article-journal","container-title":"Bioscience","issue":"9","page":"706-720","title":"Naturalization of the Flood Regime in Regulated Rivers: The case of the upper Mississippi River","volume":"48","author":[{"family":"Sparks","given":"Richard E"},{"family":"Nelson","given":"John C"},{"family":"Yin","given":"Y"},{"family":"Yin","given":"Yao"}],"issued":{"date-parts":[["1998"]]},"citation-key":"sparksNaturalizationFloodRegime1998"}},{"id":3780,"uris":["http://www.mendeley.com/documents/?uuid=93a08b6d-03a5-38fd-9dc0-f6aeb1a40b34","http://zotero.org/users/13640977/items/9VXHFVQ9"],"itemData":{"id":3780,"type":"article-journal","abstract":"© 2018 There is increasing evidence of environmental change impacts on freshwater ecosystem services especially through land use and climate change. However, little is known about how land conservation could help mitigate adverse water-sustainability impacts. In this paper, we utilized the InVEST tool and the Residual Trends method to assess the joint effects and relative contributions of climate change and land conservation on freshfile:///C:/Users/dmlarson/OneDrive - DOI/Publications/Huang et al. 2018.pdfwater ecosystem services in the Portneuf River catchment in Idaho, USA. We developed five hypothesized scenarios regarding gain and loss in the enrollment of Conservation Reserve Program (CRP), the largest agricultural land-retirement program in the U.S., plus riparian buffer and assessed their interactions with climate change. Results suggest that the realized water yield in the Portneuf River catchment would possibly be 56% less due to climate change and 24% less due to the decline of CRP enrollment. On the contrary, if CRP enrollment is promoted by ~30% and riparian buffer protection is implemented, the water supply reduction in the year 2050 could be changed from 56% to 26%, the total phosphorus (TP) and total nitrogen (TN) export would be reduced by 10% and 11%, and the total suspended sediment (TSS) reduced by 17%. This study suggests that increasing implementation of the CRP would likely preserve key freshwater ecosystem services and assist proactive mitigation, especially for semiarid regions vulnerable to changing climate conditions.","container-title":"Science of the Total Environment","DOI":"10.1016/j.scitotenv.2018.09.260","ISSN":"18791026","page":"1796-1809","title":"Land conservation can mitigate freshwater ecosystem services degradation due to climate change in a semiarid catchment: The case of the Portneuf River catchment, Idaho, USA","volume":"651","author":[{"family":"Huang","given":"L."},{"family":"Liao","given":"F.H."},{"family":"Lohse","given":"K.A."},{"family":"Larson","given":"D.M."},{"family":"Fragkias","given":"M."},{"family":"Lybecker","given":"D.L."},{"family":"Baxter","given":"C.V."}],"issued":{"date-parts":[["2019"]]},"citation-key":"huangLandConservationCan2019"}}],"schema":"https://github.com/citation-style-language/schema/raw/master/csl-citation.json"} </w:instrText>
      </w:r>
      <w:r w:rsidR="005F2B6D">
        <w:rPr>
          <w:rFonts w:ascii="Times New Roman" w:hAnsi="Times New Roman" w:cs="Times New Roman"/>
        </w:rPr>
        <w:fldChar w:fldCharType="separate"/>
      </w:r>
      <w:r w:rsidR="007672B4" w:rsidRPr="007672B4">
        <w:rPr>
          <w:rFonts w:ascii="Times New Roman" w:hAnsi="Times New Roman" w:cs="Times New Roman"/>
        </w:rPr>
        <w:t>(Datry et al.</w:t>
      </w:r>
      <w:del w:id="62" w:author="Larson, Danelle M" w:date="2026-02-02T12:27:00Z" w16du:dateUtc="2026-02-02T18:27:00Z">
        <w:r w:rsidR="007672B4" w:rsidRPr="007672B4" w:rsidDel="00F34A04">
          <w:rPr>
            <w:rFonts w:ascii="Times New Roman" w:hAnsi="Times New Roman" w:cs="Times New Roman"/>
          </w:rPr>
          <w:delText>,</w:delText>
        </w:r>
      </w:del>
      <w:r w:rsidR="007672B4" w:rsidRPr="007672B4">
        <w:rPr>
          <w:rFonts w:ascii="Times New Roman" w:hAnsi="Times New Roman" w:cs="Times New Roman"/>
        </w:rPr>
        <w:t xml:space="preserve"> 2018; Huang et al.</w:t>
      </w:r>
      <w:del w:id="63" w:author="Larson, Danelle M" w:date="2026-02-02T12:27:00Z" w16du:dateUtc="2026-02-02T18:27:00Z">
        <w:r w:rsidR="007672B4" w:rsidRPr="007672B4" w:rsidDel="00F34A04">
          <w:rPr>
            <w:rFonts w:ascii="Times New Roman" w:hAnsi="Times New Roman" w:cs="Times New Roman"/>
          </w:rPr>
          <w:delText>,</w:delText>
        </w:r>
      </w:del>
      <w:r w:rsidR="007672B4" w:rsidRPr="007672B4">
        <w:rPr>
          <w:rFonts w:ascii="Times New Roman" w:hAnsi="Times New Roman" w:cs="Times New Roman"/>
        </w:rPr>
        <w:t xml:space="preserve"> 2019; Sparks et al.</w:t>
      </w:r>
      <w:del w:id="64" w:author="Larson, Danelle M" w:date="2026-02-02T12:27:00Z" w16du:dateUtc="2026-02-02T18:27:00Z">
        <w:r w:rsidR="007672B4" w:rsidRPr="007672B4" w:rsidDel="00F34A04">
          <w:rPr>
            <w:rFonts w:ascii="Times New Roman" w:hAnsi="Times New Roman" w:cs="Times New Roman"/>
          </w:rPr>
          <w:delText>,</w:delText>
        </w:r>
      </w:del>
      <w:r w:rsidR="007672B4" w:rsidRPr="007672B4">
        <w:rPr>
          <w:rFonts w:ascii="Times New Roman" w:hAnsi="Times New Roman" w:cs="Times New Roman"/>
        </w:rPr>
        <w:t xml:space="preserve"> 1998)</w:t>
      </w:r>
      <w:r w:rsidR="005F2B6D">
        <w:rPr>
          <w:rFonts w:ascii="Times New Roman" w:hAnsi="Times New Roman" w:cs="Times New Roman"/>
        </w:rPr>
        <w:fldChar w:fldCharType="end"/>
      </w:r>
      <w:r w:rsidR="001608DB">
        <w:rPr>
          <w:rFonts w:ascii="Times New Roman" w:hAnsi="Times New Roman" w:cs="Times New Roman"/>
        </w:rPr>
        <w:t xml:space="preserve">. </w:t>
      </w:r>
      <w:ins w:id="65" w:author="Larson, Danelle M" w:date="2026-02-03T10:12:00Z" w16du:dateUtc="2026-02-03T16:12:00Z">
        <w:r w:rsidR="0036132B">
          <w:rPr>
            <w:rFonts w:ascii="Times New Roman" w:hAnsi="Times New Roman" w:cs="Times New Roman"/>
          </w:rPr>
          <w:t>Globally, m</w:t>
        </w:r>
      </w:ins>
      <w:del w:id="66" w:author="Larson, Danelle M" w:date="2026-02-03T10:12:00Z" w16du:dateUtc="2026-02-03T16:12:00Z">
        <w:r w:rsidR="00184111" w:rsidDel="0036132B">
          <w:rPr>
            <w:rFonts w:ascii="Times New Roman" w:hAnsi="Times New Roman" w:cs="Times New Roman"/>
          </w:rPr>
          <w:delText>M</w:delText>
        </w:r>
      </w:del>
      <w:r w:rsidR="00184111">
        <w:rPr>
          <w:rFonts w:ascii="Times New Roman" w:hAnsi="Times New Roman" w:cs="Times New Roman"/>
        </w:rPr>
        <w:t>ost</w:t>
      </w:r>
      <w:r w:rsidR="00331112">
        <w:rPr>
          <w:rFonts w:ascii="Times New Roman" w:hAnsi="Times New Roman" w:cs="Times New Roman"/>
        </w:rPr>
        <w:t xml:space="preserve"> rivers </w:t>
      </w:r>
      <w:del w:id="67" w:author="Larson, Danelle M" w:date="2026-02-03T10:13:00Z" w16du:dateUtc="2026-02-03T16:13:00Z">
        <w:r w:rsidR="00020338" w:rsidDel="0036132B">
          <w:rPr>
            <w:rFonts w:ascii="Times New Roman" w:hAnsi="Times New Roman" w:cs="Times New Roman"/>
          </w:rPr>
          <w:delText xml:space="preserve">globally </w:delText>
        </w:r>
      </w:del>
      <w:r w:rsidR="00331112">
        <w:rPr>
          <w:rFonts w:ascii="Times New Roman" w:hAnsi="Times New Roman" w:cs="Times New Roman"/>
        </w:rPr>
        <w:t xml:space="preserve">are </w:t>
      </w:r>
      <w:r w:rsidR="00004570">
        <w:rPr>
          <w:rFonts w:ascii="Times New Roman" w:hAnsi="Times New Roman" w:cs="Times New Roman"/>
        </w:rPr>
        <w:t>subject</w:t>
      </w:r>
      <w:ins w:id="68" w:author="Larson, Danelle M" w:date="2026-02-03T10:13:00Z" w16du:dateUtc="2026-02-03T16:13:00Z">
        <w:r w:rsidR="0036132B">
          <w:rPr>
            <w:rFonts w:ascii="Times New Roman" w:hAnsi="Times New Roman" w:cs="Times New Roman"/>
          </w:rPr>
          <w:t>ed</w:t>
        </w:r>
      </w:ins>
      <w:r w:rsidR="00004570">
        <w:rPr>
          <w:rFonts w:ascii="Times New Roman" w:hAnsi="Times New Roman" w:cs="Times New Roman"/>
        </w:rPr>
        <w:t xml:space="preserve"> </w:t>
      </w:r>
      <w:r w:rsidR="0016635E">
        <w:rPr>
          <w:rFonts w:ascii="Times New Roman" w:hAnsi="Times New Roman" w:cs="Times New Roman"/>
        </w:rPr>
        <w:t>to continued</w:t>
      </w:r>
      <w:r w:rsidR="001608DB">
        <w:rPr>
          <w:rFonts w:ascii="Times New Roman" w:hAnsi="Times New Roman" w:cs="Times New Roman"/>
        </w:rPr>
        <w:t xml:space="preserve"> degradation</w:t>
      </w:r>
      <w:r w:rsidR="00BE1968">
        <w:rPr>
          <w:rFonts w:ascii="Times New Roman" w:hAnsi="Times New Roman" w:cs="Times New Roman"/>
        </w:rPr>
        <w:t xml:space="preserve"> of water quality and biological communities</w:t>
      </w:r>
      <w:r w:rsidR="003C0BD1">
        <w:rPr>
          <w:rFonts w:ascii="Times New Roman" w:hAnsi="Times New Roman" w:cs="Times New Roman"/>
        </w:rPr>
        <w:t xml:space="preserve"> </w:t>
      </w:r>
      <w:r w:rsidR="00020338">
        <w:rPr>
          <w:rFonts w:ascii="Times New Roman" w:hAnsi="Times New Roman" w:cs="Times New Roman"/>
        </w:rPr>
        <w:fldChar w:fldCharType="begin" w:fldLock="1"/>
      </w:r>
      <w:r w:rsidR="00A27BE5">
        <w:rPr>
          <w:rFonts w:ascii="Times New Roman" w:hAnsi="Times New Roman" w:cs="Times New Roman"/>
        </w:rPr>
        <w:instrText xml:space="preserve"> ADDIN ZOTERO_ITEM CSL_CITATION {"citationID":"X87d6UER","properties":{"formattedCitation":"(Feio et al., 2023)","plainCitation":"(Feio et al., 2023)","noteIndex":0},"citationItems":[{"id":4599,"uris":["http://www.mendeley.com/documents/?uuid=1dd444f2-0038-345c-b33f-5a4e617c6da5","http://zotero.org/users/13640977/items/FLKACKPJ"],"itemData":{"id":4599,"type":"article-journal","abstract":"Rivers suffer from multiple stressors acting simultaneously on their biota, but the consequences are poorly quantified at the global scale. We evaluated the biological condition of rivers globally, including the largest proportion of countries from the Global South published to date. We gathered macroinvertebrate- and fish-based assessments from 72,275 and 37,676 sites, respectively, from 64 study regions across six continents and 45 nations. Because assessments were based on differing methods, different systems were consolidated into a 3-class system: Good, Impaired, or Severely Impaired, following common guidelines. The proportion of sites in each class by study area was calculated and each region was assigned a Köppen-Geiger climate type, Human Footprint score (addressing landscape alterations), Human Development Index (HDI) score (addressing social welfare), % rivers with good ambient water quality, % protected freshwater key biodiversity areas; and % of forest area net change rate. We found that 50% of macroinvertebrate sites and 42% of fish sites were in Good condition, whereas 21% and 29% were Severely Impaired, respectively. The poorest biological conditions occurred in Arid and Equatorial climates and the best conditions occurred in Snow climates. Severely Impaired conditions were associated (Pearson correlation coefficient) with higher HDI scores, poorer physico-chemical water quality, and lower proportions of protected freshwater areas. Good biological conditions were associated with good water quality and increased forested areas. It is essential to implement statutory bioassessment programs in Asian, African, and South American countries, and continue them in Oceania, Europe, and North America. There is a need to invest in assessments based on fish, as there is less information globally and fish were strong indicators of degradation. Our study highlights a need to increase the extent and number of protected river catchments, preserve and restore natural forested areas in the catchments, treat wastewater discharges, and improve river connectivity.","container-title":"Global Change Biology","DOI":"10.1111/gcb.16439","ISSN":"13652486","issue":"2","note":"PMID: 36131677\npublisher: John Wiley and Sons Inc","page":"355-374","title":"Fish and macroinvertebrate assemblages reveal extensive degradation of the world's rivers","volume":"29","author":[{"family":"Feio","given":"Maria João"},{"family":"Hughes","given":"Robert M."},{"family":"Serra","given":"Sónia R.Q."},{"family":"Nichols","given":"Susan J."},{"family":"Kefford","given":"Ben J."},{"family":"Lintermans","given":"Mark"},{"family":"Robinson","given":"Wayne"},{"family":"Odume","given":"Oghenekaro N."},{"family":"Callisto","given":"Marcos"},{"family":"Macedo","given":"Diego R."},{"family":"Harding","given":"Jon S."},{"family":"Yates","given":"Adam G."},{"family":"Monk","given":"Wendy"},{"family":"Nakamura","given":"Keigo"},{"family":"Mori","given":"Terutaka"},{"family":"Sueyoshi","given":"Masanao"},{"family":"Mercado-Silva","given":"Norman"},{"family":"Chen","given":"Kai"},{"family":"Baek","given":"Min Jeong"},{"family":"Bae","given":"Yeon Jae"},{"family":"Tachamo-Shah","given":"Ram Devi"},{"family":"Shah","given":"Deep Narayan"},{"family":"Campbell","given":"Ian"},{"family":"Moya","given":"Nabor"},{"family":"Arimoro","given":"Francis O."},{"family":"Keke","given":"Unique N."},{"family":"Martins","given":"Renato T."},{"family":"Alves","given":"Carlos B.M."},{"family":"Pompeu","given":"Paulo S."},{"family":"Sharma","given":"Subodh"}],"issued":{"date-parts":[["2023",1,1]]},"citation-key":"feioFishMacroinvertebrateAssemblages2023"}}],"schema":"https://github.com/citation-style-language/schema/raw/master/csl-citation.json"} </w:instrText>
      </w:r>
      <w:r w:rsidR="00020338">
        <w:rPr>
          <w:rFonts w:ascii="Times New Roman" w:hAnsi="Times New Roman" w:cs="Times New Roman"/>
        </w:rPr>
        <w:fldChar w:fldCharType="separate"/>
      </w:r>
      <w:r w:rsidR="007672B4" w:rsidRPr="007672B4">
        <w:rPr>
          <w:rFonts w:ascii="Times New Roman" w:hAnsi="Times New Roman" w:cs="Times New Roman"/>
        </w:rPr>
        <w:t>(Feio et al.</w:t>
      </w:r>
      <w:del w:id="69" w:author="Larson, Danelle M" w:date="2026-02-02T12:27:00Z" w16du:dateUtc="2026-02-02T18:27:00Z">
        <w:r w:rsidR="007672B4" w:rsidRPr="007672B4" w:rsidDel="00F34A04">
          <w:rPr>
            <w:rFonts w:ascii="Times New Roman" w:hAnsi="Times New Roman" w:cs="Times New Roman"/>
          </w:rPr>
          <w:delText>,</w:delText>
        </w:r>
      </w:del>
      <w:r w:rsidR="007672B4" w:rsidRPr="007672B4">
        <w:rPr>
          <w:rFonts w:ascii="Times New Roman" w:hAnsi="Times New Roman" w:cs="Times New Roman"/>
        </w:rPr>
        <w:t xml:space="preserve"> 2023)</w:t>
      </w:r>
      <w:r w:rsidR="00020338">
        <w:rPr>
          <w:rFonts w:ascii="Times New Roman" w:hAnsi="Times New Roman" w:cs="Times New Roman"/>
        </w:rPr>
        <w:fldChar w:fldCharType="end"/>
      </w:r>
      <w:r w:rsidR="005B7C7A">
        <w:rPr>
          <w:rFonts w:ascii="Times New Roman" w:hAnsi="Times New Roman" w:cs="Times New Roman"/>
        </w:rPr>
        <w:t xml:space="preserve">; however, </w:t>
      </w:r>
      <w:r w:rsidR="00C13CD7">
        <w:rPr>
          <w:rFonts w:ascii="Times New Roman" w:hAnsi="Times New Roman" w:cs="Times New Roman"/>
        </w:rPr>
        <w:t xml:space="preserve">a few </w:t>
      </w:r>
      <w:r w:rsidR="00FA339D">
        <w:rPr>
          <w:rFonts w:ascii="Times New Roman" w:hAnsi="Times New Roman" w:cs="Times New Roman"/>
        </w:rPr>
        <w:t xml:space="preserve">large rivers </w:t>
      </w:r>
      <w:r w:rsidR="00FA339D" w:rsidRPr="009A52F4">
        <w:rPr>
          <w:rFonts w:ascii="Times New Roman" w:hAnsi="Times New Roman" w:cs="Times New Roman"/>
        </w:rPr>
        <w:t xml:space="preserve">have </w:t>
      </w:r>
      <w:r w:rsidR="002D1733">
        <w:rPr>
          <w:rFonts w:ascii="Times New Roman" w:hAnsi="Times New Roman" w:cs="Times New Roman"/>
        </w:rPr>
        <w:t>undergone</w:t>
      </w:r>
      <w:r w:rsidR="002D1733" w:rsidRPr="009A52F4">
        <w:rPr>
          <w:rFonts w:ascii="Times New Roman" w:hAnsi="Times New Roman" w:cs="Times New Roman"/>
        </w:rPr>
        <w:t xml:space="preserve"> </w:t>
      </w:r>
      <w:r w:rsidR="00FA339D" w:rsidRPr="009A52F4">
        <w:rPr>
          <w:rFonts w:ascii="Times New Roman" w:hAnsi="Times New Roman" w:cs="Times New Roman"/>
        </w:rPr>
        <w:t xml:space="preserve">substantial recovery </w:t>
      </w:r>
      <w:r w:rsidR="009D34A9">
        <w:rPr>
          <w:rFonts w:ascii="Times New Roman" w:hAnsi="Times New Roman" w:cs="Times New Roman"/>
        </w:rPr>
        <w:t xml:space="preserve">of water quality </w:t>
      </w:r>
      <w:r w:rsidR="00D3359C">
        <w:rPr>
          <w:rFonts w:ascii="Times New Roman" w:hAnsi="Times New Roman" w:cs="Times New Roman"/>
        </w:rPr>
        <w:t>and</w:t>
      </w:r>
      <w:r w:rsidR="009D34A9">
        <w:rPr>
          <w:rFonts w:ascii="Times New Roman" w:hAnsi="Times New Roman" w:cs="Times New Roman"/>
        </w:rPr>
        <w:t xml:space="preserve"> biological integrity </w:t>
      </w:r>
      <w:r w:rsidR="00EC6D89">
        <w:rPr>
          <w:rFonts w:ascii="Times New Roman" w:hAnsi="Times New Roman" w:cs="Times New Roman"/>
        </w:rPr>
        <w:t>during</w:t>
      </w:r>
      <w:r w:rsidR="00FA339D" w:rsidRPr="009A52F4">
        <w:rPr>
          <w:rFonts w:ascii="Times New Roman" w:hAnsi="Times New Roman" w:cs="Times New Roman"/>
        </w:rPr>
        <w:t xml:space="preserve"> </w:t>
      </w:r>
      <w:r w:rsidR="00EC6D89">
        <w:rPr>
          <w:rFonts w:ascii="Times New Roman" w:hAnsi="Times New Roman" w:cs="Times New Roman"/>
        </w:rPr>
        <w:t xml:space="preserve">the </w:t>
      </w:r>
      <w:r w:rsidR="00D3359C">
        <w:rPr>
          <w:rFonts w:ascii="Times New Roman" w:hAnsi="Times New Roman" w:cs="Times New Roman"/>
        </w:rPr>
        <w:t>early 21</w:t>
      </w:r>
      <w:r w:rsidR="00D3359C" w:rsidRPr="00D3359C">
        <w:rPr>
          <w:rFonts w:ascii="Times New Roman" w:hAnsi="Times New Roman" w:cs="Times New Roman"/>
          <w:vertAlign w:val="superscript"/>
        </w:rPr>
        <w:t>st</w:t>
      </w:r>
      <w:r w:rsidR="00D3359C">
        <w:rPr>
          <w:rFonts w:ascii="Times New Roman" w:hAnsi="Times New Roman" w:cs="Times New Roman"/>
        </w:rPr>
        <w:t xml:space="preserve"> century</w:t>
      </w:r>
      <w:r w:rsidR="007974AE">
        <w:rPr>
          <w:rFonts w:ascii="Times New Roman" w:hAnsi="Times New Roman" w:cs="Times New Roman"/>
        </w:rPr>
        <w:t xml:space="preserve"> </w:t>
      </w:r>
      <w:r w:rsidR="007974AE">
        <w:rPr>
          <w:rFonts w:ascii="Times New Roman" w:hAnsi="Times New Roman" w:cs="Times New Roman"/>
        </w:rPr>
        <w:fldChar w:fldCharType="begin" w:fldLock="1"/>
      </w:r>
      <w:r w:rsidR="00A27BE5">
        <w:rPr>
          <w:rFonts w:ascii="Times New Roman" w:hAnsi="Times New Roman" w:cs="Times New Roman"/>
        </w:rPr>
        <w:instrText xml:space="preserve"> ADDIN ZOTERO_ITEM CSL_CITATION {"citationID":"vKOQuF3I","properties":{"formattedCitation":"(Diamond et al., 2022; Houser, 2022; Ib\\uc0\\u225{}\\uc0\\u241{}ez et al., 2023)","plainCitation":"(Diamond et al., 2022; Houser, 2022; Ibáñez et al., 2023)","noteIndex":0},"citationItems":[{"id":"qRQ4npYE/YhGZl8u5","uris":["http://www.mendeley.com/documents/?uuid=c9b0a247-b71c-30e5-bda1-0dbdd8f44148","http://zotero.org/users/13640977/items/S4N79L6V"],"itemData":{"id":4608,"type":"article-journal","abstract":"Trends and ecological consequences of phosphorus (P) decline and increasing nitrogen (N) to phosphorus (N:P) ratios in rivers and estuaries are reviewed and discussed. Results suggest that re-oligotrophication is a dominant trend in rivers and estuaries of high-income countries in the last two–three decades, while in low-income countries widespread eutrophication occurs. The decline in P is well documented in hundreds of rivers of United States and the European Union, but the biotic response of rivers and estuaries besides phytoplankton decline such as trends in phytoplankton composition, changes in primary production, ecosystem shifts, cascading effects, changes in ecosystem metabolism, etc., have not been sufficiently monitored and investigated, neither the effects of N:P imbalance. N:P imbalance has significant ecological effects that need to be further investigated. There is a growing number of cases in which phytoplankton biomass have been shown to decrease due to re-oligotrophication, but the potential regime shift from phytoplankton to macrophyte dominance described in shallow lakes has been documented only in a few rivers and estuaries yet. The main reasons why regime shifts are rarely described in rivers and estuaries are, from one hand the scarcity of data on macrophyte cover trends, and from the other hand physical factors such as peak flows or high turbidity that could prevent a general spread of submerged macrophytes as observed in shallow lakes. Moreover, re-oligotrophication effects on rivers may be different compared to lakes (e.g., lower dominance of macrophytes) or estuaries (e.g., limitation of primary production by N instead of P) or may be dependent on river/estuary type. We conclude that river and estuary re-oligotrophication effects are complex, diverse and still little known, and in some cases are equivalent to those described in shallow lakes, but the regime shift is more likely to occur in mid to high-order rivers and shallow estuaries.","container-title":"Global Change Biology","DOI":"10.1111/gcb.16520","ISSN":"13652486","issue":"5","note":"PMID: 36366939\npublisher: John Wiley and Sons Inc","page":"1248-1266","title":"Ecosystem-level effects of re-oligotrophication and N:P imbalances in rivers and estuaries on a global scale","volume":"29","author":[{"family":"Ibáñez","given":"Carles"},{"family":"Caiola","given":"Nuno"},{"family":"Barquín","given":"José"},{"family":"Belmar","given":"Oscar"},{"family":"Benito-Granell","given":"Xavier"},{"family":"Casals","given":"Frederic"},{"family":"Fennessy","given":"Siobhan"},{"family":"Hughes","given":"Jocelyne"},{"family":"Palmer","given":"Margaret"},{"family":"Peñuelas","given":"Josep"},{"family":"Romero","given":"Estela"},{"family":"Sardans","given":"Jordi"},{"family":"Williams","given":"Michael"}],"issued":{"date-parts":[["2023",3,1]]}}},{"id":4177,"uris":["http://www.mendeley.com/documents/?uuid=9ef79df3-e3f1-3eac-8fd9-3987eb87252d","http://zotero.org/users/13640977/items/G7P5FL9W"],"itemData":{"id":4177,"type":"book","note":"DOI: 10.3133/ofr20221039","number-of-pages":"1-218","publisher":"U.S. Geological Sur-vey Open-File Report 2022–1039","title":"Ecological Status and Trends of the Upper Mississippi and Illinois Rivers","author":[{"family":"Houser","given":"J"}],"issued":{"date-parts":[["2022"]]},"citation-key":"houserEcologicalStatusTrends2022"}},{"id":4484,"uris":["http://www.mendeley.com/documents/?uuid=8411a1cf-962c-3a90-978b-7b0765884336","http://zotero.org/users/13640977/items/DYCXQGW9"],"itemData":{"id":4484,"type":"article-journal","abstract":"Aquatic ecosystem recovery from anthropogenic degradation can be hampered by internal feedbacks that stabilize undesirable states. The challenges of managing and predicting alternative states in lakes are well known, but state shifts in rivers and their attendant effects on ecosystem function remain understudied despite strong recent evidence that such shifts can and do occur. Using three decades of measurements of key state variables such as turbidity, nutrient concentrations, Corbicula fluminea clam densities, and chlorophyll a, including hourly dissolved oxygen, we investigated a sudden shift from phytoplankton to macrophyte dominance in the middle Loire River (France), and its associated effects on the rivers metabolic regime. We show, instead, that despite large and synchronous shifts across all state variables, changes in gross primary production and ecosystem respiration were modest (25% and 14% declines, respectively) and that these shifts lagged the ecosystem state changes by a decade or more. The shift to a macrophyte-dominated state reduced the sensitivity of primary production to abiotic drivers, altered element cycling efficiency, flipped the net carbon balance from positive to negative, and, crucially, weakened the temporal coupling between production and respiration. This weakened coupling, detected using Granger causality, increased the temporal autocorrelation of net ecosystem production, yielding a robust early warning indicator of both state- and metabolic-shifts that may provide valuable guidance for river restoration.","container-title":"Limnology and Oceanography","DOI":"10.1002/lno.11789","ISSN":"19395590","issue":"S1","note":"publisher: John Wiley and Sons Inc","page":"S54-S70","title":"Metabolic regime shifts and ecosystem state changes are decoupled in a large river","volume":"67","author":[{"family":"Diamond","given":"Jacob S."},{"family":"Moatar","given":"Florentina"},{"family":"Cohen","given":"Matthew J."},{"family":"Poirel","given":"Alain"},{"family":"Martinet","given":"Cécile"},{"family":"Maire","given":"Anthony"},{"family":"Pinay","given":"Gilles"}],"issued":{"date-parts":[["2022",2,1]]},"citation-key":"diamondMetabolicRegimeShifts2022"}}],"schema":"https://github.com/citation-style-language/schema/raw/master/csl-citation.json"} </w:instrText>
      </w:r>
      <w:r w:rsidR="007974AE">
        <w:rPr>
          <w:rFonts w:ascii="Times New Roman" w:hAnsi="Times New Roman" w:cs="Times New Roman"/>
        </w:rPr>
        <w:fldChar w:fldCharType="separate"/>
      </w:r>
      <w:r w:rsidR="00923B2D" w:rsidRPr="00923B2D">
        <w:rPr>
          <w:rFonts w:ascii="Times New Roman" w:hAnsi="Times New Roman" w:cs="Times New Roman"/>
        </w:rPr>
        <w:t>(Diamond et al.</w:t>
      </w:r>
      <w:del w:id="70" w:author="Larson, Danelle M" w:date="2026-02-02T12:27:00Z" w16du:dateUtc="2026-02-02T18:27:00Z">
        <w:r w:rsidR="00923B2D" w:rsidRPr="00923B2D" w:rsidDel="00F34A04">
          <w:rPr>
            <w:rFonts w:ascii="Times New Roman" w:hAnsi="Times New Roman" w:cs="Times New Roman"/>
          </w:rPr>
          <w:delText>,</w:delText>
        </w:r>
      </w:del>
      <w:r w:rsidR="00923B2D" w:rsidRPr="00923B2D">
        <w:rPr>
          <w:rFonts w:ascii="Times New Roman" w:hAnsi="Times New Roman" w:cs="Times New Roman"/>
        </w:rPr>
        <w:t xml:space="preserve"> 2022; Houser</w:t>
      </w:r>
      <w:del w:id="71" w:author="Larson, Danelle M" w:date="2026-02-02T12:27:00Z" w16du:dateUtc="2026-02-02T18:27:00Z">
        <w:r w:rsidR="00923B2D" w:rsidRPr="00923B2D" w:rsidDel="00F34A04">
          <w:rPr>
            <w:rFonts w:ascii="Times New Roman" w:hAnsi="Times New Roman" w:cs="Times New Roman"/>
          </w:rPr>
          <w:delText>,</w:delText>
        </w:r>
      </w:del>
      <w:r w:rsidR="00923B2D" w:rsidRPr="00923B2D">
        <w:rPr>
          <w:rFonts w:ascii="Times New Roman" w:hAnsi="Times New Roman" w:cs="Times New Roman"/>
        </w:rPr>
        <w:t xml:space="preserve"> 2022; Ibáñez et al.</w:t>
      </w:r>
      <w:del w:id="72" w:author="Larson, Danelle M" w:date="2026-02-02T12:27:00Z" w16du:dateUtc="2026-02-02T18:27:00Z">
        <w:r w:rsidR="00923B2D" w:rsidRPr="00923B2D" w:rsidDel="00F34A04">
          <w:rPr>
            <w:rFonts w:ascii="Times New Roman" w:hAnsi="Times New Roman" w:cs="Times New Roman"/>
          </w:rPr>
          <w:delText>,</w:delText>
        </w:r>
      </w:del>
      <w:r w:rsidR="00923B2D" w:rsidRPr="00923B2D">
        <w:rPr>
          <w:rFonts w:ascii="Times New Roman" w:hAnsi="Times New Roman" w:cs="Times New Roman"/>
        </w:rPr>
        <w:t xml:space="preserve"> 2023)</w:t>
      </w:r>
      <w:r w:rsidR="007974AE">
        <w:rPr>
          <w:rFonts w:ascii="Times New Roman" w:hAnsi="Times New Roman" w:cs="Times New Roman"/>
        </w:rPr>
        <w:fldChar w:fldCharType="end"/>
      </w:r>
      <w:r w:rsidR="005E6B65" w:rsidRPr="00552713">
        <w:rPr>
          <w:rFonts w:ascii="Times New Roman" w:hAnsi="Times New Roman"/>
        </w:rPr>
        <w:t xml:space="preserve">. </w:t>
      </w:r>
    </w:p>
    <w:p w14:paraId="4FB4C60E" w14:textId="243D82F7" w:rsidR="00842D15" w:rsidRDefault="004647E2" w:rsidP="002D7E3A">
      <w:pPr>
        <w:spacing w:line="480" w:lineRule="auto"/>
        <w:ind w:firstLine="360"/>
        <w:rPr>
          <w:rFonts w:ascii="Times New Roman" w:hAnsi="Times New Roman" w:cs="Times New Roman"/>
        </w:rPr>
      </w:pPr>
      <w:r>
        <w:rPr>
          <w:rFonts w:ascii="Times New Roman" w:hAnsi="Times New Roman" w:cs="Times New Roman"/>
        </w:rPr>
        <w:t>T</w:t>
      </w:r>
      <w:r w:rsidR="00E80256" w:rsidRPr="009A52F4">
        <w:rPr>
          <w:rFonts w:ascii="Times New Roman" w:hAnsi="Times New Roman" w:cs="Times New Roman"/>
        </w:rPr>
        <w:t xml:space="preserve">he abundance and diversity of aquatic </w:t>
      </w:r>
      <w:r w:rsidR="008567E7">
        <w:rPr>
          <w:rFonts w:ascii="Times New Roman" w:hAnsi="Times New Roman" w:cs="Times New Roman"/>
        </w:rPr>
        <w:t>plants and macroalgae</w:t>
      </w:r>
      <w:r w:rsidR="00E80256" w:rsidRPr="009A52F4">
        <w:rPr>
          <w:rFonts w:ascii="Times New Roman" w:hAnsi="Times New Roman" w:cs="Times New Roman"/>
        </w:rPr>
        <w:t xml:space="preserve"> (hereafter “macrophytes”) ha</w:t>
      </w:r>
      <w:r w:rsidR="00996956">
        <w:rPr>
          <w:rFonts w:ascii="Times New Roman" w:hAnsi="Times New Roman" w:cs="Times New Roman"/>
        </w:rPr>
        <w:t>ve</w:t>
      </w:r>
      <w:r w:rsidR="00E80256" w:rsidRPr="009A52F4">
        <w:rPr>
          <w:rFonts w:ascii="Times New Roman" w:hAnsi="Times New Roman" w:cs="Times New Roman"/>
        </w:rPr>
        <w:t xml:space="preserve"> rebounded in </w:t>
      </w:r>
      <w:r w:rsidR="00B10ECB">
        <w:rPr>
          <w:rFonts w:ascii="Times New Roman" w:hAnsi="Times New Roman" w:cs="Times New Roman"/>
        </w:rPr>
        <w:t>the River Spree</w:t>
      </w:r>
      <w:r w:rsidR="00F557CB">
        <w:rPr>
          <w:rFonts w:ascii="Times New Roman" w:hAnsi="Times New Roman" w:cs="Times New Roman"/>
        </w:rPr>
        <w:t xml:space="preserve"> </w:t>
      </w:r>
      <w:r w:rsidR="00E80256" w:rsidRPr="009A52F4">
        <w:rPr>
          <w:rFonts w:ascii="Times New Roman" w:hAnsi="Times New Roman" w:cs="Times New Roman"/>
        </w:rPr>
        <w:t xml:space="preserve">in </w:t>
      </w:r>
      <w:del w:id="73" w:author="Larson, Danelle M" w:date="2026-01-30T10:17:00Z" w16du:dateUtc="2026-01-30T16:17:00Z">
        <w:r w:rsidR="00E80256" w:rsidRPr="009A52F4" w:rsidDel="009244E5">
          <w:rPr>
            <w:rFonts w:ascii="Times New Roman" w:hAnsi="Times New Roman" w:cs="Times New Roman"/>
          </w:rPr>
          <w:delText xml:space="preserve">Europe </w:delText>
        </w:r>
      </w:del>
      <w:ins w:id="74" w:author="Larson, Danelle M" w:date="2026-01-30T10:17:00Z" w16du:dateUtc="2026-01-30T16:17:00Z">
        <w:r w:rsidR="009244E5">
          <w:rPr>
            <w:rFonts w:ascii="Times New Roman" w:hAnsi="Times New Roman" w:cs="Times New Roman"/>
          </w:rPr>
          <w:t>Germany</w:t>
        </w:r>
        <w:r w:rsidR="009244E5" w:rsidRPr="009A52F4">
          <w:rPr>
            <w:rFonts w:ascii="Times New Roman" w:hAnsi="Times New Roman" w:cs="Times New Roman"/>
          </w:rPr>
          <w:t xml:space="preserve"> </w:t>
        </w:r>
      </w:ins>
      <w:r w:rsidR="001B4814">
        <w:rPr>
          <w:rFonts w:ascii="Times New Roman" w:hAnsi="Times New Roman" w:cs="Times New Roman"/>
        </w:rPr>
        <w:fldChar w:fldCharType="begin"/>
      </w:r>
      <w:r w:rsidR="00A27BE5">
        <w:rPr>
          <w:rFonts w:ascii="Times New Roman" w:hAnsi="Times New Roman" w:cs="Times New Roman"/>
        </w:rPr>
        <w:instrText xml:space="preserve"> ADDIN ZOTERO_ITEM CSL_CITATION {"citationID":"ZdHKrY3e","properties":{"formattedCitation":"(Ib\\uc0\\u225{}\\uc0\\u241{}ez &amp; Penuelas, 2019)","plainCitation":"(Ibáñez &amp; Penuelas, 2019)","noteIndex":0},"citationItems":[{"id":2747,"uris":["http://zotero.org/users/13640977/items/XVRZL2BY"],"itemData":{"id":2747,"type":"article-journal","container-title":"Science","DOI":"10.1126/science.aaw9407","ISSN":"10959203","issue":"6454","note":"publisher: American Association for the Advancement of Science","page":"637-638","title":"Changing nutrients changing rivers","volume":"365","author":[{"family":"Ibáñez","given":"Carles"},{"family":"Penuelas","given":"Josep"}],"issued":{"date-parts":[["2019",8,16]]},"citation-key":"ibanezChangingNutrientsChanging2019"}}],"schema":"https://github.com/citation-style-language/schema/raw/master/csl-citation.json"} </w:instrText>
      </w:r>
      <w:r w:rsidR="001B4814">
        <w:rPr>
          <w:rFonts w:ascii="Times New Roman" w:hAnsi="Times New Roman" w:cs="Times New Roman"/>
        </w:rPr>
        <w:fldChar w:fldCharType="separate"/>
      </w:r>
      <w:r w:rsidR="006A6B49" w:rsidRPr="006A6B49">
        <w:rPr>
          <w:rFonts w:ascii="Times New Roman" w:hAnsi="Times New Roman" w:cs="Times New Roman"/>
        </w:rPr>
        <w:t>(Ibáñez &amp; Penuelas</w:t>
      </w:r>
      <w:del w:id="75" w:author="Larson, Danelle M" w:date="2026-02-02T12:27:00Z" w16du:dateUtc="2026-02-02T18:27:00Z">
        <w:r w:rsidR="006A6B49" w:rsidRPr="006A6B49" w:rsidDel="00F34A04">
          <w:rPr>
            <w:rFonts w:ascii="Times New Roman" w:hAnsi="Times New Roman" w:cs="Times New Roman"/>
          </w:rPr>
          <w:delText>,</w:delText>
        </w:r>
      </w:del>
      <w:r w:rsidR="006A6B49" w:rsidRPr="006A6B49">
        <w:rPr>
          <w:rFonts w:ascii="Times New Roman" w:hAnsi="Times New Roman" w:cs="Times New Roman"/>
        </w:rPr>
        <w:t xml:space="preserve"> 2019)</w:t>
      </w:r>
      <w:r w:rsidR="001B4814">
        <w:rPr>
          <w:rFonts w:ascii="Times New Roman" w:hAnsi="Times New Roman" w:cs="Times New Roman"/>
        </w:rPr>
        <w:fldChar w:fldCharType="end"/>
      </w:r>
      <w:ins w:id="76" w:author="Larson, Danelle M" w:date="2026-02-03T11:50:00Z" w16du:dateUtc="2026-02-03T17:50:00Z">
        <w:r w:rsidR="00917432">
          <w:rPr>
            <w:rFonts w:ascii="Times New Roman" w:hAnsi="Times New Roman" w:cs="Times New Roman"/>
          </w:rPr>
          <w:t xml:space="preserve">, the Loire River of France </w:t>
        </w:r>
        <w:r w:rsidR="00917432">
          <w:rPr>
            <w:rFonts w:ascii="Times New Roman" w:hAnsi="Times New Roman" w:cs="Times New Roman"/>
          </w:rPr>
          <w:fldChar w:fldCharType="begin" w:fldLock="1"/>
        </w:r>
        <w:r w:rsidR="00917432">
          <w:rPr>
            <w:rFonts w:ascii="Times New Roman" w:hAnsi="Times New Roman" w:cs="Times New Roman"/>
          </w:rPr>
          <w:instrText xml:space="preserve"> ADDIN ZOTERO_ITEM CSL_CITATION {"citationID":"ZRsy3CXs","properties":{"formattedCitation":"(Diamond et al., 2022)","plainCitation":"(Diamond et al., 2022)","noteIndex":0},"citationItems":[{"id":4484,"uris":["http://www.mendeley.com/documents/?uuid=8411a1cf-962c-3a90-978b-7b0765884336","http://zotero.org/users/13640977/items/DYCXQGW9"],"itemData":{"id":4484,"type":"article-journal","abstract":"Aquatic ecosystem recovery from anthropogenic degradation can be hampered by internal feedbacks that stabilize undesirable states. The challenges of managing and predicting alternative states in lakes are well known, but state shifts in rivers and their attendant effects on ecosystem function remain understudied despite strong recent evidence that such shifts can and do occur. Using three decades of measurements of key state variables such as turbidity, nutrient concentrations, Corbicula fluminea clam densities, and chlorophyll a, including hourly dissolved oxygen, we investigated a sudden shift from phytoplankton to macrophyte dominance in the middle Loire River (France), and its associated effects on the rivers metabolic regime. We show, instead, that despite large and synchronous shifts across all state variables, changes in gross primary production and ecosystem respiration were modest (25% and 14% declines, respectively) and that these shifts lagged the ecosystem state changes by a decade or more. The shift to a macrophyte-dominated state reduced the sensitivity of primary production to abiotic drivers, altered element cycling efficiency, flipped the net carbon balance from positive to negative, and, crucially, weakened the temporal coupling between production and respiration. This weakened coupling, detected using Granger causality, increased the temporal autocorrelation of net ecosystem production, yielding a robust early warning indicator of both state- and metabolic-shifts that may provide valuable guidance for river restoration.","container-title":"Limnology and Oceanography","DOI":"10.1002/lno.11789","ISSN":"19395590","issue":"S1","note":"publisher: John Wiley and Sons Inc","page":"S54-S70","title":"Metabolic regime shifts and ecosystem state changes are decoupled in a large river","volume":"67","author":[{"family":"Diamond","given":"Jacob S."},{"family":"Moatar","given":"Florentina"},{"family":"Cohen","given":"Matthew J."},{"family":"Poirel","given":"Alain"},{"family":"Martinet","given":"Cécile"},{"family":"Maire","given":"Anthony"},{"family":"Pinay","given":"Gilles"}],"issued":{"date-parts":[["2022",2,1]]},"citation-key":"diamondMetabolicRegimeShifts2022"}}],"schema":"https://github.com/citation-style-language/schema/raw/master/csl-citation.json"} </w:instrText>
        </w:r>
        <w:r w:rsidR="00917432">
          <w:rPr>
            <w:rFonts w:ascii="Times New Roman" w:hAnsi="Times New Roman" w:cs="Times New Roman"/>
          </w:rPr>
          <w:fldChar w:fldCharType="separate"/>
        </w:r>
        <w:r w:rsidR="00917432" w:rsidRPr="000739B5">
          <w:rPr>
            <w:rFonts w:ascii="Times New Roman" w:hAnsi="Times New Roman" w:cs="Times New Roman"/>
          </w:rPr>
          <w:t>(Diamond et al. 2022)</w:t>
        </w:r>
        <w:r w:rsidR="00917432">
          <w:rPr>
            <w:rFonts w:ascii="Times New Roman" w:hAnsi="Times New Roman" w:cs="Times New Roman"/>
          </w:rPr>
          <w:fldChar w:fldCharType="end"/>
        </w:r>
        <w:r w:rsidR="00917432">
          <w:rPr>
            <w:rFonts w:ascii="Times New Roman" w:hAnsi="Times New Roman" w:cs="Times New Roman"/>
          </w:rPr>
          <w:t xml:space="preserve">, </w:t>
        </w:r>
      </w:ins>
      <w:del w:id="77" w:author="Larson, Danelle M" w:date="2026-02-03T11:50:00Z" w16du:dateUtc="2026-02-03T17:50:00Z">
        <w:r w:rsidR="00194D26" w:rsidDel="00917432">
          <w:rPr>
            <w:rFonts w:ascii="Times New Roman" w:hAnsi="Times New Roman" w:cs="Times New Roman"/>
          </w:rPr>
          <w:delText xml:space="preserve"> </w:delText>
        </w:r>
      </w:del>
      <w:r w:rsidR="00E80256" w:rsidRPr="009A52F4">
        <w:rPr>
          <w:rFonts w:ascii="Times New Roman" w:hAnsi="Times New Roman" w:cs="Times New Roman"/>
        </w:rPr>
        <w:t xml:space="preserve">and </w:t>
      </w:r>
      <w:r w:rsidR="00F82E20">
        <w:rPr>
          <w:rFonts w:ascii="Times New Roman" w:hAnsi="Times New Roman" w:cs="Times New Roman"/>
        </w:rPr>
        <w:t>t</w:t>
      </w:r>
      <w:r w:rsidR="00B10ECB">
        <w:rPr>
          <w:rFonts w:ascii="Times New Roman" w:hAnsi="Times New Roman" w:cs="Times New Roman"/>
        </w:rPr>
        <w:t xml:space="preserve">he Upper Mississippi River </w:t>
      </w:r>
      <w:r w:rsidR="007A10F3">
        <w:rPr>
          <w:rFonts w:ascii="Times New Roman" w:hAnsi="Times New Roman" w:cs="Times New Roman"/>
        </w:rPr>
        <w:t xml:space="preserve">(UMR) </w:t>
      </w:r>
      <w:r w:rsidR="00B10ECB">
        <w:rPr>
          <w:rFonts w:ascii="Times New Roman" w:hAnsi="Times New Roman" w:cs="Times New Roman"/>
        </w:rPr>
        <w:t xml:space="preserve">in </w:t>
      </w:r>
      <w:r w:rsidR="00C34F09">
        <w:rPr>
          <w:rFonts w:ascii="Times New Roman" w:hAnsi="Times New Roman" w:cs="Times New Roman"/>
        </w:rPr>
        <w:t>the United States of America</w:t>
      </w:r>
      <w:r w:rsidR="003B189C">
        <w:rPr>
          <w:rFonts w:ascii="Times New Roman" w:hAnsi="Times New Roman" w:cs="Times New Roman"/>
        </w:rPr>
        <w:t xml:space="preserve"> </w:t>
      </w:r>
      <w:r w:rsidR="003B189C">
        <w:rPr>
          <w:rFonts w:ascii="Times New Roman" w:hAnsi="Times New Roman" w:cs="Times New Roman"/>
        </w:rPr>
        <w:fldChar w:fldCharType="begin"/>
      </w:r>
      <w:r w:rsidR="00A27BE5">
        <w:rPr>
          <w:rFonts w:ascii="Times New Roman" w:hAnsi="Times New Roman" w:cs="Times New Roman"/>
        </w:rPr>
        <w:instrText xml:space="preserve"> ADDIN ZOTERO_ITEM CSL_CITATION {"citationID":"m3P9zQ35","properties":{"formattedCitation":"(Houser, 2022; D. M. Larson et al., 2022; D. M. Larson, Carhart, et al., 2023)","plainCitation":"(Houser, 2022; D. M. Larson et al., 2022; D. M. Larson, Carhart, et al., 2023)","noteIndex":0},"citationItems":[{"id":4177,"uris":["http://www.mendeley.com/documents/?uuid=9ef79df3-e3f1-3eac-8fd9-3987eb87252d","http://zotero.org/users/13640977/items/G7P5FL9W"],"itemData":{"id":4177,"type":"book","note":"DOI: 10.3133/ofr20221039","number-of-pages":"1-218","publisher":"U.S. Geological Sur-vey Open-File Report 2022–1039","title":"Ecological Status and Trends of the Upper Mississippi and Illinois Rivers","author":[{"family":"Houser","given":"J"}],"issued":{"date-parts":[["2022"]]},"citation-key":"houserEcologicalStatusTrends2022"}},{"id":4533,"uris":["http://www.mendeley.com/documents/?uuid=4a3f8184-5e98-367c-855a-e1d6366da0e3","http://zotero.org/users/13640977/items/SXNFQUKZ"],"itemData":{"id":4533,"type":"article-journal","container-title":"Ecosphere","DOI":"10.1002/ecs2.4468","page":"e4468","title":"Aquatic vegetation types identified during early and late phases of vegetation recovery in the Upper Mississippi River","volume":"14","author":[{"family":"Larson","given":"Danelle M"},{"family":"Carhart","given":"Alicia"},{"family":"Lund","given":"Eric"}],"issued":{"date-parts":[["2023"]]},"citation-key":"larsonAquaticVegetationTypes2023"}},{"id":4178,"uris":["http://www.mendeley.com/documents/?uuid=00296b5e-6825-39f1-b2ce-1a6c6c21a980","http://zotero.org/users/13640977/items/MFPJ6T49"],"itemData":{"id":4178,"type":"chapter","container-title":"Status and Trends of the Upper Mississippi and Illinois Rivers","note":"arXiv: https://doi.org/10.1086/717867","page":"1-218","publisher":"U.S. Geological Sur-vey Open-File Report 2022–1039","title":"Status and Trends of Upper Mississippi River's Aquatic Vegetation from 1998 to 2019","author":[{"family":"Larson","given":"Danelle M"},{"family":"Lund","given":"Eric"},{"family":"Carhart","given":"Alicia"},{"family":"Drake","given":"Deanne"},{"family":"Houser","given":"Jeff"},{"family":"Bales","given":"Kyle"},{"family":"Bouska","given":"Kristen"},{"family":"De Jager","given":"Nathan"},{"family":"Giblin","given":"Shawn"}],"editor":[{"family":"Houser","given":"Jeffrey"},{"family":"Bouska","given":"Kristen"},{"family":"De Jager","given":"Nathan"},{"family":"Ickes","given":"Brian"},{"family":"Jankowski","given":"Kathi Jo"},{"family":"Larson","given":"Danelle"},{"family":"Van Appledorn","given":"Molly"}],"issued":{"date-parts":[["2022"]]},"citation-key":"larsonStatusTrendsUpper2022"}}],"schema":"https://github.com/citation-style-language/schema/raw/master/csl-citation.json"} </w:instrText>
      </w:r>
      <w:r w:rsidR="003B189C">
        <w:rPr>
          <w:rFonts w:ascii="Times New Roman" w:hAnsi="Times New Roman" w:cs="Times New Roman"/>
        </w:rPr>
        <w:fldChar w:fldCharType="separate"/>
      </w:r>
      <w:r w:rsidR="009768BD" w:rsidRPr="009768BD">
        <w:rPr>
          <w:rFonts w:ascii="Times New Roman" w:hAnsi="Times New Roman" w:cs="Times New Roman"/>
        </w:rPr>
        <w:t>(Houser</w:t>
      </w:r>
      <w:del w:id="78" w:author="Larson, Danelle M" w:date="2026-02-02T12:27:00Z" w16du:dateUtc="2026-02-02T18:27:00Z">
        <w:r w:rsidR="009768BD" w:rsidRPr="009768BD" w:rsidDel="00F34A04">
          <w:rPr>
            <w:rFonts w:ascii="Times New Roman" w:hAnsi="Times New Roman" w:cs="Times New Roman"/>
          </w:rPr>
          <w:delText>,</w:delText>
        </w:r>
      </w:del>
      <w:r w:rsidR="009768BD" w:rsidRPr="009768BD">
        <w:rPr>
          <w:rFonts w:ascii="Times New Roman" w:hAnsi="Times New Roman" w:cs="Times New Roman"/>
        </w:rPr>
        <w:t xml:space="preserve"> 2022; </w:t>
      </w:r>
      <w:del w:id="79" w:author="Larson, Danelle M" w:date="2026-02-02T12:27:00Z" w16du:dateUtc="2026-02-02T18:27:00Z">
        <w:r w:rsidR="009768BD" w:rsidRPr="009768BD" w:rsidDel="00F34A04">
          <w:rPr>
            <w:rFonts w:ascii="Times New Roman" w:hAnsi="Times New Roman" w:cs="Times New Roman"/>
          </w:rPr>
          <w:delText xml:space="preserve">D. M. </w:delText>
        </w:r>
      </w:del>
      <w:r w:rsidR="009768BD" w:rsidRPr="009768BD">
        <w:rPr>
          <w:rFonts w:ascii="Times New Roman" w:hAnsi="Times New Roman" w:cs="Times New Roman"/>
        </w:rPr>
        <w:t>Larson et al.</w:t>
      </w:r>
      <w:del w:id="80" w:author="Larson, Danelle M" w:date="2026-02-02T12:27:00Z" w16du:dateUtc="2026-02-02T18:27:00Z">
        <w:r w:rsidR="009768BD" w:rsidRPr="009768BD" w:rsidDel="00F34A04">
          <w:rPr>
            <w:rFonts w:ascii="Times New Roman" w:hAnsi="Times New Roman" w:cs="Times New Roman"/>
          </w:rPr>
          <w:delText>,</w:delText>
        </w:r>
      </w:del>
      <w:r w:rsidR="009768BD" w:rsidRPr="009768BD">
        <w:rPr>
          <w:rFonts w:ascii="Times New Roman" w:hAnsi="Times New Roman" w:cs="Times New Roman"/>
        </w:rPr>
        <w:t xml:space="preserve"> 2022; </w:t>
      </w:r>
      <w:del w:id="81" w:author="Larson, Danelle M" w:date="2026-02-02T12:27:00Z" w16du:dateUtc="2026-02-02T18:27:00Z">
        <w:r w:rsidR="009768BD" w:rsidRPr="009768BD" w:rsidDel="00F34A04">
          <w:rPr>
            <w:rFonts w:ascii="Times New Roman" w:hAnsi="Times New Roman" w:cs="Times New Roman"/>
          </w:rPr>
          <w:delText xml:space="preserve">D. M. </w:delText>
        </w:r>
      </w:del>
      <w:r w:rsidR="009768BD" w:rsidRPr="009768BD">
        <w:rPr>
          <w:rFonts w:ascii="Times New Roman" w:hAnsi="Times New Roman" w:cs="Times New Roman"/>
        </w:rPr>
        <w:t>Larson</w:t>
      </w:r>
      <w:del w:id="82" w:author="Larson, Danelle M" w:date="2026-02-02T12:27:00Z" w16du:dateUtc="2026-02-02T18:27:00Z">
        <w:r w:rsidR="009768BD" w:rsidRPr="009768BD" w:rsidDel="00F34A04">
          <w:rPr>
            <w:rFonts w:ascii="Times New Roman" w:hAnsi="Times New Roman" w:cs="Times New Roman"/>
          </w:rPr>
          <w:delText>, Carhart,</w:delText>
        </w:r>
      </w:del>
      <w:r w:rsidR="009768BD" w:rsidRPr="009768BD">
        <w:rPr>
          <w:rFonts w:ascii="Times New Roman" w:hAnsi="Times New Roman" w:cs="Times New Roman"/>
        </w:rPr>
        <w:t xml:space="preserve"> et al.</w:t>
      </w:r>
      <w:del w:id="83" w:author="Larson, Danelle M" w:date="2026-02-02T12:27:00Z" w16du:dateUtc="2026-02-02T18:27:00Z">
        <w:r w:rsidR="009768BD" w:rsidRPr="009768BD" w:rsidDel="00F34A04">
          <w:rPr>
            <w:rFonts w:ascii="Times New Roman" w:hAnsi="Times New Roman" w:cs="Times New Roman"/>
          </w:rPr>
          <w:delText>,</w:delText>
        </w:r>
      </w:del>
      <w:r w:rsidR="009768BD" w:rsidRPr="009768BD">
        <w:rPr>
          <w:rFonts w:ascii="Times New Roman" w:hAnsi="Times New Roman" w:cs="Times New Roman"/>
        </w:rPr>
        <w:t xml:space="preserve"> 2023</w:t>
      </w:r>
      <w:ins w:id="84" w:author="Larson, Danelle M" w:date="2026-02-03T10:13:00Z" w16du:dateUtc="2026-02-03T16:13:00Z">
        <w:r w:rsidR="00A25462">
          <w:rPr>
            <w:rFonts w:ascii="Times New Roman" w:hAnsi="Times New Roman" w:cs="Times New Roman"/>
          </w:rPr>
          <w:t>a</w:t>
        </w:r>
      </w:ins>
      <w:r w:rsidR="009768BD" w:rsidRPr="009768BD">
        <w:rPr>
          <w:rFonts w:ascii="Times New Roman" w:hAnsi="Times New Roman" w:cs="Times New Roman"/>
        </w:rPr>
        <w:t>)</w:t>
      </w:r>
      <w:r w:rsidR="003B189C">
        <w:rPr>
          <w:rFonts w:ascii="Times New Roman" w:hAnsi="Times New Roman" w:cs="Times New Roman"/>
        </w:rPr>
        <w:fldChar w:fldCharType="end"/>
      </w:r>
      <w:r w:rsidR="00D70DE2">
        <w:rPr>
          <w:rFonts w:ascii="Times New Roman" w:hAnsi="Times New Roman" w:cs="Times New Roman"/>
        </w:rPr>
        <w:t xml:space="preserve">. </w:t>
      </w:r>
      <w:r w:rsidR="0002207C">
        <w:rPr>
          <w:rFonts w:ascii="Times New Roman" w:hAnsi="Times New Roman" w:cs="Times New Roman"/>
        </w:rPr>
        <w:t>Macrophyte</w:t>
      </w:r>
      <w:r w:rsidR="00CB431A">
        <w:rPr>
          <w:rFonts w:ascii="Times New Roman" w:hAnsi="Times New Roman" w:cs="Times New Roman"/>
        </w:rPr>
        <w:t xml:space="preserve"> recoveries </w:t>
      </w:r>
      <w:r w:rsidR="0002207C">
        <w:rPr>
          <w:rFonts w:ascii="Times New Roman" w:hAnsi="Times New Roman" w:cs="Times New Roman"/>
        </w:rPr>
        <w:t>may have been</w:t>
      </w:r>
      <w:r w:rsidR="00264F28" w:rsidRPr="00A42502">
        <w:rPr>
          <w:rFonts w:ascii="Times New Roman" w:hAnsi="Times New Roman" w:cs="Times New Roman"/>
        </w:rPr>
        <w:t xml:space="preserve"> </w:t>
      </w:r>
      <w:del w:id="85" w:author="Larson, Danelle M" w:date="2026-01-30T10:17:00Z" w16du:dateUtc="2026-01-30T16:17:00Z">
        <w:r w:rsidR="00264F28" w:rsidRPr="00A42502" w:rsidDel="009244E5">
          <w:rPr>
            <w:rFonts w:ascii="Times New Roman" w:hAnsi="Times New Roman" w:cs="Times New Roman"/>
          </w:rPr>
          <w:delText>a</w:delText>
        </w:r>
        <w:r w:rsidR="00BA7306" w:rsidRPr="00A42502" w:rsidDel="009244E5">
          <w:rPr>
            <w:rFonts w:ascii="Times New Roman" w:hAnsi="Times New Roman" w:cs="Times New Roman"/>
          </w:rPr>
          <w:delText xml:space="preserve"> consequence of</w:delText>
        </w:r>
      </w:del>
      <w:ins w:id="86" w:author="Larson, Danelle M" w:date="2026-01-30T10:17:00Z" w16du:dateUtc="2026-01-30T16:17:00Z">
        <w:r w:rsidR="009244E5">
          <w:rPr>
            <w:rFonts w:ascii="Times New Roman" w:hAnsi="Times New Roman" w:cs="Times New Roman"/>
          </w:rPr>
          <w:t>attributed to</w:t>
        </w:r>
      </w:ins>
      <w:r w:rsidR="00BA7306" w:rsidRPr="00A42502">
        <w:rPr>
          <w:rFonts w:ascii="Times New Roman" w:hAnsi="Times New Roman" w:cs="Times New Roman"/>
        </w:rPr>
        <w:t xml:space="preserve"> </w:t>
      </w:r>
      <w:r w:rsidR="00E80256" w:rsidRPr="006701AF">
        <w:rPr>
          <w:rFonts w:ascii="Times New Roman" w:hAnsi="Times New Roman"/>
        </w:rPr>
        <w:t>re</w:t>
      </w:r>
      <w:r w:rsidR="008B201E" w:rsidRPr="006701AF">
        <w:rPr>
          <w:rFonts w:ascii="Times New Roman" w:hAnsi="Times New Roman"/>
        </w:rPr>
        <w:t>-</w:t>
      </w:r>
      <w:r w:rsidR="00E80256" w:rsidRPr="006701AF">
        <w:rPr>
          <w:rFonts w:ascii="Times New Roman" w:hAnsi="Times New Roman"/>
        </w:rPr>
        <w:t>oligotrophication</w:t>
      </w:r>
      <w:r w:rsidR="00E80256" w:rsidRPr="00A42502">
        <w:rPr>
          <w:rFonts w:ascii="Times New Roman" w:hAnsi="Times New Roman" w:cs="Times New Roman"/>
        </w:rPr>
        <w:t>, i.e.</w:t>
      </w:r>
      <w:r w:rsidR="002D1733" w:rsidRPr="00A42502">
        <w:rPr>
          <w:rFonts w:ascii="Times New Roman" w:hAnsi="Times New Roman" w:cs="Times New Roman"/>
        </w:rPr>
        <w:t>,</w:t>
      </w:r>
      <w:r w:rsidR="00E80256" w:rsidRPr="00A42502">
        <w:rPr>
          <w:rFonts w:ascii="Times New Roman" w:hAnsi="Times New Roman" w:cs="Times New Roman"/>
        </w:rPr>
        <w:t xml:space="preserve"> </w:t>
      </w:r>
      <w:r w:rsidR="00C348E3" w:rsidRPr="00A42502">
        <w:rPr>
          <w:rFonts w:ascii="Times New Roman" w:hAnsi="Times New Roman" w:cs="Times New Roman"/>
        </w:rPr>
        <w:t>notably reduced</w:t>
      </w:r>
      <w:r w:rsidR="00E80256" w:rsidRPr="00A42502">
        <w:rPr>
          <w:rFonts w:ascii="Times New Roman" w:hAnsi="Times New Roman" w:cs="Times New Roman"/>
        </w:rPr>
        <w:t xml:space="preserve"> </w:t>
      </w:r>
      <w:r w:rsidR="00642A45">
        <w:rPr>
          <w:rFonts w:ascii="Times New Roman" w:hAnsi="Times New Roman" w:cs="Times New Roman"/>
        </w:rPr>
        <w:t xml:space="preserve">concentrations of </w:t>
      </w:r>
      <w:r w:rsidR="00E80256" w:rsidRPr="00A42502">
        <w:rPr>
          <w:rFonts w:ascii="Times New Roman" w:hAnsi="Times New Roman" w:cs="Times New Roman"/>
        </w:rPr>
        <w:t>nutrient</w:t>
      </w:r>
      <w:r w:rsidR="001C7A65">
        <w:rPr>
          <w:rFonts w:ascii="Times New Roman" w:hAnsi="Times New Roman" w:cs="Times New Roman"/>
        </w:rPr>
        <w:t>s</w:t>
      </w:r>
      <w:r w:rsidR="00E80256" w:rsidRPr="00A42502">
        <w:rPr>
          <w:rFonts w:ascii="Times New Roman" w:hAnsi="Times New Roman" w:cs="Times New Roman"/>
        </w:rPr>
        <w:t xml:space="preserve"> </w:t>
      </w:r>
      <w:r w:rsidR="00F756BA" w:rsidRPr="00A42502">
        <w:rPr>
          <w:rFonts w:ascii="Times New Roman" w:hAnsi="Times New Roman" w:cs="Times New Roman"/>
        </w:rPr>
        <w:t xml:space="preserve">and </w:t>
      </w:r>
      <w:r w:rsidR="00642A45">
        <w:rPr>
          <w:rFonts w:ascii="Times New Roman" w:hAnsi="Times New Roman" w:cs="Times New Roman"/>
        </w:rPr>
        <w:t xml:space="preserve">total </w:t>
      </w:r>
      <w:r w:rsidR="00F756BA" w:rsidRPr="00A42502">
        <w:rPr>
          <w:rFonts w:ascii="Times New Roman" w:hAnsi="Times New Roman" w:cs="Times New Roman"/>
        </w:rPr>
        <w:t xml:space="preserve">suspended sediment </w:t>
      </w:r>
      <w:r w:rsidR="003341FE">
        <w:rPr>
          <w:rFonts w:ascii="Times New Roman" w:hAnsi="Times New Roman" w:cs="Times New Roman"/>
        </w:rPr>
        <w:fldChar w:fldCharType="begin"/>
      </w:r>
      <w:r w:rsidR="00A27BE5">
        <w:rPr>
          <w:rFonts w:ascii="Times New Roman" w:hAnsi="Times New Roman" w:cs="Times New Roman"/>
        </w:rPr>
        <w:instrText xml:space="preserve"> ADDIN ZOTERO_ITEM CSL_CITATION {"citationID":"T8QwkpT6","properties":{"formattedCitation":"(Davis et al., 2025; Ib\\uc0\\u225{}\\uc0\\u241{}ez &amp; Penuelas, 2019)","plainCitation":"(Davis et al., 2025; Ibáñez &amp; Penuelas, 2019)","noteIndex":0},"citationItems":[{"id":5106,"uris":["http://zotero.org/users/13640977/items/I7MUSTAG"],"itemData":{"id":5106,"type":"article-journal","abstract":"Ecological systems can undergo large changes and regime shifts that are either catastrophic, neutral, or desirable. Rivers worldwide have recently undergone desirable regime shifts related to re-oligotrophy, which is a notable and ongoing reduction in concentrations of total suspended solids (TSS), total N, total P, or phytoplankton. For example, the Upper Mississippi River, USA, has experienced major water-quality changes in multiple river reaches in recent decades. In this study, we sought to understand the timing and magnitude of re-oligotrophy in the Mississippi River over a 20-y period. We used 2 topological data analysis algorithms to address hypotheses related to the following questions: What were the order and timing of water-quality changes? What was the time period over which the major changes occurred? What was the magnitude of water-quality change before and after change points (i.e., speciﬁc years when water-quality conditions transitioned abruptly to new states)? We examined 6 water-quality state variables that deﬁned the ecological regime for the Upper Mississippi River. In one river reach, we found that strong reductions in phytoplankton/chlorophyll a had occurred ﬁrst (2008), followed by total P (2013), and last in TSS (2014). In a downriver reach, we found notable reductions for chlorophyll a (2007) but substantial increases in TSS (2013). In both reaches, the water-quality changes trended over ≥15 y, but the largest changes and a likely regime shift occurred in just 6 y. The timing (2007–2013) and range (~6 y) of water-quality changes were similar between the 2 river reaches, but the directionality of the regime shift indicated re-oligotrophy for the upstream reach and water-quality degradation for the downstream reach. Topological methods applied to long-term datasets can aid our understanding of re-oligotrophication and degradation processes and may help resource managers restore desirable regimes.","container-title":"Freshwater Science","DOI":"10.1086/738457","ISSN":"2161-9549, 2161-9565","journalAbbreviation":"Freshwater Science","language":"en","page":"000-000","source":"DOI.org (Crossref)","title":"Re-oligotrophy in the Upper Mississippi River, USA, occurred in just a few years","volume":"44","author":[{"family":"Davis","given":"Killian T."},{"family":"Bungula","given":"Wako T."},{"family":"Larson","given":"Danelle M."}],"issued":{"date-parts":[["2025",10,15]]},"citation-key":"davisReoligotrophyUpperMississippi2025"}},{"id":2747,"uris":["http://zotero.org/users/13640977/items/XVRZL2BY"],"itemData":{"id":2747,"type":"article-journal","container-title":"Science","DOI":"10.1126/science.aaw9407","ISSN":"10959203","issue":"6454","note":"publisher: American Association for the Advancement of Science","page":"637-638","title":"Changing nutrients changing rivers","volume":"365","author":[{"family":"Ibáñez","given":"Carles"},{"family":"Penuelas","given":"Josep"}],"issued":{"date-parts":[["2019",8,16]]},"citation-key":"ibanezChangingNutrientsChanging2019"}}],"schema":"https://github.com/citation-style-language/schema/raw/master/csl-citation.json"} </w:instrText>
      </w:r>
      <w:r w:rsidR="003341FE">
        <w:rPr>
          <w:rFonts w:ascii="Times New Roman" w:hAnsi="Times New Roman" w:cs="Times New Roman"/>
        </w:rPr>
        <w:fldChar w:fldCharType="separate"/>
      </w:r>
      <w:r w:rsidR="006A6B49" w:rsidRPr="006A6B49">
        <w:rPr>
          <w:rFonts w:ascii="Times New Roman" w:hAnsi="Times New Roman" w:cs="Times New Roman"/>
        </w:rPr>
        <w:t>(Davis et al., 2025; Ibáñez &amp; Penuelas, 2019)</w:t>
      </w:r>
      <w:r w:rsidR="003341FE">
        <w:rPr>
          <w:rFonts w:ascii="Times New Roman" w:hAnsi="Times New Roman" w:cs="Times New Roman"/>
        </w:rPr>
        <w:fldChar w:fldCharType="end"/>
      </w:r>
      <w:r w:rsidR="003341FE">
        <w:rPr>
          <w:rFonts w:ascii="Times New Roman" w:hAnsi="Times New Roman" w:cs="Times New Roman"/>
        </w:rPr>
        <w:t xml:space="preserve">. </w:t>
      </w:r>
      <w:r w:rsidR="00BF7592">
        <w:rPr>
          <w:rFonts w:ascii="Times New Roman" w:hAnsi="Times New Roman"/>
        </w:rPr>
        <w:t xml:space="preserve">When freshwaters are eutrophic, </w:t>
      </w:r>
      <w:r w:rsidR="00835339">
        <w:rPr>
          <w:rFonts w:ascii="Times New Roman" w:hAnsi="Times New Roman"/>
        </w:rPr>
        <w:t>free</w:t>
      </w:r>
      <w:r w:rsidR="00C425FB">
        <w:rPr>
          <w:rFonts w:ascii="Times New Roman" w:hAnsi="Times New Roman"/>
        </w:rPr>
        <w:t>-</w:t>
      </w:r>
      <w:r w:rsidR="00835339">
        <w:rPr>
          <w:rFonts w:ascii="Times New Roman" w:hAnsi="Times New Roman"/>
        </w:rPr>
        <w:t xml:space="preserve">floating plants </w:t>
      </w:r>
      <w:r w:rsidR="00970EC7">
        <w:rPr>
          <w:rFonts w:ascii="Times New Roman" w:hAnsi="Times New Roman"/>
        </w:rPr>
        <w:t xml:space="preserve">and algae </w:t>
      </w:r>
      <w:r w:rsidR="00B83EEA">
        <w:rPr>
          <w:rFonts w:ascii="Times New Roman" w:hAnsi="Times New Roman"/>
        </w:rPr>
        <w:t>are often</w:t>
      </w:r>
      <w:r w:rsidR="00970EC7">
        <w:rPr>
          <w:rFonts w:ascii="Times New Roman" w:hAnsi="Times New Roman"/>
        </w:rPr>
        <w:t xml:space="preserve"> the </w:t>
      </w:r>
      <w:r w:rsidR="00644CEB">
        <w:rPr>
          <w:rFonts w:ascii="Times New Roman" w:hAnsi="Times New Roman"/>
        </w:rPr>
        <w:t>predominant</w:t>
      </w:r>
      <w:r w:rsidR="00970EC7">
        <w:rPr>
          <w:rFonts w:ascii="Times New Roman" w:hAnsi="Times New Roman"/>
        </w:rPr>
        <w:t xml:space="preserve"> primary producers given their rapid </w:t>
      </w:r>
      <w:r w:rsidR="0002207C">
        <w:rPr>
          <w:rFonts w:ascii="Times New Roman" w:hAnsi="Times New Roman"/>
        </w:rPr>
        <w:t>nutrient uptake</w:t>
      </w:r>
      <w:r w:rsidR="00970EC7">
        <w:rPr>
          <w:rFonts w:ascii="Times New Roman" w:hAnsi="Times New Roman"/>
        </w:rPr>
        <w:t xml:space="preserve"> and reproductive rates compared to </w:t>
      </w:r>
      <w:r w:rsidR="00644CEB">
        <w:rPr>
          <w:rFonts w:ascii="Times New Roman" w:hAnsi="Times New Roman"/>
        </w:rPr>
        <w:t>macrophytes</w:t>
      </w:r>
      <w:r w:rsidR="005D3544">
        <w:rPr>
          <w:rFonts w:ascii="Times New Roman" w:hAnsi="Times New Roman"/>
        </w:rPr>
        <w:t xml:space="preserve"> </w:t>
      </w:r>
      <w:r w:rsidR="005D3544">
        <w:rPr>
          <w:rFonts w:ascii="Times New Roman" w:hAnsi="Times New Roman"/>
        </w:rPr>
        <w:fldChar w:fldCharType="begin"/>
      </w:r>
      <w:r w:rsidR="00A27BE5">
        <w:rPr>
          <w:rFonts w:ascii="Times New Roman" w:hAnsi="Times New Roman"/>
        </w:rPr>
        <w:instrText xml:space="preserve"> ADDIN ZOTERO_ITEM CSL_CITATION {"citationID":"UoP5Upoz","properties":{"formattedCitation":"(Dodds &amp; Whiles, 2019)","plainCitation":"(Dodds &amp; Whiles, 2019)","noteIndex":0},"citationItems":[{"id":3943,"uris":["http://www.mendeley.com/documents/?uuid=c97dc118-a2f6-3efc-aa7b-00bbb57a0e26","http://zotero.org/users/13640977/items/X2GA3U7Y"],"itemData":{"id":3943,"type":"book","edition":"3rd","ISBN":"978-0-12-813255-5","publisher":"Academic Press","title":"Freshwater Ecology: Concepts and Environmental Applications of Limnology","author":[{"family":"Dodds","given":"Walter K"},{"family":"Whiles","given":"Matt R"}],"issued":{"date-parts":[["2019",4,3]]},"citation-key":"doddsFreshwaterEcologyConcepts2019"}}],"schema":"https://github.com/citation-style-language/schema/raw/master/csl-citation.json"} </w:instrText>
      </w:r>
      <w:r w:rsidR="005D3544">
        <w:rPr>
          <w:rFonts w:ascii="Times New Roman" w:hAnsi="Times New Roman"/>
        </w:rPr>
        <w:fldChar w:fldCharType="separate"/>
      </w:r>
      <w:r w:rsidR="007672B4" w:rsidRPr="007672B4">
        <w:rPr>
          <w:rFonts w:ascii="Times New Roman" w:hAnsi="Times New Roman" w:cs="Times New Roman"/>
        </w:rPr>
        <w:t>(Dodds &amp; Whiles</w:t>
      </w:r>
      <w:del w:id="87" w:author="Larson, Danelle M" w:date="2026-02-02T12:27:00Z" w16du:dateUtc="2026-02-02T18:27:00Z">
        <w:r w:rsidR="007672B4" w:rsidRPr="007672B4" w:rsidDel="00F34A04">
          <w:rPr>
            <w:rFonts w:ascii="Times New Roman" w:hAnsi="Times New Roman" w:cs="Times New Roman"/>
          </w:rPr>
          <w:delText>,</w:delText>
        </w:r>
      </w:del>
      <w:r w:rsidR="007672B4" w:rsidRPr="007672B4">
        <w:rPr>
          <w:rFonts w:ascii="Times New Roman" w:hAnsi="Times New Roman" w:cs="Times New Roman"/>
        </w:rPr>
        <w:t xml:space="preserve"> 2019)</w:t>
      </w:r>
      <w:r w:rsidR="005D3544">
        <w:rPr>
          <w:rFonts w:ascii="Times New Roman" w:hAnsi="Times New Roman"/>
        </w:rPr>
        <w:fldChar w:fldCharType="end"/>
      </w:r>
      <w:r w:rsidR="00644CEB">
        <w:rPr>
          <w:rFonts w:ascii="Times New Roman" w:hAnsi="Times New Roman"/>
        </w:rPr>
        <w:t xml:space="preserve">. </w:t>
      </w:r>
      <w:r w:rsidR="0063146C">
        <w:rPr>
          <w:rFonts w:ascii="Times New Roman" w:hAnsi="Times New Roman"/>
        </w:rPr>
        <w:t>Free</w:t>
      </w:r>
      <w:r w:rsidR="00C425FB">
        <w:rPr>
          <w:rFonts w:ascii="Times New Roman" w:hAnsi="Times New Roman"/>
        </w:rPr>
        <w:t>-</w:t>
      </w:r>
      <w:r w:rsidR="0063146C">
        <w:rPr>
          <w:rFonts w:ascii="Times New Roman" w:hAnsi="Times New Roman"/>
        </w:rPr>
        <w:t>floating plant</w:t>
      </w:r>
      <w:r w:rsidR="00EF43A2">
        <w:rPr>
          <w:rFonts w:ascii="Times New Roman" w:hAnsi="Times New Roman"/>
        </w:rPr>
        <w:t xml:space="preserve"> </w:t>
      </w:r>
      <w:r w:rsidR="007644E5">
        <w:rPr>
          <w:rFonts w:ascii="Times New Roman" w:hAnsi="Times New Roman"/>
        </w:rPr>
        <w:t>dominance</w:t>
      </w:r>
      <w:r w:rsidR="00EF43A2">
        <w:rPr>
          <w:rFonts w:ascii="Times New Roman" w:hAnsi="Times New Roman"/>
        </w:rPr>
        <w:t xml:space="preserve"> can </w:t>
      </w:r>
      <w:r w:rsidR="007379E2">
        <w:rPr>
          <w:rFonts w:ascii="Times New Roman" w:hAnsi="Times New Roman"/>
        </w:rPr>
        <w:t xml:space="preserve">negatively </w:t>
      </w:r>
      <w:r w:rsidR="00653818">
        <w:rPr>
          <w:rFonts w:ascii="Times New Roman" w:hAnsi="Times New Roman"/>
        </w:rPr>
        <w:t xml:space="preserve">affect food </w:t>
      </w:r>
      <w:r w:rsidR="00125625">
        <w:rPr>
          <w:rFonts w:ascii="Times New Roman" w:hAnsi="Times New Roman"/>
        </w:rPr>
        <w:t>chains</w:t>
      </w:r>
      <w:r w:rsidR="00653818">
        <w:rPr>
          <w:rFonts w:ascii="Times New Roman" w:hAnsi="Times New Roman"/>
        </w:rPr>
        <w:t xml:space="preserve"> </w:t>
      </w:r>
      <w:r w:rsidR="00125625">
        <w:rPr>
          <w:rFonts w:ascii="Times New Roman" w:hAnsi="Times New Roman"/>
        </w:rPr>
        <w:t>up to</w:t>
      </w:r>
      <w:r w:rsidR="007644E5">
        <w:rPr>
          <w:rFonts w:ascii="Times New Roman" w:hAnsi="Times New Roman"/>
        </w:rPr>
        <w:t xml:space="preserve"> fishes and waterfowl</w:t>
      </w:r>
      <w:r w:rsidR="005D597F">
        <w:rPr>
          <w:rFonts w:ascii="Times New Roman" w:hAnsi="Times New Roman"/>
        </w:rPr>
        <w:t xml:space="preserve"> </w:t>
      </w:r>
      <w:r w:rsidR="005D597F">
        <w:rPr>
          <w:rFonts w:ascii="Times New Roman" w:hAnsi="Times New Roman"/>
        </w:rPr>
        <w:fldChar w:fldCharType="begin"/>
      </w:r>
      <w:r w:rsidR="00A27BE5">
        <w:rPr>
          <w:rFonts w:ascii="Times New Roman" w:hAnsi="Times New Roman"/>
        </w:rPr>
        <w:instrText xml:space="preserve"> ADDIN ZOTERO_ITEM CSL_CITATION {"citationID":"av0Ywcmo","properties":{"formattedCitation":"(D. M. Larson et al., 2020)","plainCitation":"(D. M. Larson et al., 2020)","noteIndex":0},"citationItems":[{"id":3403,"uris":["http://zotero.org/users/13640977/items/Y35C4G6N"],"itemData":{"id":3403,"type":"article-journal","abstract":"Lake water levels can be managed in shallow lakes in order to improve water quality and promote aquatic vegetation that presumably benefits waterbirds. We aimed to understand whether waterbird abundance and species richness during fall migrations were positively influenced by managed lake water levels at 32 shallow lakes over 10 years. We conducted annual waterbird surveys that counted 6 million birds and repeatedly measured several in-lake habitat variables. Lakes with water level management had lower water depths, greater water quality and clarity, more submerged aquatic vegetation (SAV), and more wild rice (Zizania palustris L.) compared to unmanaged lakes. Redundancy analysis and regressions revealed that the waterbird community and several waterbird species were positively correlated to water level management and SAV; however, waterbirds were apparently responding principally to abundant SAV regardless of water depth or management. Two presented case studies of turbid-state lakes also highlighted that water level management rehabilitated lake habitat and waterbird use for a few years. We concluded that water level management can be an effective tool for increasing SAV and migrating waterbirds, but noted that large bird communities can also occur on unmanaged, deeper wetlands with existing SAV coverage of &gt; 80%.","container-title":"Hydrobiologia","DOI":"10.1007/s10750-020-04342-7","ISSN":"15735117","issue":"16","note":"publisher: Springer","page":"3364-3379","title":"Shallow lake management enhanced habitat and attracted waterbirds during fall migration","volume":"846","author":[{"family":"Larson","given":"Danelle M."},{"family":"Cordts","given":"Steven D."},{"family":"Hansel-Welch","given":"Nicole"}],"issued":{"date-parts":[["2020"]]},"citation-key":"larsonShallowLakeManagement2020"}}],"schema":"https://github.com/citation-style-language/schema/raw/master/csl-citation.json"} </w:instrText>
      </w:r>
      <w:r w:rsidR="005D597F">
        <w:rPr>
          <w:rFonts w:ascii="Times New Roman" w:hAnsi="Times New Roman"/>
        </w:rPr>
        <w:fldChar w:fldCharType="separate"/>
      </w:r>
      <w:r w:rsidR="009768BD" w:rsidRPr="009768BD">
        <w:rPr>
          <w:rFonts w:ascii="Times New Roman" w:hAnsi="Times New Roman" w:cs="Times New Roman"/>
        </w:rPr>
        <w:t>(</w:t>
      </w:r>
      <w:del w:id="88" w:author="Larson, Danelle M" w:date="2026-02-02T12:28:00Z" w16du:dateUtc="2026-02-02T18:28:00Z">
        <w:r w:rsidR="009768BD" w:rsidRPr="009768BD" w:rsidDel="00F34A04">
          <w:rPr>
            <w:rFonts w:ascii="Times New Roman" w:hAnsi="Times New Roman" w:cs="Times New Roman"/>
          </w:rPr>
          <w:delText xml:space="preserve">D. M. </w:delText>
        </w:r>
      </w:del>
      <w:r w:rsidR="009768BD" w:rsidRPr="009768BD">
        <w:rPr>
          <w:rFonts w:ascii="Times New Roman" w:hAnsi="Times New Roman" w:cs="Times New Roman"/>
        </w:rPr>
        <w:t>Larson et al.</w:t>
      </w:r>
      <w:del w:id="89" w:author="Larson, Danelle M" w:date="2026-02-03T10:14:00Z" w16du:dateUtc="2026-02-03T16:14:00Z">
        <w:r w:rsidR="009768BD" w:rsidRPr="009768BD" w:rsidDel="00A25462">
          <w:rPr>
            <w:rFonts w:ascii="Times New Roman" w:hAnsi="Times New Roman" w:cs="Times New Roman"/>
          </w:rPr>
          <w:delText>,</w:delText>
        </w:r>
      </w:del>
      <w:r w:rsidR="009768BD" w:rsidRPr="009768BD">
        <w:rPr>
          <w:rFonts w:ascii="Times New Roman" w:hAnsi="Times New Roman" w:cs="Times New Roman"/>
        </w:rPr>
        <w:t xml:space="preserve"> </w:t>
      </w:r>
      <w:r w:rsidR="009768BD" w:rsidRPr="009768BD">
        <w:rPr>
          <w:rFonts w:ascii="Times New Roman" w:hAnsi="Times New Roman" w:cs="Times New Roman"/>
        </w:rPr>
        <w:lastRenderedPageBreak/>
        <w:t>2020)</w:t>
      </w:r>
      <w:r w:rsidR="005D597F">
        <w:rPr>
          <w:rFonts w:ascii="Times New Roman" w:hAnsi="Times New Roman"/>
        </w:rPr>
        <w:fldChar w:fldCharType="end"/>
      </w:r>
      <w:r w:rsidR="000739B5">
        <w:rPr>
          <w:rFonts w:ascii="Times New Roman" w:hAnsi="Times New Roman"/>
        </w:rPr>
        <w:t xml:space="preserve">, </w:t>
      </w:r>
      <w:r w:rsidR="007644E5">
        <w:rPr>
          <w:rFonts w:ascii="Times New Roman" w:hAnsi="Times New Roman"/>
        </w:rPr>
        <w:t>is not aesthetically pleasing</w:t>
      </w:r>
      <w:r w:rsidR="000739B5">
        <w:rPr>
          <w:rFonts w:ascii="Times New Roman" w:hAnsi="Times New Roman"/>
        </w:rPr>
        <w:t>,</w:t>
      </w:r>
      <w:r w:rsidR="007644E5">
        <w:rPr>
          <w:rFonts w:ascii="Times New Roman" w:hAnsi="Times New Roman"/>
        </w:rPr>
        <w:t xml:space="preserve"> </w:t>
      </w:r>
      <w:r w:rsidR="0069487A">
        <w:rPr>
          <w:rFonts w:ascii="Times New Roman" w:hAnsi="Times New Roman"/>
        </w:rPr>
        <w:t>and increase</w:t>
      </w:r>
      <w:r w:rsidR="0016324B">
        <w:rPr>
          <w:rFonts w:ascii="Times New Roman" w:hAnsi="Times New Roman"/>
        </w:rPr>
        <w:t>s</w:t>
      </w:r>
      <w:r w:rsidR="0069487A">
        <w:rPr>
          <w:rFonts w:ascii="Times New Roman" w:hAnsi="Times New Roman"/>
        </w:rPr>
        <w:t xml:space="preserve"> </w:t>
      </w:r>
      <w:r w:rsidR="002C29F3">
        <w:rPr>
          <w:rFonts w:ascii="Times New Roman" w:hAnsi="Times New Roman"/>
        </w:rPr>
        <w:t xml:space="preserve">the </w:t>
      </w:r>
      <w:r w:rsidR="0069487A">
        <w:rPr>
          <w:rFonts w:ascii="Times New Roman" w:hAnsi="Times New Roman"/>
        </w:rPr>
        <w:t>risk of harmful algal blooms</w:t>
      </w:r>
      <w:r w:rsidR="002C38AD">
        <w:rPr>
          <w:rFonts w:ascii="Times New Roman" w:hAnsi="Times New Roman"/>
        </w:rPr>
        <w:t xml:space="preserve"> that injure people, pets, livestock</w:t>
      </w:r>
      <w:r w:rsidR="005B2EED">
        <w:rPr>
          <w:rFonts w:ascii="Times New Roman" w:hAnsi="Times New Roman"/>
        </w:rPr>
        <w:t xml:space="preserve">, </w:t>
      </w:r>
      <w:r w:rsidR="00F41996">
        <w:rPr>
          <w:rFonts w:ascii="Times New Roman" w:hAnsi="Times New Roman"/>
        </w:rPr>
        <w:t xml:space="preserve">native fish, </w:t>
      </w:r>
      <w:r w:rsidR="005B2EED">
        <w:rPr>
          <w:rFonts w:ascii="Times New Roman" w:hAnsi="Times New Roman"/>
        </w:rPr>
        <w:t>and ecotourism</w:t>
      </w:r>
      <w:r w:rsidR="00577F15">
        <w:rPr>
          <w:rFonts w:ascii="Times New Roman" w:hAnsi="Times New Roman"/>
        </w:rPr>
        <w:t xml:space="preserve"> </w:t>
      </w:r>
      <w:r w:rsidR="00577F15">
        <w:rPr>
          <w:rFonts w:ascii="Times New Roman" w:hAnsi="Times New Roman"/>
        </w:rPr>
        <w:fldChar w:fldCharType="begin"/>
      </w:r>
      <w:r w:rsidR="00A27BE5">
        <w:rPr>
          <w:rFonts w:ascii="Times New Roman" w:hAnsi="Times New Roman"/>
        </w:rPr>
        <w:instrText xml:space="preserve"> ADDIN ZOTERO_ITEM CSL_CITATION {"citationID":"ruRsPRTS","properties":{"formattedCitation":"(Igwaran et al., 2024)","plainCitation":"(Igwaran et al., 2024)","noteIndex":0},"citationItems":[{"id":4640,"uris":["http://zotero.org/users/13640977/items/8LKMYDNQ"],"itemData":{"id":4640,"type":"article-journal","abstract":"Abstract\n            Cyanobacteria harmful algal blooms (cHABs) are increasingly becoming an emerging threat to aquatic life, ecotourism, and certain real estate investments. Their spontaneous yet sporadic occurrence has made mitigation measures a cumbersome task; moreover, current trends regarding anthropogenic activities, especially in agriculture and industry portend further undesirable events. Apart from the aesthetic degeneration they create in their respective habitats, they are equally capable of secreting toxins, which altogether present grave environmental and medical consequences. In this paper, we gave an update on factors that influence cHABs, cyanotoxin exposure routes, and environmental public health implications, especially impacts on fish, pets, and livestock. We discussed social economic impacts, risk assessment, and management problems for cHABs and, thereafter, assessed the extant management approaches including prevention, control, and mitigation of the proliferation of cyanobacterial blooms. In light of this, we suggest that more intensified research should be directed to the standardization of procedures for cyanotoxin analysis. Also, the provision of standardized reference material for the quantification of cyanotoxins is vital for routine monitoring as well as the development of strong in situ sensors capable of quantifying and detecting HABs cells and toxins in waterbodies to prevent the adverse impacts of cHABs. Also, more investigations into the natural and environmentally friendly approach to cyanobacteria management and the necessary and appropriate deployment of artificial intelligence are required. Finally, we wish to redirect the focus of public health authorities to protecting drinking water supply sources, agriculture products, and food sources from cyanotoxins contamination as well as to implement proper monitoring and treatment procedures to protect citizens from this potential health threat.","container-title":"Water, Air, &amp; Soil Pollution","DOI":"10.1007/s11270-023-06782-y","ISSN":"0049-6979, 1573-2932","issue":"1","journalAbbreviation":"Water Air Soil Pollut","language":"en","page":"71","source":"DOI.org (Crossref)","title":"Cyanobacteria Harmful Algae Blooms: Causes, Impacts, and Risk Management","title-short":"Cyanobacteria Harmful Algae Blooms","volume":"235","author":[{"family":"Igwaran","given":"Aboi"},{"family":"Kayode","given":"Adeoye John"},{"family":"Moloantoa","given":"Karabelo M."},{"family":"Khetsha","given":"Zenzile P."},{"family":"Unuofin","given":"John Onolame"}],"issued":{"date-parts":[["2024",1]]},"citation-key":"igwaranCyanobacteriaHarmfulAlgae2024"}}],"schema":"https://github.com/citation-style-language/schema/raw/master/csl-citation.json"} </w:instrText>
      </w:r>
      <w:r w:rsidR="00577F15">
        <w:rPr>
          <w:rFonts w:ascii="Times New Roman" w:hAnsi="Times New Roman"/>
        </w:rPr>
        <w:fldChar w:fldCharType="separate"/>
      </w:r>
      <w:r w:rsidR="007672B4" w:rsidRPr="007672B4">
        <w:rPr>
          <w:rFonts w:ascii="Times New Roman" w:hAnsi="Times New Roman" w:cs="Times New Roman"/>
        </w:rPr>
        <w:t>(Igwaran et al.</w:t>
      </w:r>
      <w:del w:id="90" w:author="Larson, Danelle M" w:date="2026-02-02T12:28:00Z" w16du:dateUtc="2026-02-02T18:28:00Z">
        <w:r w:rsidR="007672B4" w:rsidRPr="007672B4" w:rsidDel="004E0163">
          <w:rPr>
            <w:rFonts w:ascii="Times New Roman" w:hAnsi="Times New Roman" w:cs="Times New Roman"/>
          </w:rPr>
          <w:delText>,</w:delText>
        </w:r>
      </w:del>
      <w:r w:rsidR="007672B4" w:rsidRPr="007672B4">
        <w:rPr>
          <w:rFonts w:ascii="Times New Roman" w:hAnsi="Times New Roman" w:cs="Times New Roman"/>
        </w:rPr>
        <w:t xml:space="preserve"> 2024)</w:t>
      </w:r>
      <w:r w:rsidR="00577F15">
        <w:rPr>
          <w:rFonts w:ascii="Times New Roman" w:hAnsi="Times New Roman"/>
        </w:rPr>
        <w:fldChar w:fldCharType="end"/>
      </w:r>
      <w:r w:rsidR="007644E5">
        <w:rPr>
          <w:rFonts w:ascii="Times New Roman" w:hAnsi="Times New Roman"/>
        </w:rPr>
        <w:t xml:space="preserve">. </w:t>
      </w:r>
      <w:r w:rsidR="00CC07D6">
        <w:rPr>
          <w:rFonts w:ascii="Times New Roman" w:hAnsi="Times New Roman"/>
        </w:rPr>
        <w:t xml:space="preserve">Many macrophyte species are perennial </w:t>
      </w:r>
      <w:del w:id="91" w:author="Larson, Danelle M" w:date="2026-01-30T10:18:00Z" w16du:dateUtc="2026-01-30T16:18:00Z">
        <w:r w:rsidR="00CC07D6" w:rsidDel="0098022D">
          <w:rPr>
            <w:rFonts w:ascii="Times New Roman" w:hAnsi="Times New Roman"/>
          </w:rPr>
          <w:delText>(</w:delText>
        </w:r>
        <w:r w:rsidR="00E56C6E" w:rsidDel="0098022D">
          <w:rPr>
            <w:rFonts w:ascii="Times New Roman" w:hAnsi="Times New Roman"/>
          </w:rPr>
          <w:delText xml:space="preserve">i.e., </w:delText>
        </w:r>
        <w:r w:rsidR="00CC07D6" w:rsidDel="0098022D">
          <w:rPr>
            <w:rFonts w:ascii="Times New Roman" w:hAnsi="Times New Roman"/>
          </w:rPr>
          <w:delText>live several years</w:delText>
        </w:r>
        <w:r w:rsidR="00C360FC" w:rsidDel="0098022D">
          <w:rPr>
            <w:rFonts w:ascii="Times New Roman" w:hAnsi="Times New Roman"/>
          </w:rPr>
          <w:delText xml:space="preserve">) </w:delText>
        </w:r>
      </w:del>
      <w:r w:rsidR="00C360FC">
        <w:rPr>
          <w:rFonts w:ascii="Times New Roman" w:hAnsi="Times New Roman"/>
        </w:rPr>
        <w:t>and</w:t>
      </w:r>
      <w:r w:rsidR="00CC07D6">
        <w:rPr>
          <w:rFonts w:ascii="Times New Roman" w:hAnsi="Times New Roman"/>
        </w:rPr>
        <w:t xml:space="preserve"> </w:t>
      </w:r>
      <w:del w:id="92" w:author="Larson, Danelle M" w:date="2026-01-30T10:18:00Z" w16du:dateUtc="2026-01-30T16:18:00Z">
        <w:r w:rsidR="00CC07D6" w:rsidDel="0098022D">
          <w:rPr>
            <w:rFonts w:ascii="Times New Roman" w:hAnsi="Times New Roman"/>
          </w:rPr>
          <w:delText>th</w:delText>
        </w:r>
        <w:r w:rsidR="0019485C" w:rsidDel="0098022D">
          <w:rPr>
            <w:rFonts w:ascii="Times New Roman" w:hAnsi="Times New Roman"/>
          </w:rPr>
          <w:delText xml:space="preserve">us </w:delText>
        </w:r>
      </w:del>
      <w:r w:rsidR="0019485C">
        <w:rPr>
          <w:rFonts w:ascii="Times New Roman" w:hAnsi="Times New Roman"/>
        </w:rPr>
        <w:t>are subject to many spatiotemporal changes in their environment</w:t>
      </w:r>
      <w:ins w:id="93" w:author="Larson, Danelle M" w:date="2026-02-03T10:14:00Z" w16du:dateUtc="2026-02-03T16:14:00Z">
        <w:r w:rsidR="005C2BB7">
          <w:rPr>
            <w:rFonts w:ascii="Times New Roman" w:hAnsi="Times New Roman"/>
          </w:rPr>
          <w:t xml:space="preserve"> over several years</w:t>
        </w:r>
      </w:ins>
      <w:del w:id="94" w:author="Larson, Danelle M" w:date="2026-01-30T10:18:00Z" w16du:dateUtc="2026-01-30T16:18:00Z">
        <w:r w:rsidR="00765913" w:rsidDel="0098022D">
          <w:rPr>
            <w:rFonts w:ascii="Times New Roman" w:hAnsi="Times New Roman"/>
          </w:rPr>
          <w:delText xml:space="preserve"> and may be responsive</w:delText>
        </w:r>
      </w:del>
      <w:r w:rsidR="00765913">
        <w:rPr>
          <w:rFonts w:ascii="Times New Roman" w:hAnsi="Times New Roman"/>
        </w:rPr>
        <w:t>.</w:t>
      </w:r>
    </w:p>
    <w:p w14:paraId="7BF1DA44" w14:textId="061B8218" w:rsidR="00B020CF" w:rsidRDefault="00A32E54" w:rsidP="00F70A36">
      <w:pPr>
        <w:spacing w:line="480" w:lineRule="auto"/>
        <w:ind w:firstLine="360"/>
        <w:rPr>
          <w:rFonts w:ascii="Times New Roman" w:hAnsi="Times New Roman" w:cs="Times New Roman"/>
        </w:rPr>
      </w:pPr>
      <w:r>
        <w:rPr>
          <w:rFonts w:ascii="Times New Roman" w:hAnsi="Times New Roman" w:cs="Times New Roman"/>
        </w:rPr>
        <w:t>M</w:t>
      </w:r>
      <w:r w:rsidR="00165579">
        <w:rPr>
          <w:rFonts w:ascii="Times New Roman" w:hAnsi="Times New Roman" w:cs="Times New Roman"/>
        </w:rPr>
        <w:t xml:space="preserve">acrophyte </w:t>
      </w:r>
      <w:r w:rsidR="001C6E5A">
        <w:rPr>
          <w:rFonts w:ascii="Times New Roman" w:hAnsi="Times New Roman" w:cs="Times New Roman"/>
        </w:rPr>
        <w:t>response</w:t>
      </w:r>
      <w:r w:rsidR="00A3214B">
        <w:rPr>
          <w:rFonts w:ascii="Times New Roman" w:hAnsi="Times New Roman" w:cs="Times New Roman"/>
        </w:rPr>
        <w:t>s</w:t>
      </w:r>
      <w:r w:rsidR="001C6E5A">
        <w:rPr>
          <w:rFonts w:ascii="Times New Roman" w:hAnsi="Times New Roman" w:cs="Times New Roman"/>
        </w:rPr>
        <w:t xml:space="preserve"> </w:t>
      </w:r>
      <w:r w:rsidR="00165579">
        <w:rPr>
          <w:rFonts w:ascii="Times New Roman" w:hAnsi="Times New Roman" w:cs="Times New Roman"/>
        </w:rPr>
        <w:t xml:space="preserve">to </w:t>
      </w:r>
      <w:r w:rsidR="00A64FF4" w:rsidRPr="00BF190E">
        <w:rPr>
          <w:rFonts w:ascii="Times New Roman" w:eastAsiaTheme="minorHAnsi" w:hAnsi="Times New Roman" w:cs="Times New Roman"/>
        </w:rPr>
        <w:t>re-oligotroph</w:t>
      </w:r>
      <w:r w:rsidR="00A64FF4">
        <w:rPr>
          <w:rFonts w:ascii="Times New Roman" w:eastAsiaTheme="minorHAnsi" w:hAnsi="Times New Roman" w:cs="Times New Roman"/>
        </w:rPr>
        <w:t>ication</w:t>
      </w:r>
      <w:r w:rsidR="00A64FF4" w:rsidRPr="00BF190E">
        <w:rPr>
          <w:rFonts w:ascii="Times New Roman" w:eastAsiaTheme="minorHAnsi" w:hAnsi="Times New Roman" w:cs="Times New Roman"/>
        </w:rPr>
        <w:t xml:space="preserve"> </w:t>
      </w:r>
      <w:r w:rsidR="00165579">
        <w:rPr>
          <w:rFonts w:ascii="Times New Roman" w:hAnsi="Times New Roman" w:cs="Times New Roman"/>
        </w:rPr>
        <w:t xml:space="preserve">are poorly documented, primarily </w:t>
      </w:r>
      <w:r w:rsidR="00C878EB">
        <w:rPr>
          <w:rFonts w:ascii="Times New Roman" w:hAnsi="Times New Roman" w:cs="Times New Roman"/>
        </w:rPr>
        <w:t xml:space="preserve">because of </w:t>
      </w:r>
      <w:r w:rsidR="00165579">
        <w:rPr>
          <w:rFonts w:ascii="Times New Roman" w:hAnsi="Times New Roman" w:cs="Times New Roman"/>
        </w:rPr>
        <w:t>a lack of data</w:t>
      </w:r>
      <w:r w:rsidR="00181C35">
        <w:rPr>
          <w:rFonts w:ascii="Times New Roman" w:hAnsi="Times New Roman" w:cs="Times New Roman"/>
        </w:rPr>
        <w:t xml:space="preserve"> and the </w:t>
      </w:r>
      <w:r w:rsidR="00845E64">
        <w:rPr>
          <w:rFonts w:ascii="Times New Roman" w:hAnsi="Times New Roman" w:cs="Times New Roman"/>
        </w:rPr>
        <w:t xml:space="preserve">expected </w:t>
      </w:r>
      <w:r w:rsidR="00181C35">
        <w:rPr>
          <w:rFonts w:ascii="Times New Roman" w:hAnsi="Times New Roman" w:cs="Times New Roman"/>
        </w:rPr>
        <w:t>complexity of</w:t>
      </w:r>
      <w:r w:rsidR="003D338E">
        <w:rPr>
          <w:rFonts w:ascii="Times New Roman" w:hAnsi="Times New Roman" w:cs="Times New Roman"/>
        </w:rPr>
        <w:t xml:space="preserve"> macrophyte </w:t>
      </w:r>
      <w:r w:rsidR="002D1733">
        <w:rPr>
          <w:rFonts w:ascii="Times New Roman" w:hAnsi="Times New Roman" w:cs="Times New Roman"/>
        </w:rPr>
        <w:t>responses to</w:t>
      </w:r>
      <w:r w:rsidR="00181C35">
        <w:rPr>
          <w:rFonts w:ascii="Times New Roman" w:hAnsi="Times New Roman" w:cs="Times New Roman"/>
        </w:rPr>
        <w:t xml:space="preserve"> </w:t>
      </w:r>
      <w:r w:rsidR="002F6F44">
        <w:rPr>
          <w:rFonts w:ascii="Times New Roman" w:hAnsi="Times New Roman" w:cs="Times New Roman"/>
        </w:rPr>
        <w:t>the environment</w:t>
      </w:r>
      <w:r w:rsidR="00165579">
        <w:rPr>
          <w:rFonts w:ascii="Times New Roman" w:hAnsi="Times New Roman" w:cs="Times New Roman"/>
        </w:rPr>
        <w:t xml:space="preserve"> </w:t>
      </w:r>
      <w:r w:rsidR="00165579">
        <w:rPr>
          <w:rFonts w:ascii="Times New Roman" w:hAnsi="Times New Roman" w:cs="Times New Roman"/>
        </w:rPr>
        <w:fldChar w:fldCharType="begin" w:fldLock="1"/>
      </w:r>
      <w:r w:rsidR="00A27BE5">
        <w:rPr>
          <w:rFonts w:ascii="Times New Roman" w:hAnsi="Times New Roman" w:cs="Times New Roman"/>
        </w:rPr>
        <w:instrText xml:space="preserve"> ADDIN ZOTERO_ITEM CSL_CITATION {"citationID":"njCzaIND","properties":{"formattedCitation":"(Ib\\uc0\\u225{}\\uc0\\u241{}ez et al., 2023)","plainCitation":"(Ibáñez et al., 2023)","noteIndex":0},"citationItems":[{"id":"qRQ4npYE/YhGZl8u5","uris":["http://www.mendeley.com/documents/?uuid=c9b0a247-b71c-30e5-bda1-0dbdd8f44148","http://zotero.org/users/13640977/items/S4N79L6V"],"itemData":{"id":4608,"type":"article-journal","abstract":"Trends and ecological consequences of phosphorus (P) decline and increasing nitrogen (N) to phosphorus (N:P) ratios in rivers and estuaries are reviewed and discussed. Results suggest that re-oligotrophication is a dominant trend in rivers and estuaries of high-income countries in the last two–three decades, while in low-income countries widespread eutrophication occurs. The decline in P is well documented in hundreds of rivers of United States and the European Union, but the biotic response of rivers and estuaries besides phytoplankton decline such as trends in phytoplankton composition, changes in primary production, ecosystem shifts, cascading effects, changes in ecosystem metabolism, etc., have not been sufficiently monitored and investigated, neither the effects of N:P imbalance. N:P imbalance has significant ecological effects that need to be further investigated. There is a growing number of cases in which phytoplankton biomass have been shown to decrease due to re-oligotrophication, but the potential regime shift from phytoplankton to macrophyte dominance described in shallow lakes has been documented only in a few rivers and estuaries yet. The main reasons why regime shifts are rarely described in rivers and estuaries are, from one hand the scarcity of data on macrophyte cover trends, and from the other hand physical factors such as peak flows or high turbidity that could prevent a general spread of submerged macrophytes as observed in shallow lakes. Moreover, re-oligotrophication effects on rivers may be different compared to lakes (e.g., lower dominance of macrophytes) or estuaries (e.g., limitation of primary production by N instead of P) or may be dependent on river/estuary type. We conclude that river and estuary re-oligotrophication effects are complex, diverse and still little known, and in some cases are equivalent to those described in shallow lakes, but the regime shift is more likely to occur in mid to high-order rivers and shallow estuaries.","container-title":"Global Change Biology","DOI":"10.1111/gcb.16520","ISSN":"13652486","issue":"5","note":"PMID: 36366939\npublisher: John Wiley and Sons Inc","page":"1248-1266","title":"Ecosystem-level effects of re-oligotrophication and N:P imbalances in rivers and estuaries on a global scale","volume":"29","author":[{"family":"Ibáñez","given":"Carles"},{"family":"Caiola","given":"Nuno"},{"family":"Barquín","given":"José"},{"family":"Belmar","given":"Oscar"},{"family":"Benito-Granell","given":"Xavier"},{"family":"Casals","given":"Frederic"},{"family":"Fennessy","given":"Siobhan"},{"family":"Hughes","given":"Jocelyne"},{"family":"Palmer","given":"Margaret"},{"family":"Peñuelas","given":"Josep"},{"family":"Romero","given":"Estela"},{"family":"Sardans","given":"Jordi"},{"family":"Williams","given":"Michael"}],"issued":{"date-parts":[["2023",3,1]]}}}],"schema":"https://github.com/citation-style-language/schema/raw/master/csl-citation.json"} </w:instrText>
      </w:r>
      <w:r w:rsidR="00165579">
        <w:rPr>
          <w:rFonts w:ascii="Times New Roman" w:hAnsi="Times New Roman" w:cs="Times New Roman"/>
        </w:rPr>
        <w:fldChar w:fldCharType="separate"/>
      </w:r>
      <w:r w:rsidR="007672B4" w:rsidRPr="007672B4">
        <w:rPr>
          <w:rFonts w:ascii="Times New Roman" w:hAnsi="Times New Roman" w:cs="Times New Roman"/>
        </w:rPr>
        <w:t>(Ibáñez et al.</w:t>
      </w:r>
      <w:del w:id="95" w:author="Larson, Danelle M" w:date="2026-02-03T10:15:00Z" w16du:dateUtc="2026-02-03T16:15:00Z">
        <w:r w:rsidR="007672B4" w:rsidRPr="007672B4" w:rsidDel="005C2BB7">
          <w:rPr>
            <w:rFonts w:ascii="Times New Roman" w:hAnsi="Times New Roman" w:cs="Times New Roman"/>
          </w:rPr>
          <w:delText>,</w:delText>
        </w:r>
      </w:del>
      <w:r w:rsidR="007672B4" w:rsidRPr="007672B4">
        <w:rPr>
          <w:rFonts w:ascii="Times New Roman" w:hAnsi="Times New Roman" w:cs="Times New Roman"/>
        </w:rPr>
        <w:t xml:space="preserve"> 2023)</w:t>
      </w:r>
      <w:r w:rsidR="00165579">
        <w:rPr>
          <w:rFonts w:ascii="Times New Roman" w:hAnsi="Times New Roman" w:cs="Times New Roman"/>
        </w:rPr>
        <w:fldChar w:fldCharType="end"/>
      </w:r>
      <w:r w:rsidR="00165579">
        <w:rPr>
          <w:rFonts w:ascii="Times New Roman" w:hAnsi="Times New Roman" w:cs="Times New Roman"/>
        </w:rPr>
        <w:t>.</w:t>
      </w:r>
      <w:r w:rsidR="007A103D">
        <w:rPr>
          <w:rFonts w:ascii="Times New Roman" w:hAnsi="Times New Roman" w:cs="Times New Roman"/>
        </w:rPr>
        <w:t xml:space="preserve"> </w:t>
      </w:r>
      <w:r w:rsidR="00991B65">
        <w:rPr>
          <w:rFonts w:ascii="Times New Roman" w:hAnsi="Times New Roman" w:cs="Times New Roman"/>
        </w:rPr>
        <w:t xml:space="preserve">A </w:t>
      </w:r>
      <w:r w:rsidR="00D44A47">
        <w:rPr>
          <w:rFonts w:ascii="Times New Roman" w:hAnsi="Times New Roman" w:cs="Times New Roman"/>
        </w:rPr>
        <w:t xml:space="preserve">few </w:t>
      </w:r>
      <w:r w:rsidR="00D44A47" w:rsidRPr="00C63BC9">
        <w:rPr>
          <w:rFonts w:ascii="Times New Roman" w:hAnsi="Times New Roman" w:cs="Times New Roman"/>
        </w:rPr>
        <w:t xml:space="preserve">conceptual models exist </w:t>
      </w:r>
      <w:r w:rsidR="00D44A47" w:rsidRPr="00C63BC9">
        <w:rPr>
          <w:rFonts w:ascii="Times New Roman" w:hAnsi="Times New Roman" w:cs="Times New Roman"/>
        </w:rPr>
        <w:fldChar w:fldCharType="begin" w:fldLock="1"/>
      </w:r>
      <w:r w:rsidR="00A27BE5">
        <w:rPr>
          <w:rFonts w:ascii="Times New Roman" w:hAnsi="Times New Roman" w:cs="Times New Roman"/>
        </w:rPr>
        <w:instrText xml:space="preserve"> ADDIN ZOTERO_ITEM CSL_CITATION {"citationID":"ZRhjkMSq","properties":{"formattedCitation":"(Hilton et al., 2006; O\\uc0\\u8217{}Hare et al., 2018)","plainCitation":"(Hilton et al., 2006; O’Hare et al., 2018)","noteIndex":0},"citationItems":[{"id":4181,"uris":["http://www.mendeley.com/documents/?uuid=9a15b49f-b3e3-3946-861f-5a904a0c6033","http://zotero.org/users/13640977/items/GIKV22YE"],"itemData":{"id":4181,"type":"article-journal","abstract":"Although the process of eutrophication is reasonably well understood in lakes, there is currently no conceptual understanding of how eutrophication develops in rivers. This issue is addressed here. A review of the main processes controlling the development of eutrophication in lakes has been carried out as a precursor to considering the effect in rivers. The importance of hydraulic flushing in controlling algal growth suggests that short-retention-time rivers will show different effects compared to long retention-time, impounded rivers. The latter are likely to operate like lakes, moving from macrophyte domination to phytoplankton domination whereas the former move to benthic and filamentous algal domination. Subsequently, a conceptual model of the development of eutrophic conditions in short-retention-time rivers is developed. Although there is general agreement in the literature that an increase in nutrients, particularly phosphorus, is a pre-requisite for the eutrophic conditions to develop, there is little evidence in short-retention-time rivers that the plant (macro and micro) biomass is limited by nutrients and a good case can be made that the interaction of hydraulic drag with light limitation is the main controlling factor. The light limitation is brought about by the development of epiphytic algal films on the macrophyte leaves. The implications of this conceptual model are discussed and a series of observable effects are predicted, which should result if the model is correct. © 2006 Elsevier B.V. All rights reserved.","container-title":"Science of the Total Environment","DOI":"10.1016/j.scitotenv.2006.02.055","ISSN":"00489697","issue":"1-3","note":"PMID: 16643991","page":"66-83","title":"How green is my river? A new paradigm of eutrophication in rivers","volume":"365","author":[{"family":"Hilton","given":"John"},{"family":"O'Hare","given":"Matthew"},{"family":"Bowes","given":"Michael J."},{"family":"Jones","given":"J. Iwan"}],"issued":{"date-parts":[["2006",7,15]]},"citation-key":"hiltonHowGreenMy2006"}},{"id":3013,"uris":["http://www.mendeley.com/documents/?uuid=096a73b5-1f66-3beb-abc5-eae869aa439d","http://zotero.org/users/13640977/items/LCS79DZA"],"itemData":{"id":3013,"type":"article-journal","abstract":"Compared to research on eutrophication in lakes, there has been significantly less work carried out on rivers despite the importance of the topic. However, over the last decade, there has been a surge of interest in the response of aquatic plants to eutrophication in rivers. This is an area of applied research and the work has been driven by the widespread nature of the impacts and the significant opportunities for system remediation. A conceptual model has been put forward to describe how aquatic plants respond to eutrophication. Since the model was created, there have been substantial increases in our understanding of a number of the underlying processes. For example, we now know the threshold nutrient concentrations at which nutrients no longer limit algal growth. We also now know that the physical habitat template of rivers is a primary selector of aquatic plant communities. As such, nutrient enrichment impacts on aquatic plant communities are strongly influenced, both directly and indirectly, by physical habitat. A new conceptual model is proposed that incorporates these findings. The application of the model to management, system remediation, target setting, and our understanding of multi-stressor systems is discussed. We also look to the future and the potential for new numerical models to guide management.","container-title":"Frontiers in Plant Science","DOI":"10.3389/fpls.2018.00451","ISSN":"1664462X","note":"publisher: Frontiers Media S.A.","title":"Responses of aquatic plants to eutrophication in rivers: A revised conceptual model","volume":"9","author":[{"family":"O’Hare","given":"Matthew T."},{"family":"Baattrup-Pedersen","given":"Annette"},{"family":"Baumgarte","given":"Inga"},{"family":"Freeman","given":"Anna"},{"family":"Gunn","given":"Iain D.M."},{"family":"Lázár","given":"Attila N."},{"family":"Sinclair","given":"Raeannon"},{"family":"Wade","given":"Andrew J."},{"family":"Bowes","given":"Michael J."}],"issued":{"date-parts":[["2018",4,26]]},"citation-key":"ohareResponsesAquaticPlants2018"}}],"schema":"https://github.com/citation-style-language/schema/raw/master/csl-citation.json"} </w:instrText>
      </w:r>
      <w:r w:rsidR="00D44A47" w:rsidRPr="00C63BC9">
        <w:rPr>
          <w:rFonts w:ascii="Times New Roman" w:hAnsi="Times New Roman" w:cs="Times New Roman"/>
        </w:rPr>
        <w:fldChar w:fldCharType="separate"/>
      </w:r>
      <w:r w:rsidR="007672B4" w:rsidRPr="007672B4">
        <w:rPr>
          <w:rFonts w:ascii="Times New Roman" w:hAnsi="Times New Roman" w:cs="Times New Roman"/>
        </w:rPr>
        <w:t>(Hilton et al.</w:t>
      </w:r>
      <w:del w:id="96" w:author="Larson, Danelle M" w:date="2026-02-03T10:15:00Z" w16du:dateUtc="2026-02-03T16:15:00Z">
        <w:r w:rsidR="007672B4" w:rsidRPr="007672B4" w:rsidDel="005C2BB7">
          <w:rPr>
            <w:rFonts w:ascii="Times New Roman" w:hAnsi="Times New Roman" w:cs="Times New Roman"/>
          </w:rPr>
          <w:delText>,</w:delText>
        </w:r>
      </w:del>
      <w:r w:rsidR="007672B4" w:rsidRPr="007672B4">
        <w:rPr>
          <w:rFonts w:ascii="Times New Roman" w:hAnsi="Times New Roman" w:cs="Times New Roman"/>
        </w:rPr>
        <w:t xml:space="preserve"> 2006; O’Hare et al.</w:t>
      </w:r>
      <w:del w:id="97" w:author="Larson, Danelle M" w:date="2026-02-02T12:29:00Z" w16du:dateUtc="2026-02-02T18:29:00Z">
        <w:r w:rsidR="007672B4" w:rsidRPr="007672B4" w:rsidDel="004E0163">
          <w:rPr>
            <w:rFonts w:ascii="Times New Roman" w:hAnsi="Times New Roman" w:cs="Times New Roman"/>
          </w:rPr>
          <w:delText>,</w:delText>
        </w:r>
      </w:del>
      <w:r w:rsidR="007672B4" w:rsidRPr="007672B4">
        <w:rPr>
          <w:rFonts w:ascii="Times New Roman" w:hAnsi="Times New Roman" w:cs="Times New Roman"/>
        </w:rPr>
        <w:t xml:space="preserve"> 2018)</w:t>
      </w:r>
      <w:r w:rsidR="00D44A47" w:rsidRPr="00C63BC9">
        <w:rPr>
          <w:rFonts w:ascii="Times New Roman" w:hAnsi="Times New Roman" w:cs="Times New Roman"/>
        </w:rPr>
        <w:fldChar w:fldCharType="end"/>
      </w:r>
      <w:r w:rsidR="00991B65">
        <w:rPr>
          <w:rFonts w:ascii="Times New Roman" w:hAnsi="Times New Roman" w:cs="Times New Roman"/>
        </w:rPr>
        <w:t>, but</w:t>
      </w:r>
      <w:r w:rsidR="00D44A47" w:rsidRPr="00C63BC9">
        <w:rPr>
          <w:rFonts w:ascii="Times New Roman" w:hAnsi="Times New Roman" w:cs="Times New Roman"/>
        </w:rPr>
        <w:t xml:space="preserve"> quantitative models are rare </w:t>
      </w:r>
      <w:r w:rsidR="00C878EB">
        <w:rPr>
          <w:rFonts w:ascii="Times New Roman" w:hAnsi="Times New Roman" w:cs="Times New Roman"/>
        </w:rPr>
        <w:t>because of</w:t>
      </w:r>
      <w:r w:rsidR="000346CC">
        <w:rPr>
          <w:rFonts w:ascii="Times New Roman" w:hAnsi="Times New Roman" w:cs="Times New Roman"/>
        </w:rPr>
        <w:t xml:space="preserve"> a lack of long-term data and</w:t>
      </w:r>
      <w:r w:rsidR="00974E41">
        <w:rPr>
          <w:rFonts w:ascii="Times New Roman" w:hAnsi="Times New Roman" w:cs="Times New Roman"/>
        </w:rPr>
        <w:t xml:space="preserve"> </w:t>
      </w:r>
      <w:r w:rsidR="00991B65">
        <w:rPr>
          <w:rFonts w:ascii="Times New Roman" w:hAnsi="Times New Roman" w:cs="Times New Roman"/>
        </w:rPr>
        <w:t>the challenges of</w:t>
      </w:r>
      <w:r w:rsidR="005579AB">
        <w:rPr>
          <w:rFonts w:ascii="Times New Roman" w:hAnsi="Times New Roman" w:cs="Times New Roman"/>
        </w:rPr>
        <w:t xml:space="preserve"> separat</w:t>
      </w:r>
      <w:r w:rsidR="00991B65">
        <w:rPr>
          <w:rFonts w:ascii="Times New Roman" w:hAnsi="Times New Roman" w:cs="Times New Roman"/>
        </w:rPr>
        <w:t>ing</w:t>
      </w:r>
      <w:r w:rsidR="00627ED9" w:rsidRPr="00C63BC9">
        <w:rPr>
          <w:rFonts w:ascii="Times New Roman" w:hAnsi="Times New Roman" w:cs="Times New Roman"/>
        </w:rPr>
        <w:t xml:space="preserve"> </w:t>
      </w:r>
      <w:r w:rsidR="00BE5759">
        <w:rPr>
          <w:rFonts w:ascii="Times New Roman" w:hAnsi="Times New Roman" w:cs="Times New Roman"/>
        </w:rPr>
        <w:t>the effects of</w:t>
      </w:r>
      <w:r w:rsidR="00611003" w:rsidRPr="00C63BC9">
        <w:rPr>
          <w:rFonts w:ascii="Times New Roman" w:hAnsi="Times New Roman" w:cs="Times New Roman"/>
        </w:rPr>
        <w:t xml:space="preserve"> </w:t>
      </w:r>
      <w:r w:rsidR="005537F7">
        <w:rPr>
          <w:rFonts w:ascii="Times New Roman" w:hAnsi="Times New Roman" w:cs="Times New Roman"/>
        </w:rPr>
        <w:t xml:space="preserve">multiple </w:t>
      </w:r>
      <w:r w:rsidR="00CE0321">
        <w:rPr>
          <w:rFonts w:ascii="Times New Roman" w:hAnsi="Times New Roman" w:cs="Times New Roman"/>
        </w:rPr>
        <w:t xml:space="preserve">environmental </w:t>
      </w:r>
      <w:r w:rsidR="00CB7B3F">
        <w:rPr>
          <w:rFonts w:ascii="Times New Roman" w:hAnsi="Times New Roman" w:cs="Times New Roman"/>
        </w:rPr>
        <w:t>drivers</w:t>
      </w:r>
      <w:r w:rsidR="00BE5759">
        <w:rPr>
          <w:rFonts w:ascii="Times New Roman" w:hAnsi="Times New Roman" w:cs="Times New Roman"/>
        </w:rPr>
        <w:t xml:space="preserve"> </w:t>
      </w:r>
      <w:r w:rsidR="001874AB">
        <w:rPr>
          <w:rFonts w:ascii="Times New Roman" w:hAnsi="Times New Roman" w:cs="Times New Roman"/>
        </w:rPr>
        <w:t xml:space="preserve">of </w:t>
      </w:r>
      <w:r w:rsidR="0081723D">
        <w:rPr>
          <w:rFonts w:ascii="Times New Roman" w:hAnsi="Times New Roman" w:cs="Times New Roman"/>
        </w:rPr>
        <w:t>community assembly</w:t>
      </w:r>
      <w:r w:rsidR="0045578E">
        <w:rPr>
          <w:rFonts w:ascii="Times New Roman" w:hAnsi="Times New Roman" w:cs="Times New Roman"/>
        </w:rPr>
        <w:t xml:space="preserve"> </w:t>
      </w:r>
      <w:r w:rsidR="0045578E" w:rsidRPr="00C63BC9">
        <w:rPr>
          <w:rFonts w:ascii="Times New Roman" w:hAnsi="Times New Roman" w:cs="Times New Roman"/>
        </w:rPr>
        <w:fldChar w:fldCharType="begin" w:fldLock="1"/>
      </w:r>
      <w:r w:rsidR="00A27BE5">
        <w:rPr>
          <w:rFonts w:ascii="Times New Roman" w:hAnsi="Times New Roman" w:cs="Times New Roman"/>
        </w:rPr>
        <w:instrText xml:space="preserve"> ADDIN ZOTERO_ITEM CSL_CITATION {"citationID":"NNayAr6J","properties":{"formattedCitation":"(Alahuhta et al., 2021)","plainCitation":"(Alahuhta et al., 2021)","noteIndex":0},"citationItems":[{"id":4100,"uris":["http://www.mendeley.com/documents/?uuid=60dc59f4-8c3b-3693-98de-c0aaea0084b7","http://zotero.org/users/13640977/items/RDC2AH6I"],"itemData":{"id":4100,"type":"article-journal","abstract":"Broad-scale studies of species distributions and diversity have contributed to the emergence of general macroecological rules. These rules are typically founded on research using well-known terrestrial taxa as models and it is thus uncertain whether aquatic macrophytes follow these macroecological rules. Our purpose is to draw together available information from broad-scale research on aquatic macrophytes growing in lakes, ponds, wetlands, rivers and streams. We summarize how different macroecological rules fit the patterns shown by freshwater plants at various spatial scales. Finally, we outline future actions which should be taken to advance macroecological research on freshwater plants. Our review suggested that some macroecological patterns are relatively well-evidenced for aquatic macrophytes, whereas little information exists for others. We found, for example, that the species richness-latitude relationship follows a unimodal pattern, and species turnover prevails over species nestedness, whereas higher nestedness-related richness differences are found in low beta diversity regions. Contrary to terrestrial plants, climate or history seem not to be dominant determinants explaining these broad-scale patterns; instead local explanatory variables (e.g., water quality, such as alkalinity and nutrients, and hydromorphology) are often important for freshwater plants. We identified several knowledge gaps related, for example, to a smaller number of studies in lotic habitats, compared with lentic habitats, lack of spatially-adequate aquatic plant studies, deficiency of comprehensive species traits databases for aquatic macrophytes, and absence of a true phylogeny comprising most freshwater plant lineages. We hope this review will encourage the undertaking of additional macroecological investigations on freshwater plants across broad spatial and temporal scales.","container-title":"Aquatic Botany","DOI":"10.1016/j.aquabot.2020.103325","ISSN":"03043770","note":"publisher: Elsevier B.V.","page":"103325","title":"Macroecology of macrophytes in the freshwater realm: Patterns, mechanisms and implications","volume":"168","author":[{"family":"Alahuhta","given":"Janne"},{"family":"Lindholm","given":"Marja"},{"family":"Baastrup-Spohr","given":"Lars"},{"family":"García-Girón","given":"Jorge"},{"family":"Toivanen","given":"Maija"},{"family":"Heino","given":"Jani"},{"family":"Murphy","given":"Kevin"}],"issued":{"date-parts":[["2021",1,1]]},"citation-key":"alahuhtaMacroecologyMacrophytesFreshwater2021"}}],"schema":"https://github.com/citation-style-language/schema/raw/master/csl-citation.json"} </w:instrText>
      </w:r>
      <w:r w:rsidR="0045578E" w:rsidRPr="00C63BC9">
        <w:rPr>
          <w:rFonts w:ascii="Times New Roman" w:hAnsi="Times New Roman" w:cs="Times New Roman"/>
        </w:rPr>
        <w:fldChar w:fldCharType="separate"/>
      </w:r>
      <w:r w:rsidR="007672B4" w:rsidRPr="007672B4">
        <w:rPr>
          <w:rFonts w:ascii="Times New Roman" w:hAnsi="Times New Roman" w:cs="Times New Roman"/>
        </w:rPr>
        <w:t>(Alahuhta et al.</w:t>
      </w:r>
      <w:del w:id="98" w:author="Larson, Danelle M" w:date="2026-02-02T12:29:00Z" w16du:dateUtc="2026-02-02T18:29:00Z">
        <w:r w:rsidR="007672B4" w:rsidRPr="007672B4" w:rsidDel="004E0163">
          <w:rPr>
            <w:rFonts w:ascii="Times New Roman" w:hAnsi="Times New Roman" w:cs="Times New Roman"/>
          </w:rPr>
          <w:delText>,</w:delText>
        </w:r>
      </w:del>
      <w:r w:rsidR="007672B4" w:rsidRPr="007672B4">
        <w:rPr>
          <w:rFonts w:ascii="Times New Roman" w:hAnsi="Times New Roman" w:cs="Times New Roman"/>
        </w:rPr>
        <w:t xml:space="preserve"> 2021)</w:t>
      </w:r>
      <w:r w:rsidR="0045578E" w:rsidRPr="00C63BC9">
        <w:rPr>
          <w:rFonts w:ascii="Times New Roman" w:hAnsi="Times New Roman" w:cs="Times New Roman"/>
        </w:rPr>
        <w:fldChar w:fldCharType="end"/>
      </w:r>
      <w:r w:rsidR="0045578E">
        <w:rPr>
          <w:rFonts w:ascii="Times New Roman" w:hAnsi="Times New Roman" w:cs="Times New Roman"/>
        </w:rPr>
        <w:t>.</w:t>
      </w:r>
      <w:r w:rsidR="008F10C2">
        <w:rPr>
          <w:rFonts w:ascii="Times New Roman" w:hAnsi="Times New Roman" w:cs="Times New Roman"/>
        </w:rPr>
        <w:t xml:space="preserve"> </w:t>
      </w:r>
      <w:r w:rsidR="00DD7C8B">
        <w:rPr>
          <w:rFonts w:ascii="Times New Roman" w:hAnsi="Times New Roman" w:cs="Times New Roman"/>
        </w:rPr>
        <w:t>M</w:t>
      </w:r>
      <w:r w:rsidR="00E33E79" w:rsidRPr="007D1914">
        <w:rPr>
          <w:rFonts w:ascii="Times New Roman" w:hAnsi="Times New Roman" w:cs="Times New Roman"/>
        </w:rPr>
        <w:t xml:space="preserve">acrophyte </w:t>
      </w:r>
      <w:r w:rsidR="00E445F7">
        <w:rPr>
          <w:rFonts w:ascii="Times New Roman" w:hAnsi="Times New Roman" w:cs="Times New Roman"/>
        </w:rPr>
        <w:t>assembly</w:t>
      </w:r>
      <w:r w:rsidR="00E33E79" w:rsidRPr="007D1914">
        <w:rPr>
          <w:rFonts w:ascii="Times New Roman" w:hAnsi="Times New Roman" w:cs="Times New Roman"/>
        </w:rPr>
        <w:t xml:space="preserve"> </w:t>
      </w:r>
      <w:r w:rsidR="005537F7">
        <w:rPr>
          <w:rFonts w:ascii="Times New Roman" w:hAnsi="Times New Roman" w:cs="Times New Roman"/>
        </w:rPr>
        <w:t>reflects the interactive outcomes of</w:t>
      </w:r>
      <w:r w:rsidR="00D3170A">
        <w:rPr>
          <w:rFonts w:ascii="Times New Roman" w:hAnsi="Times New Roman" w:cs="Times New Roman"/>
        </w:rPr>
        <w:t xml:space="preserve"> </w:t>
      </w:r>
      <w:r w:rsidR="00E445F7">
        <w:rPr>
          <w:rFonts w:ascii="Times New Roman" w:hAnsi="Times New Roman" w:cs="Times New Roman"/>
        </w:rPr>
        <w:t>niche partitioning</w:t>
      </w:r>
      <w:r w:rsidR="005537F7">
        <w:rPr>
          <w:rFonts w:ascii="Times New Roman" w:hAnsi="Times New Roman" w:cs="Times New Roman"/>
        </w:rPr>
        <w:t xml:space="preserve"> and </w:t>
      </w:r>
      <w:r w:rsidR="006B65F6">
        <w:rPr>
          <w:rFonts w:ascii="Times New Roman" w:hAnsi="Times New Roman" w:cs="Times New Roman"/>
        </w:rPr>
        <w:t>environmental</w:t>
      </w:r>
      <w:r w:rsidR="005537F7">
        <w:rPr>
          <w:rFonts w:ascii="Times New Roman" w:hAnsi="Times New Roman" w:cs="Times New Roman"/>
        </w:rPr>
        <w:t xml:space="preserve"> filters</w:t>
      </w:r>
      <w:r w:rsidR="00DC12A6">
        <w:rPr>
          <w:rFonts w:ascii="Times New Roman" w:hAnsi="Times New Roman" w:cs="Times New Roman"/>
        </w:rPr>
        <w:t xml:space="preserve"> </w:t>
      </w:r>
      <w:r w:rsidR="006E059E" w:rsidRPr="00310F53">
        <w:rPr>
          <w:rFonts w:ascii="Times New Roman" w:hAnsi="Times New Roman" w:cs="Times New Roman"/>
          <w:noProof/>
        </w:rPr>
        <w:fldChar w:fldCharType="begin" w:fldLock="1"/>
      </w:r>
      <w:r w:rsidR="00A27BE5">
        <w:rPr>
          <w:rFonts w:ascii="Times New Roman" w:hAnsi="Times New Roman" w:cs="Times New Roman"/>
          <w:noProof/>
        </w:rPr>
        <w:instrText xml:space="preserve"> ADDIN ZOTERO_ITEM CSL_CITATION {"citationID":"A5VipeLS","properties":{"formattedCitation":"(K. Bouska et al., 2021; D. M. Larson et al., 2022)","plainCitation":"(K. Bouska et al., 2021; D. M. Larson et al., 2022)","noteIndex":0},"citationItems":[{"id":4178,"uris":["http://www.mendeley.com/documents/?uuid=00296b5e-6825-39f1-b2ce-1a6c6c21a980","http://zotero.org/users/13640977/items/MFPJ6T49"],"itemData":{"id":4178,"type":"chapter","container-title":"Status and Trends of the Upper Mississippi and Illinois Rivers","note":"arXiv: https://doi.org/10.1086/717867","page":"1-218","publisher":"U.S. Geological Sur-vey Open-File Report 2022–1039","title":"Status and Trends of Upper Mississippi River's Aquatic Vegetation from 1998 to 2019","author":[{"family":"Larson","given":"Danelle M"},{"family":"Lund","given":"Eric"},{"family":"Carhart","given":"Alicia"},{"family":"Drake","given":"Deanne"},{"family":"Houser","given":"Jeff"},{"family":"Bales","given":"Kyle"},{"family":"Bouska","given":"Kristen"},{"family":"De Jager","given":"Nathan"},{"family":"Giblin","given":"Shawn"}],"editor":[{"family":"Houser","given":"Jeffrey"},{"family":"Bouska","given":"Kristen"},{"family":"De Jager","given":"Nathan"},{"family":"Ickes","given":"Brian"},{"family":"Jankowski","given":"Kathi Jo"},{"family":"Larson","given":"Danelle"},{"family":"Van Appledorn","given":"Molly"}],"issued":{"date-parts":[["2022"]]},"citation-key":"larsonStatusTrendsUpper2022"}},{"id":"qRQ4npYE/7GDR50On","uris":["http://www.mendeley.com/documents/?uuid=4088f909-cd35-3c9d-b9a1-b1eeeed9e263","http://zotero.org/users/13640977/items/A6GEW8VF"],"itemData":{"id":4179,"type":"article-journal","container-title":"Freshwater Science","title":"Aquatic vegetation assemblage and diversity dynamics in the upper Mississippi River over two decades spanning macrophyte vegetation recovery in press","author":[{"family":"Bouska","given":"Kristen"},{"family":"Larson","given":"Danelle"},{"family":"Lund","given":"Eric"},{"family":"Carhart","given":"Alicia"},{"family":"Drake","given":"Deanne"},{"family":"Bales","given":"Kyle"}],"issued":{"date-parts":[["2021"]]}}}],"schema":"https://github.com/citation-style-language/schema/raw/master/csl-citation.json"} </w:instrText>
      </w:r>
      <w:r w:rsidR="006E059E" w:rsidRPr="00310F53">
        <w:rPr>
          <w:rFonts w:ascii="Times New Roman" w:hAnsi="Times New Roman" w:cs="Times New Roman"/>
          <w:noProof/>
        </w:rPr>
        <w:fldChar w:fldCharType="separate"/>
      </w:r>
      <w:r w:rsidR="009768BD" w:rsidRPr="009768BD">
        <w:rPr>
          <w:rFonts w:ascii="Times New Roman" w:hAnsi="Times New Roman" w:cs="Times New Roman"/>
        </w:rPr>
        <w:t>(</w:t>
      </w:r>
      <w:del w:id="99" w:author="Larson, Danelle M" w:date="2026-02-02T12:29:00Z" w16du:dateUtc="2026-02-02T18:29:00Z">
        <w:r w:rsidR="009768BD" w:rsidRPr="009768BD" w:rsidDel="004E0163">
          <w:rPr>
            <w:rFonts w:ascii="Times New Roman" w:hAnsi="Times New Roman" w:cs="Times New Roman"/>
          </w:rPr>
          <w:delText>K.</w:delText>
        </w:r>
      </w:del>
      <w:del w:id="100" w:author="Larson, Danelle M" w:date="2026-02-03T10:15:00Z" w16du:dateUtc="2026-02-03T16:15:00Z">
        <w:r w:rsidR="009768BD" w:rsidRPr="009768BD" w:rsidDel="0041015B">
          <w:rPr>
            <w:rFonts w:ascii="Times New Roman" w:hAnsi="Times New Roman" w:cs="Times New Roman"/>
          </w:rPr>
          <w:delText xml:space="preserve"> </w:delText>
        </w:r>
      </w:del>
      <w:r w:rsidR="009768BD" w:rsidRPr="009768BD">
        <w:rPr>
          <w:rFonts w:ascii="Times New Roman" w:hAnsi="Times New Roman" w:cs="Times New Roman"/>
        </w:rPr>
        <w:t>Bouska et al.</w:t>
      </w:r>
      <w:del w:id="101" w:author="Larson, Danelle M" w:date="2026-02-02T12:29:00Z" w16du:dateUtc="2026-02-02T18:29:00Z">
        <w:r w:rsidR="009768BD" w:rsidRPr="009768BD" w:rsidDel="004E0163">
          <w:rPr>
            <w:rFonts w:ascii="Times New Roman" w:hAnsi="Times New Roman" w:cs="Times New Roman"/>
          </w:rPr>
          <w:delText>,</w:delText>
        </w:r>
      </w:del>
      <w:r w:rsidR="009768BD" w:rsidRPr="009768BD">
        <w:rPr>
          <w:rFonts w:ascii="Times New Roman" w:hAnsi="Times New Roman" w:cs="Times New Roman"/>
        </w:rPr>
        <w:t xml:space="preserve"> 2021; </w:t>
      </w:r>
      <w:del w:id="102" w:author="Larson, Danelle M" w:date="2026-02-02T12:29:00Z" w16du:dateUtc="2026-02-02T18:29:00Z">
        <w:r w:rsidR="009768BD" w:rsidRPr="009768BD" w:rsidDel="004E0163">
          <w:rPr>
            <w:rFonts w:ascii="Times New Roman" w:hAnsi="Times New Roman" w:cs="Times New Roman"/>
          </w:rPr>
          <w:delText xml:space="preserve">D. M. </w:delText>
        </w:r>
      </w:del>
      <w:r w:rsidR="009768BD" w:rsidRPr="009768BD">
        <w:rPr>
          <w:rFonts w:ascii="Times New Roman" w:hAnsi="Times New Roman" w:cs="Times New Roman"/>
        </w:rPr>
        <w:t>Larson et al.</w:t>
      </w:r>
      <w:del w:id="103" w:author="Larson, Danelle M" w:date="2026-02-02T12:29:00Z" w16du:dateUtc="2026-02-02T18:29:00Z">
        <w:r w:rsidR="009768BD" w:rsidRPr="009768BD" w:rsidDel="004E0163">
          <w:rPr>
            <w:rFonts w:ascii="Times New Roman" w:hAnsi="Times New Roman" w:cs="Times New Roman"/>
          </w:rPr>
          <w:delText>,</w:delText>
        </w:r>
      </w:del>
      <w:r w:rsidR="009768BD" w:rsidRPr="009768BD">
        <w:rPr>
          <w:rFonts w:ascii="Times New Roman" w:hAnsi="Times New Roman" w:cs="Times New Roman"/>
        </w:rPr>
        <w:t xml:space="preserve"> 2022)</w:t>
      </w:r>
      <w:r w:rsidR="006E059E" w:rsidRPr="00310F53">
        <w:rPr>
          <w:rFonts w:ascii="Times New Roman" w:hAnsi="Times New Roman" w:cs="Times New Roman"/>
          <w:noProof/>
        </w:rPr>
        <w:fldChar w:fldCharType="end"/>
      </w:r>
      <w:r w:rsidR="00415C1E">
        <w:rPr>
          <w:rFonts w:ascii="Times New Roman" w:hAnsi="Times New Roman" w:cs="Times New Roman"/>
        </w:rPr>
        <w:t xml:space="preserve">, </w:t>
      </w:r>
      <w:r w:rsidR="00E33E79" w:rsidRPr="007D1914">
        <w:rPr>
          <w:rFonts w:ascii="Times New Roman" w:hAnsi="Times New Roman" w:cs="Times New Roman"/>
        </w:rPr>
        <w:t xml:space="preserve">biotic </w:t>
      </w:r>
      <w:r w:rsidR="00E33E79">
        <w:rPr>
          <w:rFonts w:ascii="Times New Roman" w:hAnsi="Times New Roman" w:cs="Times New Roman"/>
        </w:rPr>
        <w:t>interactions</w:t>
      </w:r>
      <w:r w:rsidR="00E33E79" w:rsidRPr="007D1914">
        <w:rPr>
          <w:rFonts w:ascii="Times New Roman" w:hAnsi="Times New Roman" w:cs="Times New Roman"/>
        </w:rPr>
        <w:t xml:space="preserve"> </w:t>
      </w:r>
      <w:r w:rsidR="00E33E79">
        <w:rPr>
          <w:rFonts w:ascii="Times New Roman" w:hAnsi="Times New Roman" w:cs="Times New Roman"/>
        </w:rPr>
        <w:fldChar w:fldCharType="begin" w:fldLock="1"/>
      </w:r>
      <w:r w:rsidR="00A27BE5">
        <w:rPr>
          <w:rFonts w:ascii="Times New Roman" w:hAnsi="Times New Roman" w:cs="Times New Roman"/>
        </w:rPr>
        <w:instrText xml:space="preserve"> ADDIN ZOTERO_ITEM CSL_CITATION {"citationID":"jqE04Dhq","properties":{"formattedCitation":"(LeBagousse-Pinguet et al., 2012)","plainCitation":"(LeBagousse-Pinguet et al., 2012)","noteIndex":0},"citationItems":[{"id":4233,"uris":["http://www.mendeley.com/documents/?uuid=d6004da8-9754-3320-a966-51cca1bfca7b","http://zotero.org/users/13640977/items/JPW9ZNY4"],"itemData":{"id":4233,"type":"article-journal","abstract":"Eutrophication is a major threat for freshwater ecosystems. Submerged aquatic plants (macrophytes) can maintain clear water conditions in eutrophic lakes by competing with phytoplankton for light and nutrients. The interactions between macrophytes and phytoplankton may lead to indirect facilitation among plants and the maintenance of high macrophyte diversities in eutrophic conditions. Nonetheless, the role of indirect facilitation in promoting macrophyte-dominated clear water states under eutrophication has never been demonstrated experimentally despite important implications for these ecosystems. We predicted that (i) submerged aquatic plants buffer negative consequences of eutrophication by strongly affecting biotic (phytoplankton) and environmental conditions (light, nutrients) in the water column, (ii) competition with phytoplankton results in indirect facilitation among submerged aquatic plants, and (iii) the response to indirect facilitation depends on the tolerance of submerged aquatic plants to light attenuation by phytoplankton. We experimentally simulated eutrophication through fertilization and manipulated the presence of neighbouring plants in a mesocosm. By manipulating the presence of neighbours with and without fertilization, we were able to test whether competitive or facilitative interactions occur during the eutrophication of lakes. Fertilization caused turbid water states by increasing phytoplankton content and light attenuation. The presence of neighbouring plants reduced phytoplankton growth and promoted survival and biomass production of macrophytes under eutrophication. Synthesis. Indirect facilitation among plants can buffer the direct negative interactions between aquatic plants and phytoplankton. Indirect facilitation may prevent the decline in aquatic plant diversity of freshwater ecosystems threatened by eutrophication. Because the experimental design used here is comparable to the manipulations frequently carried out across a wide range of terrestrial ecosystems, this study may contribute to the comparison of patterns and processes in aquatic and terrestrial environments. © 2011 The Authors. Journal of Ecology © 2011 British Ecological Society.","container-title":"Journal of Ecology","DOI":"10.1111/j.1365-2745.2011.01931.x","ISSN":"00220477","issue":"2","page":"530-538","title":"Indirect facilitation promotes macrophyte survival and growth in freshwater ecosystems threatened by eutrophication","volume":"100","author":[{"family":"LeBagousse-Pinguet","given":"Yoann"},{"family":"Liancourt","given":"Pierre"},{"family":"Gross","given":"Nicolas"},{"family":"Straile","given":"Dietmar"}],"issued":{"date-parts":[["2012",3]]},"citation-key":"lebagousse-pinguetIndirectFacilitationPromotes2012"}}],"schema":"https://github.com/citation-style-language/schema/raw/master/csl-citation.json"} </w:instrText>
      </w:r>
      <w:r w:rsidR="00E33E79">
        <w:rPr>
          <w:rFonts w:ascii="Times New Roman" w:hAnsi="Times New Roman" w:cs="Times New Roman"/>
        </w:rPr>
        <w:fldChar w:fldCharType="separate"/>
      </w:r>
      <w:r w:rsidR="007672B4" w:rsidRPr="007672B4">
        <w:rPr>
          <w:rFonts w:ascii="Times New Roman" w:hAnsi="Times New Roman" w:cs="Times New Roman"/>
        </w:rPr>
        <w:t>(LeBagousse-Pinguet et al.</w:t>
      </w:r>
      <w:del w:id="104" w:author="Larson, Danelle M" w:date="2026-02-02T12:29:00Z" w16du:dateUtc="2026-02-02T18:29:00Z">
        <w:r w:rsidR="007672B4" w:rsidRPr="007672B4" w:rsidDel="004E0163">
          <w:rPr>
            <w:rFonts w:ascii="Times New Roman" w:hAnsi="Times New Roman" w:cs="Times New Roman"/>
          </w:rPr>
          <w:delText>,</w:delText>
        </w:r>
      </w:del>
      <w:r w:rsidR="007672B4" w:rsidRPr="007672B4">
        <w:rPr>
          <w:rFonts w:ascii="Times New Roman" w:hAnsi="Times New Roman" w:cs="Times New Roman"/>
        </w:rPr>
        <w:t xml:space="preserve"> 2012)</w:t>
      </w:r>
      <w:r w:rsidR="00E33E79">
        <w:rPr>
          <w:rFonts w:ascii="Times New Roman" w:hAnsi="Times New Roman" w:cs="Times New Roman"/>
        </w:rPr>
        <w:fldChar w:fldCharType="end"/>
      </w:r>
      <w:r w:rsidR="00500A20">
        <w:rPr>
          <w:rFonts w:ascii="Times New Roman" w:hAnsi="Times New Roman" w:cs="Times New Roman"/>
        </w:rPr>
        <w:t xml:space="preserve">, </w:t>
      </w:r>
      <w:r w:rsidR="00500A20" w:rsidRPr="002422B1">
        <w:rPr>
          <w:rFonts w:ascii="Times New Roman" w:hAnsi="Times New Roman" w:cs="Times New Roman"/>
        </w:rPr>
        <w:t>dispersal limitation</w:t>
      </w:r>
      <w:r w:rsidR="004443D0" w:rsidRPr="002422B1">
        <w:rPr>
          <w:rFonts w:ascii="Times New Roman" w:hAnsi="Times New Roman" w:cs="Times New Roman"/>
        </w:rPr>
        <w:t xml:space="preserve"> </w:t>
      </w:r>
      <w:r w:rsidR="00483500" w:rsidRPr="002422B1">
        <w:rPr>
          <w:rFonts w:ascii="Times New Roman" w:hAnsi="Times New Roman" w:cs="Times New Roman"/>
        </w:rPr>
        <w:fldChar w:fldCharType="begin" w:fldLock="1"/>
      </w:r>
      <w:r w:rsidR="00A27BE5">
        <w:rPr>
          <w:rFonts w:ascii="Times New Roman" w:hAnsi="Times New Roman" w:cs="Times New Roman"/>
        </w:rPr>
        <w:instrText xml:space="preserve"> ADDIN ZOTERO_ITEM CSL_CITATION {"citationID":"93Zcj7yn","properties":{"formattedCitation":"(Correia Nunes et al., 2021)","plainCitation":"(Correia Nunes et al., 2021)","noteIndex":0},"citationItems":[{"id":4248,"uris":["http://www.mendeley.com/documents/?uuid=d083c0ac-77f5-4de3-a0fe-f068ddf7790c","http://zotero.org/users/13640977/items/P97P75JD"],"itemData":{"id":4248,"type":"article-journal","abstract":"Studies on beta diversity across different spatial scales can yield insight into the ecological factors that shape communities and the mechanisms of maintenance and loss of diversity. The coastal rivers in southeast Brazil have different lengths and salinity gradients because of variation in coastal plain width and slope. These differences in environmental characteristics promote natural gradients and patterns of macrophyte assemblage variation within and among rivers. To investigate the drivers of macrophyte beta diversity, we recorded the occurrence of species and life forms and collected limnological variables at 100 sampling sites over 8 unconnected rivers that run directly to the sea. We estimated macrophyte beta diversity, and its nestedness and turnover components, within (local scale) and among (regional scale) coastal rivers using traditional metrics (Jaccard dissimilarity matrix) and a metric that accounts for sampling effect (permutational analysis of multivariate dispersions). At each sampling site, we collected variables from water (nutrients, dissolved oxygen, and pH), sediment (nutrients, salinity, and grain type), and channel (width, littoral declivity, distance from rivers mouth, and coastline). For assessment of regional-scale drivers of macrophyte beta diversity, we measured river length and calculated salinity gradient. We evaluated the potential of environmental variables to explain local and regional beta diversity using distance- based redundancy analysis and multiple linear regression. As expected, at the local scale, high species turnover and life-form nestedness were predominantly explained by the rivers longitudinal gradients (mainly salinity, P, and channel width). At the regional scale, we found that river length explained life-form nestedness among rivers (small rivers are subsets of the largest rivers); however, neither river length nor salinity gradient explained the high species turnover among rivers. We suggest that dispersal limitation among rivers and historical colonization shaped the species pool in each river resulting in almost completely distinct assemblage compositions. This high turnover at the regional scale suggests that conservation strategies for macrophytes must consider multiple rivers and not only the largest ones. Overall, our results suggest that environmental variation strongly influences macrophyte beta diversity within and among coastal tropical rivers.","container-title":"Freshwater Science","DOI":"10.1086/713007","ISSN":"21619565","issue":"1","page":"138-150","title":"Local and regional drivers of macrophyte beta diversity in tropical coastal rivers","volume":"40","author":[{"family":"Correia Nunes","given":"Lais Samira"},{"family":"Saito","given":"Victor Satoru"},{"family":"Monteiro Camargo","given":"Antonio Fernando"}],"issued":{"date-parts":[["2021"]]},"citation-key":"correianunesLocalRegionalDrivers2021"}}],"schema":"https://github.com/citation-style-language/schema/raw/master/csl-citation.json"} </w:instrText>
      </w:r>
      <w:r w:rsidR="00483500" w:rsidRPr="002422B1">
        <w:rPr>
          <w:rFonts w:ascii="Times New Roman" w:hAnsi="Times New Roman" w:cs="Times New Roman"/>
        </w:rPr>
        <w:fldChar w:fldCharType="separate"/>
      </w:r>
      <w:r w:rsidR="009548D9" w:rsidRPr="009548D9">
        <w:rPr>
          <w:rFonts w:ascii="Times New Roman" w:hAnsi="Times New Roman" w:cs="Times New Roman"/>
        </w:rPr>
        <w:t>(Correia Nunes et al.</w:t>
      </w:r>
      <w:del w:id="105" w:author="Larson, Danelle M" w:date="2026-02-02T12:29:00Z" w16du:dateUtc="2026-02-02T18:29:00Z">
        <w:r w:rsidR="009548D9" w:rsidRPr="009548D9" w:rsidDel="004E0163">
          <w:rPr>
            <w:rFonts w:ascii="Times New Roman" w:hAnsi="Times New Roman" w:cs="Times New Roman"/>
          </w:rPr>
          <w:delText>,</w:delText>
        </w:r>
      </w:del>
      <w:r w:rsidR="009548D9" w:rsidRPr="009548D9">
        <w:rPr>
          <w:rFonts w:ascii="Times New Roman" w:hAnsi="Times New Roman" w:cs="Times New Roman"/>
        </w:rPr>
        <w:t xml:space="preserve"> 2021)</w:t>
      </w:r>
      <w:r w:rsidR="00483500" w:rsidRPr="002422B1">
        <w:rPr>
          <w:rFonts w:ascii="Times New Roman" w:hAnsi="Times New Roman" w:cs="Times New Roman"/>
        </w:rPr>
        <w:fldChar w:fldCharType="end"/>
      </w:r>
      <w:r w:rsidR="004D4290">
        <w:rPr>
          <w:rFonts w:ascii="Times New Roman" w:hAnsi="Times New Roman" w:cs="Times New Roman"/>
        </w:rPr>
        <w:t>,</w:t>
      </w:r>
      <w:r w:rsidR="00DE6855" w:rsidRPr="002422B1">
        <w:rPr>
          <w:rFonts w:ascii="Times New Roman" w:hAnsi="Times New Roman" w:cs="Times New Roman"/>
        </w:rPr>
        <w:t xml:space="preserve"> </w:t>
      </w:r>
      <w:r w:rsidR="00F67997" w:rsidRPr="002422B1">
        <w:rPr>
          <w:rFonts w:ascii="Times New Roman" w:hAnsi="Times New Roman" w:cs="Times New Roman"/>
        </w:rPr>
        <w:t>and</w:t>
      </w:r>
      <w:r w:rsidR="00A81A6D">
        <w:rPr>
          <w:rFonts w:ascii="Times New Roman" w:hAnsi="Times New Roman" w:cs="Times New Roman"/>
        </w:rPr>
        <w:t xml:space="preserve"> stochasticity. These processes may </w:t>
      </w:r>
      <w:r w:rsidR="006A1208">
        <w:rPr>
          <w:rFonts w:ascii="Times New Roman" w:hAnsi="Times New Roman" w:cs="Times New Roman"/>
        </w:rPr>
        <w:t xml:space="preserve">also </w:t>
      </w:r>
      <w:r w:rsidR="00A81A6D">
        <w:rPr>
          <w:rFonts w:ascii="Times New Roman" w:hAnsi="Times New Roman" w:cs="Times New Roman"/>
        </w:rPr>
        <w:t>vary as a function of</w:t>
      </w:r>
      <w:r w:rsidR="0019478A" w:rsidRPr="002422B1">
        <w:rPr>
          <w:rFonts w:ascii="Times New Roman" w:hAnsi="Times New Roman" w:cs="Times New Roman"/>
        </w:rPr>
        <w:t xml:space="preserve"> </w:t>
      </w:r>
      <w:r w:rsidR="00DE6855" w:rsidRPr="002422B1">
        <w:rPr>
          <w:rFonts w:ascii="Times New Roman" w:hAnsi="Times New Roman" w:cs="Times New Roman"/>
        </w:rPr>
        <w:t>specie</w:t>
      </w:r>
      <w:r w:rsidR="005537F7">
        <w:rPr>
          <w:rFonts w:ascii="Times New Roman" w:hAnsi="Times New Roman" w:cs="Times New Roman"/>
        </w:rPr>
        <w:t>s</w:t>
      </w:r>
      <w:r w:rsidR="0019478A" w:rsidRPr="002422B1">
        <w:rPr>
          <w:rFonts w:ascii="Times New Roman" w:hAnsi="Times New Roman" w:cs="Times New Roman"/>
        </w:rPr>
        <w:t>’</w:t>
      </w:r>
      <w:r w:rsidR="00DE6855" w:rsidRPr="002422B1">
        <w:rPr>
          <w:rFonts w:ascii="Times New Roman" w:hAnsi="Times New Roman" w:cs="Times New Roman"/>
        </w:rPr>
        <w:t xml:space="preserve"> </w:t>
      </w:r>
      <w:r w:rsidR="00821CAF" w:rsidRPr="002422B1">
        <w:rPr>
          <w:rFonts w:ascii="Times New Roman" w:hAnsi="Times New Roman" w:cs="Times New Roman"/>
        </w:rPr>
        <w:t xml:space="preserve">relatedness and </w:t>
      </w:r>
      <w:ins w:id="106" w:author="Larson, Danelle M" w:date="2026-01-30T10:51:00Z" w16du:dateUtc="2026-01-30T16:51:00Z">
        <w:r w:rsidR="000A47E5">
          <w:rPr>
            <w:rFonts w:ascii="Times New Roman" w:eastAsia="Times New Roman" w:hAnsi="Times New Roman" w:cs="Times New Roman"/>
            <w:noProof/>
          </w:rPr>
          <w:t xml:space="preserve">ecological </w:t>
        </w:r>
      </w:ins>
      <w:del w:id="107" w:author="Larson, Danelle M" w:date="2026-01-30T10:51:00Z" w16du:dateUtc="2026-01-30T16:51:00Z">
        <w:r w:rsidR="003A12F9" w:rsidDel="000A47E5">
          <w:rPr>
            <w:rFonts w:ascii="Times New Roman" w:hAnsi="Times New Roman" w:cs="Times New Roman"/>
          </w:rPr>
          <w:delText>functional</w:delText>
        </w:r>
      </w:del>
      <w:del w:id="108" w:author="Larson, Danelle M" w:date="2026-02-03T10:15:00Z" w16du:dateUtc="2026-02-03T16:15:00Z">
        <w:r w:rsidR="003A12F9" w:rsidDel="0041015B">
          <w:rPr>
            <w:rFonts w:ascii="Times New Roman" w:hAnsi="Times New Roman" w:cs="Times New Roman"/>
          </w:rPr>
          <w:delText xml:space="preserve"> </w:delText>
        </w:r>
      </w:del>
      <w:r w:rsidR="00DE6855" w:rsidRPr="002422B1">
        <w:rPr>
          <w:rFonts w:ascii="Times New Roman" w:hAnsi="Times New Roman" w:cs="Times New Roman"/>
        </w:rPr>
        <w:t xml:space="preserve">traits </w:t>
      </w:r>
      <w:r w:rsidR="00B51C32" w:rsidRPr="002422B1">
        <w:rPr>
          <w:rFonts w:ascii="Times New Roman" w:hAnsi="Times New Roman" w:cs="Times New Roman"/>
        </w:rPr>
        <w:fldChar w:fldCharType="begin" w:fldLock="1"/>
      </w:r>
      <w:r w:rsidR="00A27BE5">
        <w:rPr>
          <w:rFonts w:ascii="Times New Roman" w:hAnsi="Times New Roman" w:cs="Times New Roman"/>
        </w:rPr>
        <w:instrText xml:space="preserve"> ADDIN ZOTERO_ITEM CSL_CITATION {"citationID":"R2fhq1JK","properties":{"formattedCitation":"(Dalla Vecchia et al., 2020; Fu et al., 2020; Garc\\uc0\\u237{}a-Gir\\uc0\\u243{}n et al., 2019)","plainCitation":"(Dalla Vecchia et al., 2020; Fu et al., 2020; García-Girón et al., 2019)","noteIndex":0},"citationItems":[{"id":4115,"uris":["http://www.mendeley.com/documents/?uuid=624f5507-f588-384f-a2b6-d13f49176e62","http://zotero.org/users/13640977/items/RXV3RQKE"],"itemData":{"id":4115,"type":"article-journal","abstract":"Metacommunity ecology has broadened considerably with the recognition that measuring beta diversity beyond the purely taxonomic viewpoint may improve our understanding of the dispersal- and niche-based mechanisms across biological communities. In that perspective, we applied a novel multidimensional approach including taxonomic, functional and phylogenetic data to enhance our basic understanding of macrophyte metacommunity dynamics. For each beta diversity metric, we calculated the mean overall value and tested whether the mean value was different from that expected by chance using null models. We also employed evolutionary and spatially constrained models to first identify the degree to which the studied functional traits showed a phylogenetic signal, and then to estimate the relative importance of spatial and environmental effects on metacommunity structure. We first found that most individual ponds were inhabited by species that were merely random draws from the taxonomic and phylogenetic species pool available in the study region. Contrary to our expectations, not all measured traits were conserved along the phylogeny. We also showed that trait and phylogenetic dimensions strongly increased the amount of variation in beta diversity that can be explained by degree of environmental filtering and dispersal limitation. This suggests that accounting for functional traits and phylogeny in metacommunity ecology helps to explain idiosyncratic patterns of variation in macrophyte species distribution. Importantly, phylogenetic and functional analyses identified the influence of underlying mechanisms that would otherwise be missed in an analysis of taxonomic turnover. Together, these results let us conclude that macrophyte species have labile functional traits adapted to dispersal-based processes and some evolutionary trade-offs that drive community assembly via species sorting. Overall, our exploration of different facets of beta diversity showed how functional and phylogenetic information may be used with species-level data to test community assembly hypotheses that are more ecologically meaningful than assessments of environmental patterns based on the purely taxonomic viewpoint.","container-title":"Science of the Total Environment","DOI":"10.1016/j.scitotenv.2019.133616","ISSN":"18791026","note":"PMID: 31377370\npublisher: Elsevier B.V.","title":"Untangling the assembly of macrophyte metacommunities by means of taxonomic, functional and phylogenetic beta diversity patterns","volume":"693","author":[{"family":"García-Girón","given":"J."},{"family":"Fernández-Aláez","given":"Camino"},{"family":"Fernández-Aláez","given":"Margarita"},{"family":"Alahuhta","given":"J."}],"issued":{"date-parts":[["2019",11,25]]},"citation-key":"garcia-gironUntanglingAssemblyMacrophyte2019"}},{"id":3801,"uris":["http://www.mendeley.com/documents/?uuid=ada2bf60-323e-33a0-ad04-1d47f8d8e9de","http://zotero.org/users/13640977/items/LGR9NZYC"],"itemData":{"id":3801,"type":"article-journal","abstract":"Understanding how functional traits distributed across ecological scales as well as environmental gradients are central issues of trait-based assembly processes. However, whether environmental filters act on individuals or species mean traits remains poorly tested. Here, we measured four functional traits – shoot height, specific leaf area, lamina thickness, and leaf dry mass content – of 4432 individuals from 30 submersed macrophyte species across 26 lakes in south China, covering a broad nutrient gradient. We partitioned trait variances into four nested ecological scales (i.e., region, community, species, individual) and assessed how the internal and external filters structured the submersed macrophyte community, either through acting on individual or on species mean traits, and how these processes related to nutrient enrichment. For the four tested traits, 13–60% of trait variability occurred within species (individual level), while 35–86% occurred among species (species level), followed by community and regional level. Species turnover contributed most to the community-wide variance along the nutrient gradient caused considerable intraspecific variations of shoot height. We found significant strong internal filtering effects on the submersed macrophyte community, which increased towards higher nutrient levels. The external filtering effects were only observed at individual level, with lower shoot height, specific leaf area, and leaf dry mass content than expected at low nutrient levels, and lower lamina thickness than expected at high nutrient levels. Our study provides new insight into the assembly processes by showing that niche overlap (i.e., intraspecific interaction) and niche differentiation (i.e., interspecific interaction) can simultaneously occur in different functional traits, both potentially promoting local species diversity. We conclude that an individual trait-based approach can help to detect assembly processes within and among lakes.","container-title":"Ecological Indicators","DOI":"10.1016/j.ecolind.2019.105895","ISSN":"1470160X","note":"publisher: Elsevier B.V.","title":"Trait-based community assembly of submersed macrophytes subjected to nutrient enrichment in freshwater lakes: Do traits at the individual level matter?","volume":"110","author":[{"family":"Fu","given":"Hui"},{"family":"Yuan","given":"Guixiang"},{"family":"Jeppesen","given":"Erik"}],"issued":{"date-parts":[["2020",3,1]]},"citation-key":"fuTraitbasedCommunityAssembly2020"}},{"id":3797,"uris":["http://www.mendeley.com/documents/?uuid=ae66bfc4-4b2b-35a6-b55d-fd35c8bd33e6","http://zotero.org/users/13640977/items/5QASJM3S"],"itemData":{"id":3797,"type":"article-journal","abstract":"The use of functional traits (FTs) can provide quantitative information to explain macrophyte ecology more effectively than traditional taxonomic-based methods. This research aims to elucidate the trait-based approaches used in recent macrophyte studies to outline their applications, shortcomings, and future challenges. A systematic literature review focused on macrophytes and FTs was carried out on Scopus database (last accessed May 2020). The latest 520 papers published from 2010 to 2020, which represent 70 % of the whole literature selected since 1969, were carefully screened. Reviewed studies mainly investigated: 1) the role of FTs in shaping communities; 2) the responses of macrophytes to environmental gradients; 3) the application of FTs in monitoring anthropic pressures; and 4) the reasons for success of invasive species. Studied areas were concentrated in Europe (41 %) and Asia (32 %), overlooking other important biodiversity hotspots, and only 6.2 % of the world macrophytes species were investigated in dedicated single species studies. The FTs most commonly used include leaf economic and morphological traits, and we noticed a lack of attention on root traits and in general on spatial traits patterns, as well as a relatively poor understanding of how FTs mediate biotic interactions. High-throughput techniques, such as remote sensing, allow to map fine-scale variability of selected traits within and across systems, helping to clarify multiple links of FTs with ecological drivers and processes. We advise to promote investigations on root traits, and to push forward the integration of multiple approaches to better clarify the role of macrophytes at multiple scales.","container-title":"Aquatic Botany","DOI":"10.1016/j.aquabot.2020.103290","ISSN":"03043770","note":"publisher: Elsevier B.V.","title":"Functional traits in macrophyte studies: Current trends and future research agenda","volume":"167","author":[{"family":"Dalla Vecchia","given":"Alice"},{"family":"Villa","given":"Paolo"},{"family":"Bolpagni","given":"Rossano"}],"issued":{"date-parts":[["2020",10,1]]},"citation-key":"dallavecchiaFunctionalTraitsMacrophyte2020"}}],"schema":"https://github.com/citation-style-language/schema/raw/master/csl-citation.json"} </w:instrText>
      </w:r>
      <w:r w:rsidR="00B51C32" w:rsidRPr="002422B1">
        <w:rPr>
          <w:rFonts w:ascii="Times New Roman" w:hAnsi="Times New Roman" w:cs="Times New Roman"/>
        </w:rPr>
        <w:fldChar w:fldCharType="separate"/>
      </w:r>
      <w:r w:rsidR="009548D9" w:rsidRPr="009548D9">
        <w:rPr>
          <w:rFonts w:ascii="Times New Roman" w:hAnsi="Times New Roman" w:cs="Times New Roman"/>
        </w:rPr>
        <w:t>(Dalla Vecchia et al.</w:t>
      </w:r>
      <w:del w:id="109" w:author="Larson, Danelle M" w:date="2026-02-02T12:29:00Z" w16du:dateUtc="2026-02-02T18:29:00Z">
        <w:r w:rsidR="009548D9" w:rsidRPr="009548D9" w:rsidDel="004E0163">
          <w:rPr>
            <w:rFonts w:ascii="Times New Roman" w:hAnsi="Times New Roman" w:cs="Times New Roman"/>
          </w:rPr>
          <w:delText>,</w:delText>
        </w:r>
      </w:del>
      <w:r w:rsidR="009548D9" w:rsidRPr="009548D9">
        <w:rPr>
          <w:rFonts w:ascii="Times New Roman" w:hAnsi="Times New Roman" w:cs="Times New Roman"/>
        </w:rPr>
        <w:t xml:space="preserve"> 2020; Fu et al.</w:t>
      </w:r>
      <w:del w:id="110" w:author="Larson, Danelle M" w:date="2026-02-02T12:29:00Z" w16du:dateUtc="2026-02-02T18:29:00Z">
        <w:r w:rsidR="009548D9" w:rsidRPr="009548D9" w:rsidDel="004E0163">
          <w:rPr>
            <w:rFonts w:ascii="Times New Roman" w:hAnsi="Times New Roman" w:cs="Times New Roman"/>
          </w:rPr>
          <w:delText>,</w:delText>
        </w:r>
      </w:del>
      <w:r w:rsidR="009548D9" w:rsidRPr="009548D9">
        <w:rPr>
          <w:rFonts w:ascii="Times New Roman" w:hAnsi="Times New Roman" w:cs="Times New Roman"/>
        </w:rPr>
        <w:t xml:space="preserve"> 2020; García-Girón et al.</w:t>
      </w:r>
      <w:del w:id="111" w:author="Larson, Danelle M" w:date="2026-02-02T12:29:00Z" w16du:dateUtc="2026-02-02T18:29:00Z">
        <w:r w:rsidR="009548D9" w:rsidRPr="009548D9" w:rsidDel="004E0163">
          <w:rPr>
            <w:rFonts w:ascii="Times New Roman" w:hAnsi="Times New Roman" w:cs="Times New Roman"/>
          </w:rPr>
          <w:delText>,</w:delText>
        </w:r>
      </w:del>
      <w:r w:rsidR="009548D9" w:rsidRPr="009548D9">
        <w:rPr>
          <w:rFonts w:ascii="Times New Roman" w:hAnsi="Times New Roman" w:cs="Times New Roman"/>
        </w:rPr>
        <w:t xml:space="preserve"> 2019)</w:t>
      </w:r>
      <w:r w:rsidR="00B51C32" w:rsidRPr="002422B1">
        <w:rPr>
          <w:rFonts w:ascii="Times New Roman" w:hAnsi="Times New Roman" w:cs="Times New Roman"/>
        </w:rPr>
        <w:fldChar w:fldCharType="end"/>
      </w:r>
      <w:r w:rsidR="00B51C32" w:rsidRPr="002422B1">
        <w:rPr>
          <w:rFonts w:ascii="Times New Roman" w:hAnsi="Times New Roman" w:cs="Times New Roman"/>
          <w:lang w:val="fi-FI"/>
        </w:rPr>
        <w:t xml:space="preserve">. </w:t>
      </w:r>
      <w:r w:rsidR="003A12F9">
        <w:rPr>
          <w:rFonts w:ascii="Times New Roman" w:hAnsi="Times New Roman" w:cs="Times New Roman"/>
        </w:rPr>
        <w:t>Therefore</w:t>
      </w:r>
      <w:r w:rsidR="004C4353" w:rsidRPr="00616ADF">
        <w:rPr>
          <w:rFonts w:ascii="Times New Roman" w:hAnsi="Times New Roman" w:cs="Times New Roman"/>
        </w:rPr>
        <w:t xml:space="preserve">, </w:t>
      </w:r>
      <w:r w:rsidR="004C4353">
        <w:rPr>
          <w:rFonts w:ascii="Times New Roman" w:hAnsi="Times New Roman" w:cs="Times New Roman"/>
        </w:rPr>
        <w:t>t</w:t>
      </w:r>
      <w:r w:rsidR="009A0404" w:rsidRPr="002422B1">
        <w:rPr>
          <w:rFonts w:ascii="Times New Roman" w:hAnsi="Times New Roman" w:cs="Times New Roman"/>
        </w:rPr>
        <w:t>he relative roles of</w:t>
      </w:r>
      <w:r w:rsidR="001112BF" w:rsidRPr="002422B1">
        <w:rPr>
          <w:rFonts w:ascii="Times New Roman" w:hAnsi="Times New Roman" w:cs="Times New Roman"/>
        </w:rPr>
        <w:t xml:space="preserve"> </w:t>
      </w:r>
      <w:ins w:id="112" w:author="Larson, Danelle M" w:date="2026-02-03T10:17:00Z" w16du:dateUtc="2026-02-03T16:17:00Z">
        <w:r w:rsidR="00624AB9">
          <w:rPr>
            <w:rFonts w:ascii="Times New Roman" w:hAnsi="Times New Roman" w:cs="Times New Roman"/>
          </w:rPr>
          <w:t xml:space="preserve">macrophyte </w:t>
        </w:r>
      </w:ins>
      <w:r w:rsidR="00A81A6D">
        <w:rPr>
          <w:rFonts w:ascii="Times New Roman" w:hAnsi="Times New Roman" w:cs="Times New Roman"/>
        </w:rPr>
        <w:t>assembly</w:t>
      </w:r>
      <w:r w:rsidR="00A81A6D" w:rsidRPr="002422B1">
        <w:rPr>
          <w:rFonts w:ascii="Times New Roman" w:hAnsi="Times New Roman" w:cs="Times New Roman"/>
        </w:rPr>
        <w:t xml:space="preserve"> </w:t>
      </w:r>
      <w:r w:rsidR="00E844AF" w:rsidRPr="002422B1">
        <w:rPr>
          <w:rFonts w:ascii="Times New Roman" w:hAnsi="Times New Roman" w:cs="Times New Roman"/>
        </w:rPr>
        <w:t>processes</w:t>
      </w:r>
      <w:r w:rsidR="006222D4" w:rsidRPr="002422B1">
        <w:rPr>
          <w:rFonts w:ascii="Times New Roman" w:hAnsi="Times New Roman" w:cs="Times New Roman"/>
        </w:rPr>
        <w:t xml:space="preserve"> and </w:t>
      </w:r>
      <w:r w:rsidR="00A81A6D">
        <w:rPr>
          <w:rFonts w:ascii="Times New Roman" w:hAnsi="Times New Roman" w:cs="Times New Roman"/>
        </w:rPr>
        <w:t xml:space="preserve">the </w:t>
      </w:r>
      <w:r w:rsidR="006222D4" w:rsidRPr="002422B1">
        <w:rPr>
          <w:rFonts w:ascii="Times New Roman" w:hAnsi="Times New Roman" w:cs="Times New Roman"/>
        </w:rPr>
        <w:t xml:space="preserve">specific </w:t>
      </w:r>
      <w:r w:rsidR="00DE5690">
        <w:rPr>
          <w:rFonts w:ascii="Times New Roman" w:hAnsi="Times New Roman" w:cs="Times New Roman"/>
        </w:rPr>
        <w:t xml:space="preserve">spatial and temporal </w:t>
      </w:r>
      <w:r w:rsidR="006222D4" w:rsidRPr="002422B1">
        <w:rPr>
          <w:rFonts w:ascii="Times New Roman" w:hAnsi="Times New Roman" w:cs="Times New Roman"/>
        </w:rPr>
        <w:t>environmental drivers</w:t>
      </w:r>
      <w:r w:rsidR="00E844AF" w:rsidRPr="002422B1">
        <w:rPr>
          <w:rFonts w:ascii="Times New Roman" w:hAnsi="Times New Roman" w:cs="Times New Roman"/>
        </w:rPr>
        <w:t xml:space="preserve"> </w:t>
      </w:r>
      <w:ins w:id="113" w:author="Larson, Danelle M" w:date="2026-01-30T10:18:00Z" w16du:dateUtc="2026-01-30T16:18:00Z">
        <w:r w:rsidR="00975FC5">
          <w:rPr>
            <w:rFonts w:ascii="Times New Roman" w:hAnsi="Times New Roman" w:cs="Times New Roman"/>
          </w:rPr>
          <w:t xml:space="preserve">fueled by global changes </w:t>
        </w:r>
      </w:ins>
      <w:del w:id="114" w:author="Larson, Danelle M" w:date="2026-02-03T10:17:00Z" w16du:dateUtc="2026-02-03T16:17:00Z">
        <w:r w:rsidR="00226E4A" w:rsidRPr="002422B1" w:rsidDel="00624AB9">
          <w:rPr>
            <w:rFonts w:ascii="Times New Roman" w:hAnsi="Times New Roman" w:cs="Times New Roman"/>
          </w:rPr>
          <w:delText>that shape</w:delText>
        </w:r>
        <w:r w:rsidR="00827D6A" w:rsidRPr="002422B1" w:rsidDel="00624AB9">
          <w:rPr>
            <w:rFonts w:ascii="Times New Roman" w:hAnsi="Times New Roman" w:cs="Times New Roman"/>
          </w:rPr>
          <w:delText xml:space="preserve"> macrophyte</w:delText>
        </w:r>
        <w:r w:rsidR="00F04E07" w:rsidRPr="002422B1" w:rsidDel="00624AB9">
          <w:rPr>
            <w:rFonts w:ascii="Times New Roman" w:hAnsi="Times New Roman" w:cs="Times New Roman"/>
          </w:rPr>
          <w:delText xml:space="preserve"> assembly</w:delText>
        </w:r>
        <w:r w:rsidR="00827D6A" w:rsidRPr="002422B1" w:rsidDel="00624AB9">
          <w:rPr>
            <w:rFonts w:ascii="Times New Roman" w:hAnsi="Times New Roman" w:cs="Times New Roman"/>
          </w:rPr>
          <w:delText xml:space="preserve"> </w:delText>
        </w:r>
      </w:del>
      <w:r w:rsidR="00C8359B">
        <w:rPr>
          <w:rFonts w:ascii="Times New Roman" w:hAnsi="Times New Roman" w:cs="Times New Roman"/>
        </w:rPr>
        <w:t>remain</w:t>
      </w:r>
      <w:r w:rsidR="00672AFF">
        <w:rPr>
          <w:rFonts w:ascii="Times New Roman" w:hAnsi="Times New Roman" w:cs="Times New Roman"/>
        </w:rPr>
        <w:t xml:space="preserve"> </w:t>
      </w:r>
      <w:r w:rsidR="00097E9D" w:rsidRPr="002422B1">
        <w:rPr>
          <w:rFonts w:ascii="Times New Roman" w:hAnsi="Times New Roman" w:cs="Times New Roman"/>
        </w:rPr>
        <w:t xml:space="preserve">poorly </w:t>
      </w:r>
      <w:r w:rsidR="00672AFF">
        <w:rPr>
          <w:rFonts w:ascii="Times New Roman" w:hAnsi="Times New Roman" w:cs="Times New Roman"/>
        </w:rPr>
        <w:t>understood</w:t>
      </w:r>
      <w:r w:rsidR="007E4E17">
        <w:rPr>
          <w:rFonts w:ascii="Times New Roman" w:hAnsi="Times New Roman" w:cs="Times New Roman"/>
        </w:rPr>
        <w:t>, particularly in the context of river re-oligotrophication</w:t>
      </w:r>
      <w:r w:rsidR="00B020CF">
        <w:rPr>
          <w:rFonts w:ascii="Times New Roman" w:hAnsi="Times New Roman" w:cs="Times New Roman"/>
        </w:rPr>
        <w:t>.</w:t>
      </w:r>
      <w:r w:rsidR="00B805DB" w:rsidRPr="00B805DB">
        <w:rPr>
          <w:rFonts w:ascii="Times New Roman" w:hAnsi="Times New Roman" w:cs="Times New Roman"/>
          <w:highlight w:val="yellow"/>
        </w:rPr>
        <w:t xml:space="preserve"> </w:t>
      </w:r>
    </w:p>
    <w:p w14:paraId="322E86BA" w14:textId="1FB6F66A" w:rsidR="00C40DAA" w:rsidRDefault="00991150" w:rsidP="00B020CF">
      <w:pPr>
        <w:spacing w:line="480" w:lineRule="auto"/>
        <w:ind w:firstLine="360"/>
        <w:rPr>
          <w:rFonts w:ascii="Times New Roman" w:hAnsi="Times New Roman" w:cs="Times New Roman"/>
        </w:rPr>
      </w:pPr>
      <w:r>
        <w:rPr>
          <w:rFonts w:ascii="Times New Roman" w:hAnsi="Times New Roman" w:cs="Times New Roman"/>
        </w:rPr>
        <w:t>P</w:t>
      </w:r>
      <w:r w:rsidRPr="00C63BC9">
        <w:rPr>
          <w:rFonts w:ascii="Times New Roman" w:hAnsi="Times New Roman" w:cs="Times New Roman"/>
        </w:rPr>
        <w:t xml:space="preserve">rogress </w:t>
      </w:r>
      <w:r>
        <w:rPr>
          <w:rFonts w:ascii="Times New Roman" w:hAnsi="Times New Roman" w:cs="Times New Roman"/>
        </w:rPr>
        <w:t xml:space="preserve">is underway </w:t>
      </w:r>
      <w:r w:rsidR="00F11472">
        <w:rPr>
          <w:rFonts w:ascii="Times New Roman" w:hAnsi="Times New Roman" w:cs="Times New Roman"/>
        </w:rPr>
        <w:t>to establish</w:t>
      </w:r>
      <w:r>
        <w:rPr>
          <w:rFonts w:ascii="Times New Roman" w:hAnsi="Times New Roman" w:cs="Times New Roman"/>
        </w:rPr>
        <w:t xml:space="preserve"> a more unified, predictive </w:t>
      </w:r>
      <w:r w:rsidR="005263EE">
        <w:rPr>
          <w:rFonts w:ascii="Times New Roman" w:hAnsi="Times New Roman" w:cs="Times New Roman"/>
        </w:rPr>
        <w:t>community</w:t>
      </w:r>
      <w:r>
        <w:rPr>
          <w:rFonts w:ascii="Times New Roman" w:hAnsi="Times New Roman" w:cs="Times New Roman"/>
        </w:rPr>
        <w:t xml:space="preserve"> ecology</w:t>
      </w:r>
      <w:r w:rsidR="0046207D">
        <w:rPr>
          <w:rFonts w:ascii="Times New Roman" w:hAnsi="Times New Roman" w:cs="Times New Roman"/>
        </w:rPr>
        <w:t xml:space="preserve"> </w:t>
      </w:r>
      <w:r w:rsidR="00FD5D04">
        <w:rPr>
          <w:rFonts w:ascii="Times New Roman" w:hAnsi="Times New Roman" w:cs="Times New Roman"/>
        </w:rPr>
        <w:t xml:space="preserve">framework </w:t>
      </w:r>
      <w:r w:rsidRPr="00C63BC9">
        <w:rPr>
          <w:rFonts w:ascii="Times New Roman" w:hAnsi="Times New Roman" w:cs="Times New Roman"/>
        </w:rPr>
        <w:fldChar w:fldCharType="begin" w:fldLock="1"/>
      </w:r>
      <w:r w:rsidR="00A27BE5">
        <w:rPr>
          <w:rFonts w:ascii="Times New Roman" w:hAnsi="Times New Roman" w:cs="Times New Roman"/>
        </w:rPr>
        <w:instrText xml:space="preserve"> ADDIN ZOTERO_ITEM CSL_CITATION {"citationID":"UMepadiq","properties":{"formattedCitation":"(Ovaskainen, Rybicki, et al., 2019; Warton et al., 2015)","plainCitation":"(Ovaskainen, Rybicki, et al., 2019; Warton et al., 2015)","noteIndex":0},"citationItems":[{"id":3669,"uris":["http://www.mendeley.com/documents/?uuid=50a8cce4-d681-32b1-8cc3-16ef481af138","http://zotero.org/users/13640977/items/NCWNVEIL"],"itemData":{"id":3669,"type":"article-journal","abstract":"Technological advances have enabled a new class of multivariate models for ecology, with the potential now to specify a statistical model for abundances jointly across many taxa, to simultaneously explore interactions across taxa and the response of abundance to environmental variables. Joint models can be used for several purposes of interest to ecologists, including estimating patterns of residual correlation across taxa, ordination, multivariate inference about environmental effects and environment-by-trait interactions, accounting for missing predictors, and improving predictions in situations where one can leverage knowledge of some species to predict others. We demonstrate this by example and discuss recent computation tools and future directions. Many ecological questions require the joint analysis of abundances collected simultaneously across many taxonomic groups, and, if organisms are identified using modern tools such as metabarcoding, their number can be in the thousands.While historically such data have been analyzed using ad hoc algorithms, it is now possible to fully specify joint statistical models for abundance using multivariate extensions of generalized linear mixed models.These modern 'joint modeling' approaches allow the study of correlation patterns across taxa, at the same time as studying environmental response, to tease the two apart.Latent variable models are an especially exciting tool that has recently been used for ordination as well as for studying the factors driving co-occurrence.","container-title":"Trends in Ecology and Evolution","DOI":"10.1016/j.tree.2015.09.007","ISSN":"01695347","issue":"12","note":"PMID: 26519235\npublisher: Elsevier Ltd","page":"766-779","title":"So Many Variables: Joint Modeling in Community Ecology","volume":"30","author":[{"family":"Warton","given":"David I."},{"family":"Blanchet","given":"F. Guillaume"},{"family":"O'Hara","given":"Robert B."},{"family":"Ovaskainen","given":"Otso"},{"family":"Taskinen","given":"Sara"},{"family":"Walker","given":"Steven C."},{"family":"Hui","given":"Francis K.C."}],"issued":{"date-parts":[["2015",12,1]]},"citation-key":"wartonManyVariablesJoint2015"}},{"id":3791,"uris":["http://www.mendeley.com/documents/?uuid=9bfc2637-5ffb-3ac9-9f96-4f88c158c4c6","http://zotero.org/users/13640977/items/6FY963ZU"],"itemData":{"id":3791,"type":"article-journal","abstract":"A key challenge for community ecology is to understand to what extent observational data can be used to infer the underlying community assembly processes. As different processes can lead to similar or even identical patterns, statistical analyses of non-manipulative observational data never yield undisputable causal inference on the underlying processes. Still, most empirical studies in community ecology are based on observational data, and hence understanding under which circumstances such data can shed light on assembly processes is a central concern for community ecologists. We simulated a spatial agent-based model that generates variation in metacommunity dynamics across multiple axes, including the four classic metacommunity paradigms as special cases. We further simulated a virtual ecologist who analysed snapshot data sampled from the simulations using eighteen output metrics derived from beta-diversity and habitat variation indices, variation partitioning and joint species distribution modelling. Our results indicated two main axes of variation in the output metrics. The first axis of variation described whether the landscape has patchy or continuous variation, and thus was essentially independent of the properties of the species community. The second axis of variation related to the level of predictability of the metacommunity. The most predictable communities were niche-based metacommunities inhabiting static landscapes with marked environmental heterogeneity, such as metacommunities following the species sorting paradigm or the mass effects paradigm. The most unpredictable communities were neutral-based metacommunities inhabiting dynamics landscapes with little spatial heterogeneity, such as metacommunities following the neutral or patch sorting paradigms. The output metrics from joint species distribution modelling yielded generally the highest resolution to disentangle among the simulated scenarios. Yet, the different types of statistical approaches utilized in this study carried complementary information, and thus our results suggest that the most comprehensive evaluation of metacommunity structure can be obtained by combining them.","container-title":"Ecography","DOI":"10.1111/ecog.04444","ISSN":"16000587","issue":"11","note":"publisher: Blackwell Publishing Ltd","page":"1877-1886","title":"What can observational data reveal about metacommunity processes?","volume":"42","author":[{"family":"Ovaskainen","given":"Otso"},{"family":"Rybicki","given":"Joel"},{"family":"Abrego","given":"Nerea"}],"issued":{"date-parts":[["2019",11,1]]},"citation-key":"ovaskainenWhatCanObservational2019"}}],"schema":"https://github.com/citation-style-language/schema/raw/master/csl-citation.json"} </w:instrText>
      </w:r>
      <w:r w:rsidRPr="00C63BC9">
        <w:rPr>
          <w:rFonts w:ascii="Times New Roman" w:hAnsi="Times New Roman" w:cs="Times New Roman"/>
        </w:rPr>
        <w:fldChar w:fldCharType="separate"/>
      </w:r>
      <w:r w:rsidR="009548D9" w:rsidRPr="009548D9">
        <w:rPr>
          <w:rFonts w:ascii="Times New Roman" w:hAnsi="Times New Roman" w:cs="Times New Roman"/>
        </w:rPr>
        <w:t>(Ovaskainen</w:t>
      </w:r>
      <w:del w:id="115" w:author="Larson, Danelle M" w:date="2026-02-02T12:57:00Z" w16du:dateUtc="2026-02-02T18:57:00Z">
        <w:r w:rsidR="009548D9" w:rsidRPr="009548D9" w:rsidDel="00507BE4">
          <w:rPr>
            <w:rFonts w:ascii="Times New Roman" w:hAnsi="Times New Roman" w:cs="Times New Roman"/>
          </w:rPr>
          <w:delText>, Rybicki,</w:delText>
        </w:r>
      </w:del>
      <w:r w:rsidR="009548D9" w:rsidRPr="009548D9">
        <w:rPr>
          <w:rFonts w:ascii="Times New Roman" w:hAnsi="Times New Roman" w:cs="Times New Roman"/>
        </w:rPr>
        <w:t xml:space="preserve"> et al.</w:t>
      </w:r>
      <w:del w:id="116" w:author="Larson, Danelle M" w:date="2026-02-02T12:57:00Z" w16du:dateUtc="2026-02-02T18:57:00Z">
        <w:r w:rsidR="009548D9" w:rsidRPr="009548D9" w:rsidDel="00507BE4">
          <w:rPr>
            <w:rFonts w:ascii="Times New Roman" w:hAnsi="Times New Roman" w:cs="Times New Roman"/>
          </w:rPr>
          <w:delText>,</w:delText>
        </w:r>
      </w:del>
      <w:r w:rsidR="009548D9" w:rsidRPr="009548D9">
        <w:rPr>
          <w:rFonts w:ascii="Times New Roman" w:hAnsi="Times New Roman" w:cs="Times New Roman"/>
        </w:rPr>
        <w:t xml:space="preserve"> 2019; Warton et al.</w:t>
      </w:r>
      <w:del w:id="117" w:author="Larson, Danelle M" w:date="2026-02-02T12:57:00Z" w16du:dateUtc="2026-02-02T18:57:00Z">
        <w:r w:rsidR="009548D9" w:rsidRPr="009548D9" w:rsidDel="00507BE4">
          <w:rPr>
            <w:rFonts w:ascii="Times New Roman" w:hAnsi="Times New Roman" w:cs="Times New Roman"/>
          </w:rPr>
          <w:delText>,</w:delText>
        </w:r>
      </w:del>
      <w:r w:rsidR="009548D9" w:rsidRPr="009548D9">
        <w:rPr>
          <w:rFonts w:ascii="Times New Roman" w:hAnsi="Times New Roman" w:cs="Times New Roman"/>
        </w:rPr>
        <w:t xml:space="preserve"> 2015)</w:t>
      </w:r>
      <w:r w:rsidRPr="00C63BC9">
        <w:rPr>
          <w:rFonts w:ascii="Times New Roman" w:hAnsi="Times New Roman" w:cs="Times New Roman"/>
        </w:rPr>
        <w:fldChar w:fldCharType="end"/>
      </w:r>
      <w:r>
        <w:rPr>
          <w:rFonts w:ascii="Times New Roman" w:hAnsi="Times New Roman" w:cs="Times New Roman"/>
        </w:rPr>
        <w:t xml:space="preserve"> </w:t>
      </w:r>
      <w:r w:rsidR="003D00A3">
        <w:rPr>
          <w:rFonts w:ascii="Times New Roman" w:hAnsi="Times New Roman" w:cs="Times New Roman"/>
        </w:rPr>
        <w:t>that</w:t>
      </w:r>
      <w:r>
        <w:rPr>
          <w:rFonts w:ascii="Times New Roman" w:hAnsi="Times New Roman" w:cs="Times New Roman"/>
        </w:rPr>
        <w:t xml:space="preserve"> improve</w:t>
      </w:r>
      <w:r w:rsidR="003D00A3">
        <w:rPr>
          <w:rFonts w:ascii="Times New Roman" w:hAnsi="Times New Roman" w:cs="Times New Roman"/>
        </w:rPr>
        <w:t>s</w:t>
      </w:r>
      <w:r>
        <w:rPr>
          <w:rFonts w:ascii="Times New Roman" w:hAnsi="Times New Roman" w:cs="Times New Roman"/>
        </w:rPr>
        <w:t xml:space="preserve"> forecasting and manag</w:t>
      </w:r>
      <w:r w:rsidR="00CB0A3B">
        <w:rPr>
          <w:rFonts w:ascii="Times New Roman" w:hAnsi="Times New Roman" w:cs="Times New Roman"/>
        </w:rPr>
        <w:t xml:space="preserve">ing </w:t>
      </w:r>
      <w:r>
        <w:rPr>
          <w:rFonts w:ascii="Times New Roman" w:hAnsi="Times New Roman" w:cs="Times New Roman"/>
        </w:rPr>
        <w:t xml:space="preserve">biodiversity and resilience </w:t>
      </w:r>
      <w:r>
        <w:rPr>
          <w:rFonts w:ascii="Times New Roman" w:hAnsi="Times New Roman" w:cs="Times New Roman"/>
        </w:rPr>
        <w:fldChar w:fldCharType="begin" w:fldLock="1"/>
      </w:r>
      <w:r w:rsidR="00A27BE5">
        <w:rPr>
          <w:rFonts w:ascii="Times New Roman" w:hAnsi="Times New Roman" w:cs="Times New Roman"/>
        </w:rPr>
        <w:instrText xml:space="preserve"> ADDIN ZOTERO_ITEM CSL_CITATION {"citationID":"MAutNa5D","properties":{"formattedCitation":"(Van Looy et al., 2019)","plainCitation":"(Van Looy et al., 2019)","noteIndex":0},"citationItems":[{"id":3206,"uris":["http://www.mendeley.com/documents/?uuid=32ccabd3-5201-3a7a-b744-31495c5e3be6","http://zotero.org/users/13640977/items/GWU85G25"],"itemData":{"id":3206,"type":"article-journal","abstract":"Resilience in river ecosystems requires that organisms must persist in the face of highly dynamic hydrological and geomorphological variations. Disturbance events such as floods and droughts are postulated to shape life history traits that support resilience, but river management and conservation would benefit from greater understanding of the emergent effects in communities of river organisms. We unify current knowledge of taxonomic-, phylogenetic-, and trait-based aspects of river communities that might aid the identification and quantification of resilience mechanisms. Temporal variations in river productivity, physical connectivity, and environmental heterogeneity resulting from floods and droughts are highlighted as key characteristics that promote resilience in these dynamic ecosystems. Three community-wide mechanisms that underlie resilience are (a) partitioning (competition/facilitation) of dynamically varying resources, (b) dispersal, recolonization, and recruitment promoted by connectivity, and (c) functional redundancy in communities promoted by resource heterogeneity and refugia. Along with taxonomic and phylogenetic identity, biological traits related to feeding specialization, dispersal ability, and habitat specialization mediate organism responses to disturbance. Measures of these factors might also enable assessment of the relative contributions of different mechanisms to community resilience. Interactions between abiotic drivers and biotic aspects of resource use, dispersal, and persistence have clear implications for river conservation and management. To support these management needs, we propose a set of taxonomic, phylogenetic, and life-history trait metrics that might be used to measure resilience mechanisms. By identifying such indicators, our proposed framework can enable targeted management strategies to adapt river ecosystems to global change.","container-title":"River Research and Applications","DOI":"10.1002/rra.3396","ISSN":"15351467","issue":"2","note":"publisher: John Wiley and Sons Ltd","page":"107-120","title":"The three Rs of river ecosystem resilience: Resources, recruitment, and refugia","volume":"35","author":[{"family":"Van Looy","given":"Kris"},{"family":"Tonkin","given":"Jonathan D."},{"family":"Floury","given":"Mathieu"},{"family":"Leigh","given":"Catherine"},{"family":"Soininen","given":"Janne"},{"family":"Larsen","given":"Stefano"},{"family":"Heino","given":"Jani"},{"family":"LeRoy Poff","given":"N."},{"family":"Delong","given":"Michael"},{"family":"Jähnig","given":"Sonja C."},{"family":"Datry","given":"Thibault"},{"family":"Bonada","given":"Núria"},{"family":"Rosebery","given":"Juliette"},{"family":"Jamoneau","given":"Aurélien"},{"family":"Ormerod","given":"Steve J."},{"family":"Collier","given":"Kevin J."},{"family":"Wolter","given":"Christian"}],"issued":{"date-parts":[["2019",2,1]]},"citation-key":"vanlooyThreeRsRiver2019"}}],"schema":"https://github.com/citation-style-language/schema/raw/master/csl-citation.json"} </w:instrText>
      </w:r>
      <w:r>
        <w:rPr>
          <w:rFonts w:ascii="Times New Roman" w:hAnsi="Times New Roman" w:cs="Times New Roman"/>
        </w:rPr>
        <w:fldChar w:fldCharType="separate"/>
      </w:r>
      <w:r w:rsidR="009548D9" w:rsidRPr="009548D9">
        <w:rPr>
          <w:rFonts w:ascii="Times New Roman" w:hAnsi="Times New Roman" w:cs="Times New Roman"/>
        </w:rPr>
        <w:t>(Van Looy et al.</w:t>
      </w:r>
      <w:del w:id="118" w:author="Larson, Danelle M" w:date="2026-02-02T12:57:00Z" w16du:dateUtc="2026-02-02T18:57:00Z">
        <w:r w:rsidR="009548D9" w:rsidRPr="009548D9" w:rsidDel="00507BE4">
          <w:rPr>
            <w:rFonts w:ascii="Times New Roman" w:hAnsi="Times New Roman" w:cs="Times New Roman"/>
          </w:rPr>
          <w:delText>,</w:delText>
        </w:r>
      </w:del>
      <w:r w:rsidR="009548D9" w:rsidRPr="009548D9">
        <w:rPr>
          <w:rFonts w:ascii="Times New Roman" w:hAnsi="Times New Roman" w:cs="Times New Roman"/>
        </w:rPr>
        <w:t xml:space="preserve"> 2019)</w:t>
      </w:r>
      <w:r>
        <w:rPr>
          <w:rFonts w:ascii="Times New Roman" w:hAnsi="Times New Roman" w:cs="Times New Roman"/>
        </w:rPr>
        <w:fldChar w:fldCharType="end"/>
      </w:r>
      <w:r>
        <w:rPr>
          <w:rFonts w:ascii="Times New Roman" w:hAnsi="Times New Roman" w:cs="Times New Roman"/>
        </w:rPr>
        <w:t>.</w:t>
      </w:r>
      <w:r w:rsidRPr="00C63BC9">
        <w:rPr>
          <w:rFonts w:ascii="Times New Roman" w:hAnsi="Times New Roman" w:cs="Times New Roman"/>
        </w:rPr>
        <w:t xml:space="preserve"> </w:t>
      </w:r>
      <w:commentRangeStart w:id="119"/>
      <w:commentRangeStart w:id="120"/>
      <w:del w:id="121" w:author="Larson, Danelle M" w:date="2026-02-02T10:59:00Z" w16du:dateUtc="2026-02-02T16:59:00Z">
        <w:r w:rsidR="00D708BA" w:rsidDel="00592084">
          <w:rPr>
            <w:rFonts w:ascii="Times New Roman" w:hAnsi="Times New Roman" w:cs="Times New Roman"/>
          </w:rPr>
          <w:delText xml:space="preserve">An </w:delText>
        </w:r>
      </w:del>
      <w:ins w:id="122" w:author="Larson, Danelle M" w:date="2026-02-02T10:59:00Z" w16du:dateUtc="2026-02-02T16:59:00Z">
        <w:r w:rsidR="00592084">
          <w:rPr>
            <w:rFonts w:ascii="Times New Roman" w:hAnsi="Times New Roman" w:cs="Times New Roman"/>
          </w:rPr>
          <w:t xml:space="preserve">Community </w:t>
        </w:r>
      </w:ins>
      <w:r w:rsidR="00D708BA">
        <w:rPr>
          <w:rFonts w:ascii="Times New Roman" w:hAnsi="Times New Roman" w:cs="Times New Roman"/>
        </w:rPr>
        <w:t>assemblage-level approach</w:t>
      </w:r>
      <w:ins w:id="123" w:author="Larson, Danelle M" w:date="2026-02-03T10:18:00Z" w16du:dateUtc="2026-02-03T16:18:00Z">
        <w:r w:rsidR="00FD51CA">
          <w:rPr>
            <w:rFonts w:ascii="Times New Roman" w:hAnsi="Times New Roman" w:cs="Times New Roman"/>
          </w:rPr>
          <w:t>es</w:t>
        </w:r>
      </w:ins>
      <w:r w:rsidR="00D708BA">
        <w:rPr>
          <w:rFonts w:ascii="Times New Roman" w:hAnsi="Times New Roman" w:cs="Times New Roman"/>
        </w:rPr>
        <w:t xml:space="preserve"> </w:t>
      </w:r>
      <w:del w:id="124" w:author="Larson, Danelle M" w:date="2026-02-02T11:00:00Z" w16du:dateUtc="2026-02-02T17:00:00Z">
        <w:r w:rsidR="008954CD" w:rsidDel="00592084">
          <w:rPr>
            <w:rFonts w:ascii="Times New Roman" w:hAnsi="Times New Roman" w:cs="Times New Roman"/>
          </w:rPr>
          <w:delText xml:space="preserve">has </w:delText>
        </w:r>
      </w:del>
      <w:ins w:id="125" w:author="Larson, Danelle M" w:date="2026-02-02T11:00:00Z" w16du:dateUtc="2026-02-02T17:00:00Z">
        <w:r w:rsidR="00592084">
          <w:rPr>
            <w:rFonts w:ascii="Times New Roman" w:hAnsi="Times New Roman" w:cs="Times New Roman"/>
          </w:rPr>
          <w:t>help</w:t>
        </w:r>
      </w:ins>
      <w:ins w:id="126" w:author="Larson, Danelle M" w:date="2026-02-03T10:18:00Z" w16du:dateUtc="2026-02-03T16:18:00Z">
        <w:r w:rsidR="00FD51CA">
          <w:rPr>
            <w:rFonts w:ascii="Times New Roman" w:hAnsi="Times New Roman" w:cs="Times New Roman"/>
          </w:rPr>
          <w:t xml:space="preserve"> to</w:t>
        </w:r>
      </w:ins>
      <w:ins w:id="127" w:author="Larson, Danelle M" w:date="2026-02-02T11:00:00Z" w16du:dateUtc="2026-02-02T17:00:00Z">
        <w:r w:rsidR="00592084">
          <w:rPr>
            <w:rFonts w:ascii="Times New Roman" w:hAnsi="Times New Roman" w:cs="Times New Roman"/>
          </w:rPr>
          <w:t xml:space="preserve"> understand </w:t>
        </w:r>
      </w:ins>
      <w:ins w:id="128" w:author="Larson, Danelle M" w:date="2026-02-03T10:18:00Z" w16du:dateUtc="2026-02-03T16:18:00Z">
        <w:r w:rsidR="00FD51CA">
          <w:rPr>
            <w:rFonts w:ascii="Times New Roman" w:hAnsi="Times New Roman" w:cs="Times New Roman"/>
          </w:rPr>
          <w:t xml:space="preserve">the </w:t>
        </w:r>
      </w:ins>
      <w:ins w:id="129" w:author="Larson, Danelle M" w:date="2026-02-02T11:00:00Z" w16du:dateUtc="2026-02-02T17:00:00Z">
        <w:r w:rsidR="00592084">
          <w:rPr>
            <w:rFonts w:ascii="Times New Roman" w:hAnsi="Times New Roman" w:cs="Times New Roman"/>
          </w:rPr>
          <w:t xml:space="preserve">many facets </w:t>
        </w:r>
      </w:ins>
      <w:ins w:id="130" w:author="Larson, Danelle M" w:date="2026-02-03T10:18:00Z" w16du:dateUtc="2026-02-03T16:18:00Z">
        <w:r w:rsidR="00A935EF">
          <w:rPr>
            <w:rFonts w:ascii="Times New Roman" w:hAnsi="Times New Roman" w:cs="Times New Roman"/>
          </w:rPr>
          <w:t xml:space="preserve">and environmental drivers </w:t>
        </w:r>
      </w:ins>
      <w:ins w:id="131" w:author="Larson, Danelle M" w:date="2026-02-02T11:00:00Z" w16du:dateUtc="2026-02-02T17:00:00Z">
        <w:r w:rsidR="00592084">
          <w:rPr>
            <w:rFonts w:ascii="Times New Roman" w:hAnsi="Times New Roman" w:cs="Times New Roman"/>
          </w:rPr>
          <w:t>of biodiversity at multiple spatial and temporal scales</w:t>
        </w:r>
      </w:ins>
      <w:del w:id="132" w:author="Larson, Danelle M" w:date="2026-02-02T10:59:00Z" w16du:dateUtc="2026-02-02T16:59:00Z">
        <w:r w:rsidR="008954CD" w:rsidDel="000A6B98">
          <w:rPr>
            <w:rFonts w:ascii="Times New Roman" w:hAnsi="Times New Roman" w:cs="Times New Roman"/>
          </w:rPr>
          <w:delText>many advantages, such as simul</w:delText>
        </w:r>
        <w:r w:rsidR="000634BC" w:rsidDel="000A6B98">
          <w:rPr>
            <w:rFonts w:ascii="Times New Roman" w:hAnsi="Times New Roman" w:cs="Times New Roman"/>
          </w:rPr>
          <w:delText>taneously benefiting</w:delText>
        </w:r>
      </w:del>
      <w:ins w:id="133" w:author="Larson, Danelle M" w:date="2026-02-02T11:00:00Z" w16du:dateUtc="2026-02-02T17:00:00Z">
        <w:r w:rsidR="00592084">
          <w:rPr>
            <w:rFonts w:ascii="Times New Roman" w:hAnsi="Times New Roman" w:cs="Times New Roman"/>
          </w:rPr>
          <w:t xml:space="preserve"> </w:t>
        </w:r>
      </w:ins>
      <w:del w:id="134" w:author="Larson, Danelle M" w:date="2026-02-03T10:18:00Z" w16du:dateUtc="2026-02-03T16:18:00Z">
        <w:r w:rsidR="000634BC" w:rsidDel="00A935EF">
          <w:rPr>
            <w:rFonts w:ascii="Times New Roman" w:hAnsi="Times New Roman" w:cs="Times New Roman"/>
          </w:rPr>
          <w:delText xml:space="preserve"> many species and biodiversity</w:delText>
        </w:r>
        <w:commentRangeEnd w:id="119"/>
        <w:r w:rsidR="00434920" w:rsidDel="00A935EF">
          <w:rPr>
            <w:rStyle w:val="CommentReference"/>
            <w:rFonts w:ascii="Times New Roman" w:eastAsia="Times New Roman" w:hAnsi="Times New Roman" w:cs="Times New Roman"/>
          </w:rPr>
          <w:commentReference w:id="119"/>
        </w:r>
        <w:commentRangeEnd w:id="120"/>
        <w:r w:rsidR="00592084" w:rsidDel="00A935EF">
          <w:rPr>
            <w:rStyle w:val="CommentReference"/>
            <w:rFonts w:ascii="Times New Roman" w:eastAsia="Times New Roman" w:hAnsi="Times New Roman" w:cs="Times New Roman"/>
          </w:rPr>
          <w:commentReference w:id="120"/>
        </w:r>
        <w:r w:rsidR="00264F2B" w:rsidDel="00A935EF">
          <w:rPr>
            <w:rFonts w:ascii="Times New Roman" w:hAnsi="Times New Roman" w:cs="Times New Roman"/>
          </w:rPr>
          <w:delText xml:space="preserve"> </w:delText>
        </w:r>
      </w:del>
      <w:r w:rsidR="00264F2B">
        <w:rPr>
          <w:rFonts w:ascii="Times New Roman" w:hAnsi="Times New Roman" w:cs="Times New Roman"/>
        </w:rPr>
        <w:fldChar w:fldCharType="begin"/>
      </w:r>
      <w:r w:rsidR="00A27BE5">
        <w:rPr>
          <w:rFonts w:ascii="Times New Roman" w:hAnsi="Times New Roman" w:cs="Times New Roman"/>
        </w:rPr>
        <w:instrText xml:space="preserve"> ADDIN ZOTERO_ITEM CSL_CITATION {"citationID":"jMLNr7z0","properties":{"formattedCitation":"(Belitz et al., 2025)","plainCitation":"(Belitz et al., 2025)","noteIndex":0},"citationItems":[{"id":5149,"uris":["http://zotero.org/users/13640977/items/TPBNGWQV"],"itemData":{"id":5149,"type":"article-journal","container-title":"Nature Reviews Biodiversity","DOI":"10.1038/s44358-024-00014-9","ISSN":"3005-0677","issue":"2","journalAbbreviation":"Nat. Rev. Biodivers.","language":"en","page":"134-143","source":"DOI.org (Crossref)","title":"A case for assemblage-level conservation to address the biodiversity crisis","volume":"1","author":[{"family":"Belitz","given":"Michael W."},{"family":"Campbell","given":"C. J."},{"family":"Drum","given":"Ryan G."},{"family":"Leuenberger","given":"Wendy"},{"family":"Morelli","given":"Toni Lyn"},{"family":"Nail","given":"Kelly"},{"family":"Shirey","given":"Vaughn"},{"family":"Thogmartin","given":"Wayne"},{"family":"Zipkin","given":"Elise F."}],"issued":{"date-parts":[["2025",1,20]]},"citation-key":"belitzCaseAssemblagelevelConservation2025"}}],"schema":"https://github.com/citation-style-language/schema/raw/master/csl-citation.json"} </w:instrText>
      </w:r>
      <w:r w:rsidR="00264F2B">
        <w:rPr>
          <w:rFonts w:ascii="Times New Roman" w:hAnsi="Times New Roman" w:cs="Times New Roman"/>
        </w:rPr>
        <w:fldChar w:fldCharType="separate"/>
      </w:r>
      <w:r w:rsidR="00264F2B" w:rsidRPr="00264F2B">
        <w:rPr>
          <w:rFonts w:ascii="Times New Roman" w:hAnsi="Times New Roman" w:cs="Times New Roman"/>
        </w:rPr>
        <w:t>(Belitz et al.</w:t>
      </w:r>
      <w:del w:id="135" w:author="Larson, Danelle M" w:date="2026-02-02T12:57:00Z" w16du:dateUtc="2026-02-02T18:57:00Z">
        <w:r w:rsidR="00264F2B" w:rsidRPr="00264F2B" w:rsidDel="00507BE4">
          <w:rPr>
            <w:rFonts w:ascii="Times New Roman" w:hAnsi="Times New Roman" w:cs="Times New Roman"/>
          </w:rPr>
          <w:delText>,</w:delText>
        </w:r>
      </w:del>
      <w:r w:rsidR="00264F2B" w:rsidRPr="00264F2B">
        <w:rPr>
          <w:rFonts w:ascii="Times New Roman" w:hAnsi="Times New Roman" w:cs="Times New Roman"/>
        </w:rPr>
        <w:t xml:space="preserve"> 2025)</w:t>
      </w:r>
      <w:r w:rsidR="00264F2B">
        <w:rPr>
          <w:rFonts w:ascii="Times New Roman" w:hAnsi="Times New Roman" w:cs="Times New Roman"/>
        </w:rPr>
        <w:fldChar w:fldCharType="end"/>
      </w:r>
      <w:r w:rsidR="00264F2B">
        <w:rPr>
          <w:rFonts w:ascii="Times New Roman" w:hAnsi="Times New Roman" w:cs="Times New Roman"/>
        </w:rPr>
        <w:t>.</w:t>
      </w:r>
      <w:r w:rsidR="008954CD">
        <w:rPr>
          <w:rFonts w:ascii="Times New Roman" w:hAnsi="Times New Roman" w:cs="Times New Roman"/>
        </w:rPr>
        <w:t xml:space="preserve"> </w:t>
      </w:r>
      <w:r w:rsidR="00293E7A">
        <w:rPr>
          <w:rFonts w:ascii="Times New Roman" w:hAnsi="Times New Roman" w:cs="Times New Roman"/>
        </w:rPr>
        <w:t>J</w:t>
      </w:r>
      <w:r w:rsidR="001A535A">
        <w:rPr>
          <w:rFonts w:ascii="Times New Roman" w:hAnsi="Times New Roman" w:cs="Times New Roman"/>
        </w:rPr>
        <w:t>oint species distribution models</w:t>
      </w:r>
      <w:r w:rsidR="009D5DC9">
        <w:rPr>
          <w:rFonts w:ascii="Times New Roman" w:hAnsi="Times New Roman" w:cs="Times New Roman"/>
        </w:rPr>
        <w:t xml:space="preserve"> can integrate </w:t>
      </w:r>
      <w:r w:rsidR="00994EBB">
        <w:rPr>
          <w:rFonts w:ascii="Times New Roman" w:hAnsi="Times New Roman" w:cs="Times New Roman"/>
        </w:rPr>
        <w:t xml:space="preserve">community </w:t>
      </w:r>
      <w:r w:rsidR="00994EBB">
        <w:rPr>
          <w:rFonts w:ascii="Times New Roman" w:hAnsi="Times New Roman" w:cs="Times New Roman"/>
        </w:rPr>
        <w:lastRenderedPageBreak/>
        <w:t>information (</w:t>
      </w:r>
      <w:r w:rsidR="00C36A67">
        <w:rPr>
          <w:rFonts w:ascii="Times New Roman" w:hAnsi="Times New Roman" w:cs="Times New Roman"/>
        </w:rPr>
        <w:t xml:space="preserve">such as </w:t>
      </w:r>
      <w:r w:rsidR="009D5DC9">
        <w:rPr>
          <w:rFonts w:ascii="Times New Roman" w:hAnsi="Times New Roman" w:cs="Times New Roman"/>
        </w:rPr>
        <w:t xml:space="preserve">species distributions, phylogenetic relatedness, </w:t>
      </w:r>
      <w:r w:rsidR="00B4457E">
        <w:rPr>
          <w:rFonts w:ascii="Times New Roman" w:hAnsi="Times New Roman" w:cs="Times New Roman"/>
        </w:rPr>
        <w:t xml:space="preserve">environmental niches, </w:t>
      </w:r>
      <w:r w:rsidR="009D5DC9">
        <w:rPr>
          <w:rFonts w:ascii="Times New Roman" w:hAnsi="Times New Roman" w:cs="Times New Roman"/>
        </w:rPr>
        <w:t xml:space="preserve">and </w:t>
      </w:r>
      <w:del w:id="136" w:author="Larson, Danelle M" w:date="2026-01-30T10:51:00Z" w16du:dateUtc="2026-01-30T16:51:00Z">
        <w:r w:rsidR="005F24C4" w:rsidDel="000A47E5">
          <w:rPr>
            <w:rFonts w:ascii="Times New Roman" w:hAnsi="Times New Roman" w:cs="Times New Roman"/>
          </w:rPr>
          <w:delText xml:space="preserve">functional </w:delText>
        </w:r>
      </w:del>
      <w:r w:rsidR="009D5DC9">
        <w:rPr>
          <w:rFonts w:ascii="Times New Roman" w:hAnsi="Times New Roman" w:cs="Times New Roman"/>
        </w:rPr>
        <w:t>traits</w:t>
      </w:r>
      <w:r w:rsidR="00994EBB">
        <w:rPr>
          <w:rFonts w:ascii="Times New Roman" w:hAnsi="Times New Roman" w:cs="Times New Roman"/>
        </w:rPr>
        <w:t>)</w:t>
      </w:r>
      <w:r w:rsidR="009D5DC9">
        <w:rPr>
          <w:rFonts w:ascii="Times New Roman" w:hAnsi="Times New Roman" w:cs="Times New Roman"/>
        </w:rPr>
        <w:t xml:space="preserve"> </w:t>
      </w:r>
      <w:r w:rsidR="00430566">
        <w:rPr>
          <w:rFonts w:ascii="Times New Roman" w:hAnsi="Times New Roman" w:cs="Times New Roman"/>
        </w:rPr>
        <w:t xml:space="preserve">with </w:t>
      </w:r>
      <w:r>
        <w:rPr>
          <w:rFonts w:ascii="Times New Roman" w:hAnsi="Times New Roman" w:cs="Times New Roman"/>
        </w:rPr>
        <w:t xml:space="preserve">the </w:t>
      </w:r>
      <w:r w:rsidR="00430566">
        <w:rPr>
          <w:rFonts w:ascii="Times New Roman" w:hAnsi="Times New Roman" w:cs="Times New Roman"/>
        </w:rPr>
        <w:t xml:space="preserve">spatiotemporal dynamics </w:t>
      </w:r>
      <w:r w:rsidR="00773CD8">
        <w:rPr>
          <w:rFonts w:ascii="Times New Roman" w:hAnsi="Times New Roman" w:cs="Times New Roman"/>
        </w:rPr>
        <w:t>of</w:t>
      </w:r>
      <w:r w:rsidR="00430566">
        <w:rPr>
          <w:rFonts w:ascii="Times New Roman" w:hAnsi="Times New Roman" w:cs="Times New Roman"/>
        </w:rPr>
        <w:t xml:space="preserve"> </w:t>
      </w:r>
      <w:r w:rsidR="0022714D">
        <w:rPr>
          <w:rFonts w:ascii="Times New Roman" w:hAnsi="Times New Roman" w:cs="Times New Roman"/>
        </w:rPr>
        <w:t xml:space="preserve">multiple </w:t>
      </w:r>
      <w:r w:rsidR="00430566">
        <w:rPr>
          <w:rFonts w:ascii="Times New Roman" w:hAnsi="Times New Roman" w:cs="Times New Roman"/>
        </w:rPr>
        <w:t xml:space="preserve">ecological </w:t>
      </w:r>
      <w:r>
        <w:rPr>
          <w:rFonts w:ascii="Times New Roman" w:hAnsi="Times New Roman" w:cs="Times New Roman"/>
        </w:rPr>
        <w:t>drivers</w:t>
      </w:r>
      <w:r w:rsidR="005C2A92" w:rsidRPr="00C63BC9">
        <w:rPr>
          <w:rFonts w:ascii="Times New Roman" w:hAnsi="Times New Roman" w:cs="Times New Roman"/>
        </w:rPr>
        <w:t xml:space="preserve"> at</w:t>
      </w:r>
      <w:r>
        <w:rPr>
          <w:rFonts w:ascii="Times New Roman" w:hAnsi="Times New Roman" w:cs="Times New Roman"/>
        </w:rPr>
        <w:t xml:space="preserve"> several</w:t>
      </w:r>
      <w:r w:rsidR="005C2A92" w:rsidRPr="00C63BC9">
        <w:rPr>
          <w:rFonts w:ascii="Times New Roman" w:hAnsi="Times New Roman" w:cs="Times New Roman"/>
        </w:rPr>
        <w:t xml:space="preserve"> </w:t>
      </w:r>
      <w:r w:rsidR="005C2A92">
        <w:rPr>
          <w:rFonts w:ascii="Times New Roman" w:hAnsi="Times New Roman" w:cs="Times New Roman"/>
        </w:rPr>
        <w:t>nested,</w:t>
      </w:r>
      <w:r w:rsidR="005C2A92" w:rsidRPr="00C63BC9">
        <w:rPr>
          <w:rFonts w:ascii="Times New Roman" w:hAnsi="Times New Roman" w:cs="Times New Roman"/>
        </w:rPr>
        <w:t xml:space="preserve"> </w:t>
      </w:r>
      <w:r w:rsidR="005C2A92">
        <w:rPr>
          <w:rFonts w:ascii="Times New Roman" w:hAnsi="Times New Roman" w:cs="Times New Roman"/>
        </w:rPr>
        <w:t xml:space="preserve">hierarchical </w:t>
      </w:r>
      <w:r w:rsidR="005C2A92" w:rsidRPr="00C63BC9">
        <w:rPr>
          <w:rFonts w:ascii="Times New Roman" w:hAnsi="Times New Roman" w:cs="Times New Roman"/>
        </w:rPr>
        <w:t>scales</w:t>
      </w:r>
      <w:r w:rsidR="005C2A92">
        <w:rPr>
          <w:rFonts w:ascii="Times New Roman" w:hAnsi="Times New Roman" w:cs="Times New Roman"/>
        </w:rPr>
        <w:t xml:space="preserve"> </w:t>
      </w:r>
      <w:r w:rsidR="005C2A92" w:rsidRPr="00C63BC9">
        <w:rPr>
          <w:rFonts w:ascii="Times New Roman" w:hAnsi="Times New Roman" w:cs="Times New Roman"/>
        </w:rPr>
        <w:fldChar w:fldCharType="begin" w:fldLock="1"/>
      </w:r>
      <w:r w:rsidR="00A27BE5">
        <w:rPr>
          <w:rFonts w:ascii="Times New Roman" w:hAnsi="Times New Roman" w:cs="Times New Roman"/>
        </w:rPr>
        <w:instrText xml:space="preserve"> ADDIN ZOTERO_ITEM CSL_CITATION {"citationID":"abogPRyZ","properties":{"formattedCitation":"(Ovaskainen et al., 2017; Tikhonov et al., 2020; Weigel et al., 2023)","plainCitation":"(Ovaskainen et al., 2017; Tikhonov et al., 2020; Weigel et al., 2023)","noteIndex":0},"citationItems":[{"id":3795,"uris":["http://www.mendeley.com/documents/?uuid=b6bb64d3-8b81-33e6-8d5b-beed3e4ffa91","http://zotero.org/users/13640977/items/WZ7SLIL3"],"itemData":{"id":3795,"type":"article-journal","abstract":"The ongoing global change and the increased interest in macroecological processes call for the analysis of spatially extensive data on species communities to understand and forecast distributional changes of biodiversity. Recently developed joint species distribution models can deal with numerous species efficiently, while explicitly accounting for spatial structure in the data. However, their applicability is generally limited to relatively small spatial data sets because of their severe computational scaling as the number of spatial locations increases. In this work, we propose a practical alleviation of this scalability constraint for joint species modeling by exploiting two spatial-statistics techniques that facilitate the analysis of large spatial data sets: Gaussian predictive process and nearest-neighbor Gaussian process. We devised an efficient Gibbs posterior sampling algorithm for Bayesian model fitting that allows us to analyze community data sets consisting of hundreds of species sampled from up to hundreds of thousands of spatial units. The performance of these methods is demonstrated using an extensive plant data set of 30,955 spatial units as a case study. We provide an implementation of the presented methods as an extension to the hierarchical modeling of species communities framework.","container-title":"Ecology","DOI":"10.1002/ecy.2929","ISSN":"00129658","issue":"2","note":"PMID: 31725922\npublisher: Ecological Society of America","title":"Computationally efficient joint species distribution modeling of big spatial data","volume":"101","author":[{"family":"Tikhonov","given":"Gleb"},{"family":"Duan","given":"Li"},{"family":"Abrego","given":"Nerea"},{"family":"Newell","given":"Graeme"},{"family":"White","given":"Matt"},{"family":"Dunson","given":"David"},{"family":"Ovaskainen","given":"Otso"}],"issued":{"date-parts":[["2020",2,1]]},"citation-key":"tikhonovComputationallyEfficientJoint2020"}},{"id":3742,"uris":["http://www.mendeley.com/documents/?uuid=6aa3d9d4-d046-3473-95b3-6cade48f4806","http://zotero.org/users/13640977/items/MM276H7G"],"itemData":{"id":3742,"type":"article-journal","abstract":"Community ecology aims to understand what factors determine the assembly and dynamics of species assemblages at different spatiotemporal scales. To facilitate the integration between conceptual and statistical approaches in community ecology, we propose Hierarchical Modelling of Species Communities (HMSC) as a general, flexible framework for modern analysis of community data. While non-manipulative data allow for only correlative and not causal inference, this framework facilitates the formulation of data-driven hypotheses regarding the processes that structure communities. We model environmental filtering by variation and covariation in the responses of individual species to the characteristics of their environment, with potential contingencies on species traits and phylogenetic relationships. We capture biotic assembly rules by species-to-species association matrices, which may be estimated at multiple spatial or temporal scales. We operationalise the HMSC framework as a hierarchical Bayesian joint species distribution model, and implement it as R- and Matlab-packages which enable computationally efficient analyses of large data sets. Armed with this tool, community ecologists can make sense of many types of data, including spatially explicit data and time-series data. We illustrate the use of this framework through a series of diverse ecological examples.","container-title":"Ecology Letters","DOI":"10.1111/ele.12757","ISSN":"14610248","issue":"5","note":"PMID: 28317296\npublisher: Blackwell Publishing Ltd","page":"561-576","title":"How to make more out of community data? A conceptual framework and its implementation as models and software","volume":"20","author":[{"family":"Ovaskainen","given":"Otso"},{"family":"Tikhonov","given":"Gleb"},{"family":"Norberg","given":"Anna"},{"family":"Guillaume Blanchet","given":"F."},{"family":"Duan","given":"Leo"},{"family":"Dunson","given":"David"},{"family":"Roslin","given":"Tomas"},{"family":"Abrego","given":"Nerea"}],"issued":{"date-parts":[["2017",5,1]]},"citation-key":"ovaskainenHowMakeMore2017"}},{"id":4537,"uris":["http://www.mendeley.com/documents/?uuid=e88ea377-3eb0-3648-ae79-914229904a55","http://zotero.org/users/13640977/items/ELE8VDFY"],"itemData":{"id":4537,"type":"article-journal","abstract":"Aim: We use lake phytoplankton community data to quantify the spatio-temporal and scale-dependent impacts of eutrophication, land-use and climate change on species niches and community assembly processes while accounting for species traits and phylogenetic constraints. Location: Finland. Time period: 1977–2017. Major taxa: Phytoplankton. Methods: We use hierarchical modelling of species communities (HMSC) to model metacommunity trajectories at 853 lakes over four decades of environmental change, including a hierarchical spatial structure to account for scale-dependent processes. Using a “region of common profile” approach, we evaluate compositional changes of species communities and trait profiles and investigate their temporal development. Results: We demonstrate the emergence of novel and widespread community composition clusters in previously more compositionally homogeneous communities, with cluster-specific community trait profiles, indicating functional differences. A strong phylogenetic signal of species responses to the environment implies similar responses among closely related taxa. Community cluster-specific species prevalence indicates lower taxonomic dispersion within the current dominant clusters compared with the historically dominant cluster and an overall higher prevalence of smaller species sizes within communities. Our findings denote profound spatio-temporal structuring of species co-occurrence patterns and highlight functional differences of lake phytoplankton communities. Main conclusions: Diverging community trajectories have led to a nationwide reshuffling of lake phytoplankton communities. At regional and national scales, lakes are not single entities but metacommunity hubs in an interconnected waterscape. The assembly mechanisms of phytoplankton communities are strongly structured by spatio-temporal dynamics, which have led to novel community types, but only a minor part of this reshuffling could be linked to temporal environmental change.","container-title":"Global Ecology and Biogeography","DOI":"10.1111/geb.13626","ISSN":"14668238","issue":"2","note":"publisher: John Wiley and Sons Inc","page":"295-309","title":"Macrosystem community change in lake phytoplankton and its implications for diversity and function","volume":"32","author":[{"family":"Weigel","given":"Benjamin"},{"family":"Kotamäki","given":"Niina"},{"family":"Malve","given":"Olli"},{"family":"Vuorio","given":"Kristiina"},{"family":"Ovaskainen","given":"Otso"}],"issued":{"date-parts":[["2023",2,1]]},"citation-key":"weigelMacrosystemCommunityChange2023"}}],"schema":"https://github.com/citation-style-language/schema/raw/master/csl-citation.json"} </w:instrText>
      </w:r>
      <w:r w:rsidR="005C2A92" w:rsidRPr="00C63BC9">
        <w:rPr>
          <w:rFonts w:ascii="Times New Roman" w:hAnsi="Times New Roman" w:cs="Times New Roman"/>
        </w:rPr>
        <w:fldChar w:fldCharType="separate"/>
      </w:r>
      <w:r w:rsidR="009548D9" w:rsidRPr="009548D9">
        <w:rPr>
          <w:rFonts w:ascii="Times New Roman" w:hAnsi="Times New Roman" w:cs="Times New Roman"/>
        </w:rPr>
        <w:t>(Ovaskainen et al.</w:t>
      </w:r>
      <w:del w:id="137" w:author="Larson, Danelle M" w:date="2026-02-02T12:57:00Z" w16du:dateUtc="2026-02-02T18:57:00Z">
        <w:r w:rsidR="009548D9" w:rsidRPr="009548D9" w:rsidDel="00507BE4">
          <w:rPr>
            <w:rFonts w:ascii="Times New Roman" w:hAnsi="Times New Roman" w:cs="Times New Roman"/>
          </w:rPr>
          <w:delText>,</w:delText>
        </w:r>
      </w:del>
      <w:r w:rsidR="009548D9" w:rsidRPr="009548D9">
        <w:rPr>
          <w:rFonts w:ascii="Times New Roman" w:hAnsi="Times New Roman" w:cs="Times New Roman"/>
        </w:rPr>
        <w:t xml:space="preserve"> 2017; Tikhonov et al.</w:t>
      </w:r>
      <w:del w:id="138" w:author="Larson, Danelle M" w:date="2026-02-02T12:57:00Z" w16du:dateUtc="2026-02-02T18:57:00Z">
        <w:r w:rsidR="009548D9" w:rsidRPr="009548D9" w:rsidDel="00507BE4">
          <w:rPr>
            <w:rFonts w:ascii="Times New Roman" w:hAnsi="Times New Roman" w:cs="Times New Roman"/>
          </w:rPr>
          <w:delText>,</w:delText>
        </w:r>
      </w:del>
      <w:r w:rsidR="009548D9" w:rsidRPr="009548D9">
        <w:rPr>
          <w:rFonts w:ascii="Times New Roman" w:hAnsi="Times New Roman" w:cs="Times New Roman"/>
        </w:rPr>
        <w:t xml:space="preserve"> 2020; Weigel et al.</w:t>
      </w:r>
      <w:del w:id="139" w:author="Larson, Danelle M" w:date="2026-02-02T12:57:00Z" w16du:dateUtc="2026-02-02T18:57:00Z">
        <w:r w:rsidR="009548D9" w:rsidRPr="009548D9" w:rsidDel="00507BE4">
          <w:rPr>
            <w:rFonts w:ascii="Times New Roman" w:hAnsi="Times New Roman" w:cs="Times New Roman"/>
          </w:rPr>
          <w:delText>,</w:delText>
        </w:r>
      </w:del>
      <w:r w:rsidR="009548D9" w:rsidRPr="009548D9">
        <w:rPr>
          <w:rFonts w:ascii="Times New Roman" w:hAnsi="Times New Roman" w:cs="Times New Roman"/>
        </w:rPr>
        <w:t xml:space="preserve"> 2023)</w:t>
      </w:r>
      <w:r w:rsidR="005C2A92" w:rsidRPr="00C63BC9">
        <w:rPr>
          <w:rFonts w:ascii="Times New Roman" w:hAnsi="Times New Roman" w:cs="Times New Roman"/>
        </w:rPr>
        <w:fldChar w:fldCharType="end"/>
      </w:r>
      <w:r w:rsidR="005C2A92">
        <w:rPr>
          <w:rFonts w:ascii="Times New Roman" w:hAnsi="Times New Roman" w:cs="Times New Roman"/>
        </w:rPr>
        <w:t xml:space="preserve">. </w:t>
      </w:r>
      <w:r>
        <w:rPr>
          <w:rFonts w:ascii="Times New Roman" w:hAnsi="Times New Roman" w:cs="Times New Roman"/>
        </w:rPr>
        <w:t xml:space="preserve">This hierarchical framework is critical because ecological processes are scale-dependent in any community </w:t>
      </w:r>
      <w:r>
        <w:rPr>
          <w:rFonts w:ascii="Times New Roman" w:hAnsi="Times New Roman" w:cs="Times New Roman"/>
        </w:rPr>
        <w:fldChar w:fldCharType="begin" w:fldLock="1"/>
      </w:r>
      <w:r w:rsidR="00A27BE5">
        <w:rPr>
          <w:rFonts w:ascii="Times New Roman" w:hAnsi="Times New Roman" w:cs="Times New Roman"/>
        </w:rPr>
        <w:instrText xml:space="preserve"> ADDIN ZOTERO_ITEM CSL_CITATION {"citationID":"lcM90fbL","properties":{"formattedCitation":"(Chase et al., 2020; Ovaskainen, Weigel, et al., 2019)","plainCitation":"(Chase et al., 2020; Ovaskainen, Weigel, et al., 2019)","noteIndex":0},"citationItems":[{"id":4250,"uris":["http://www.mendeley.com/documents/?uuid=d3a08980-dede-3b11-bafd-4222ed81d677","http://zotero.org/users/13640977/items/YH939QBJ"],"itemData":{"id":4250,"type":"article-journal","abstract":"Scale-related assessment strategies are important contributions to successful ecosystem management. With varying impact of environmental drivers from local to regional scales, a focal task is to understand scale-dependent responses when assessing the state of an ecosystem. In this study we use large-scale monitoring data, spanning 40 years and including four aquatic bioindicator groups (phytoplankton, zooplankton, periphyton, zoobenthos) to expose the long-term changes of water quality across Russia. We include four hierarchical spatial scales (region, basin, waterbody and observation point) to identify the relative importance of different spatio-temporal scales for the variation of each bioindicator and patterns of co-variation among the bioindicators at different hierarchical levels. We analysed the data with Hierarchical Modelling of Species Communities (HMSC), an approach that belongs to the framework of joint species distribution models. We performed a cross validation to reveal the predictive power of modelled bioindicator variation, partitioned explained variance among the fixed effects (waterbody type, and influence of human population density) and the random effects (spatial and spatio-temporal variation at the four hierarchical scales), and examined the co-variation among bioindicators at each spatio-temporal scale. We detected generally decreasing water quality across Russian freshwaters, yet with region and bioindicator specific trends. For all bioindicators, the dominating part of the variation was attributed the largest (region) and smallest (observation point) hierarchical scales, the region particularly important for benthic and the observation point for pelagic bioindicators. All bioindicators captured the same spatial variation in water quality at the smallest scale of observation point, with phytoplankton, zooplankton and periphyton being associated positively to each other and negatively to zoobenthos. However, at larger spatial scales and at spatio-temporal scales, the associations among the bioindicators became more complex, with phytoplankton and zooplankton showing opposite trends over time. Our study reveals the sensitivity of bioindicators to spatial and temporal scales. While delivering unidirectional robust water quality assessments at the local scale, bioindicator co-variation is more complex over larger geographic scales and over time.","container-title":"Ecological Indicators","DOI":"10.1016/j.ecolind.2018.11.027","ISSN":"1470160X","note":"publisher: Elsevier B.V.","page":"476-482","title":"Long-term shifts in water quality show scale-dependent bioindicator responses across Russia – Insights from 40 year-long bioindicator monitoring program","volume":"98","author":[{"family":"Ovaskainen","given":"Otso"},{"family":"Weigel","given":"Benjamin"},{"family":"Potyutko","given":"Oleg"},{"family":"Buyvolov","given":"Yury"}],"issued":{"date-parts":[["2019",3,1]]},"citation-key":"ovaskainenLongtermShiftsWater2019"}},{"id":4244,"uris":["http://www.mendeley.com/documents/?uuid=4eb9213b-e2ae-3bce-91a3-add5b3bd7d36","http://zotero.org/users/13640977/items/SPZFNXV7"],"itemData":{"id":4244,"type":"article-journal","abstract":"Metacommunity ecology combines local (e.g., environmental filtering and biotic interactions) and regional (e.g., dispersal and heterogeneity) processes to understand patterns of species abundance, occurrence, composition, and diversity across scales of space and time. As such, it has a great potential to generalize and synthesize our understanding of many ecological problems. Here, we give an overview of how a metacommunity perspective can provide useful insights for conservation biology, which aims to understand and mitigate the effects of anthropogenic drivers that decrease population sizes, increase extinction probabilities, and threaten biodiversity. We review four general metacommunity processes—environmental filtering, biotic interactions, dispersal, and ecological drift—and discuss how key anthropogenic drivers (e.g., habitat loss and fragmentation, and nonnative species) can alter these processes. We next describe how the patterns of interest in metacommunities (abundance, occupancy, and diversity) map onto issues at the heart of conservation biology, and describe cases where conservation biology benefits by taking a scale-explicit metacommunity perspective. We conclude with some ways forward for including metacommunity perspectives into ideas of ecosystem functioning and services, as well as approaches to habitat management, preservation, and restoration.","container-title":"Annals of the New York Academy of Sciences","DOI":"10.1111/nyas.14378","ISSN":"17496632","issue":"1","note":"PMID: 32406120\npublisher: Blackwell Publishing Inc.","page":"86-104","title":"Biodiversity conservation through the lens of metacommunity ecology","volume":"1469","author":[{"family":"Chase","given":"Jonathan M."},{"family":"Jeliazkov","given":"Alienor"},{"family":"Ladouceur","given":"Emma"},{"family":"Viana","given":"Duarte S."}],"issued":{"date-parts":[["2020"]]},"citation-key":"chaseBiodiversityConservationLens2020"}}],"schema":"https://github.com/citation-style-language/schema/raw/master/csl-citation.json"} </w:instrText>
      </w:r>
      <w:r>
        <w:rPr>
          <w:rFonts w:ascii="Times New Roman" w:hAnsi="Times New Roman" w:cs="Times New Roman"/>
        </w:rPr>
        <w:fldChar w:fldCharType="separate"/>
      </w:r>
      <w:r w:rsidR="009548D9" w:rsidRPr="009548D9">
        <w:rPr>
          <w:rFonts w:ascii="Times New Roman" w:hAnsi="Times New Roman" w:cs="Times New Roman"/>
        </w:rPr>
        <w:t>(Chase et al.</w:t>
      </w:r>
      <w:del w:id="140" w:author="Larson, Danelle M" w:date="2026-02-02T12:57:00Z" w16du:dateUtc="2026-02-02T18:57:00Z">
        <w:r w:rsidR="009548D9" w:rsidRPr="009548D9" w:rsidDel="00507BE4">
          <w:rPr>
            <w:rFonts w:ascii="Times New Roman" w:hAnsi="Times New Roman" w:cs="Times New Roman"/>
          </w:rPr>
          <w:delText>,</w:delText>
        </w:r>
      </w:del>
      <w:r w:rsidR="009548D9" w:rsidRPr="009548D9">
        <w:rPr>
          <w:rFonts w:ascii="Times New Roman" w:hAnsi="Times New Roman" w:cs="Times New Roman"/>
        </w:rPr>
        <w:t xml:space="preserve"> 2020; Ovaskainen</w:t>
      </w:r>
      <w:del w:id="141" w:author="Larson, Danelle M" w:date="2026-02-02T12:57:00Z" w16du:dateUtc="2026-02-02T18:57:00Z">
        <w:r w:rsidR="009548D9" w:rsidRPr="009548D9" w:rsidDel="00507BE4">
          <w:rPr>
            <w:rFonts w:ascii="Times New Roman" w:hAnsi="Times New Roman" w:cs="Times New Roman"/>
          </w:rPr>
          <w:delText>, Weigel,</w:delText>
        </w:r>
      </w:del>
      <w:r w:rsidR="009548D9" w:rsidRPr="009548D9">
        <w:rPr>
          <w:rFonts w:ascii="Times New Roman" w:hAnsi="Times New Roman" w:cs="Times New Roman"/>
        </w:rPr>
        <w:t xml:space="preserve"> et al.</w:t>
      </w:r>
      <w:del w:id="142" w:author="Larson, Danelle M" w:date="2026-02-02T12:57:00Z" w16du:dateUtc="2026-02-02T18:57:00Z">
        <w:r w:rsidR="009548D9" w:rsidRPr="009548D9" w:rsidDel="00507BE4">
          <w:rPr>
            <w:rFonts w:ascii="Times New Roman" w:hAnsi="Times New Roman" w:cs="Times New Roman"/>
          </w:rPr>
          <w:delText>,</w:delText>
        </w:r>
      </w:del>
      <w:r w:rsidR="009548D9" w:rsidRPr="009548D9">
        <w:rPr>
          <w:rFonts w:ascii="Times New Roman" w:hAnsi="Times New Roman" w:cs="Times New Roman"/>
        </w:rPr>
        <w:t xml:space="preserve"> 2019)</w:t>
      </w:r>
      <w:r>
        <w:rPr>
          <w:rFonts w:ascii="Times New Roman" w:hAnsi="Times New Roman" w:cs="Times New Roman"/>
        </w:rPr>
        <w:fldChar w:fldCharType="end"/>
      </w:r>
      <w:r>
        <w:rPr>
          <w:rFonts w:ascii="Times New Roman" w:hAnsi="Times New Roman" w:cs="Times New Roman"/>
        </w:rPr>
        <w:t>.</w:t>
      </w:r>
      <w:r w:rsidR="00A1660F">
        <w:rPr>
          <w:rFonts w:ascii="Times New Roman" w:hAnsi="Times New Roman" w:cs="Times New Roman"/>
        </w:rPr>
        <w:t xml:space="preserve"> This modelling framework can</w:t>
      </w:r>
      <w:r w:rsidR="00751F25">
        <w:rPr>
          <w:rFonts w:ascii="Times New Roman" w:hAnsi="Times New Roman" w:cs="Times New Roman"/>
        </w:rPr>
        <w:t xml:space="preserve"> also</w:t>
      </w:r>
      <w:r w:rsidR="00A1660F">
        <w:rPr>
          <w:rFonts w:ascii="Times New Roman" w:hAnsi="Times New Roman" w:cs="Times New Roman"/>
        </w:rPr>
        <w:t xml:space="preserve"> assess </w:t>
      </w:r>
      <w:ins w:id="143" w:author="Larson, Danelle M" w:date="2026-01-30T10:51:00Z" w16du:dateUtc="2026-01-30T16:51:00Z">
        <w:r w:rsidR="00417BF2">
          <w:rPr>
            <w:rFonts w:ascii="Times New Roman" w:eastAsia="Times New Roman" w:hAnsi="Times New Roman" w:cs="Times New Roman"/>
            <w:noProof/>
          </w:rPr>
          <w:t>ecological</w:t>
        </w:r>
      </w:ins>
      <w:del w:id="144" w:author="Larson, Danelle M" w:date="2026-01-30T10:51:00Z" w16du:dateUtc="2026-01-30T16:51:00Z">
        <w:r w:rsidR="00A1660F" w:rsidDel="00417BF2">
          <w:rPr>
            <w:rFonts w:ascii="Times New Roman" w:hAnsi="Times New Roman" w:cs="Times New Roman"/>
          </w:rPr>
          <w:delText>functional</w:delText>
        </w:r>
      </w:del>
      <w:r w:rsidR="00A1660F">
        <w:rPr>
          <w:rFonts w:ascii="Times New Roman" w:hAnsi="Times New Roman" w:cs="Times New Roman"/>
        </w:rPr>
        <w:t xml:space="preserve"> </w:t>
      </w:r>
      <w:r w:rsidR="00751F25">
        <w:rPr>
          <w:rFonts w:ascii="Times New Roman" w:hAnsi="Times New Roman" w:cs="Times New Roman"/>
        </w:rPr>
        <w:t xml:space="preserve">(trait) </w:t>
      </w:r>
      <w:r w:rsidR="00A1660F">
        <w:rPr>
          <w:rFonts w:ascii="Times New Roman" w:hAnsi="Times New Roman" w:cs="Times New Roman"/>
        </w:rPr>
        <w:t xml:space="preserve">diversity, which focuses on the ecological roles of organisms </w:t>
      </w:r>
      <w:r w:rsidR="007607B4">
        <w:rPr>
          <w:rFonts w:ascii="Times New Roman" w:hAnsi="Times New Roman" w:cs="Times New Roman"/>
        </w:rPr>
        <w:t xml:space="preserve">and </w:t>
      </w:r>
      <w:r w:rsidR="006511C6">
        <w:rPr>
          <w:rFonts w:ascii="Times New Roman" w:hAnsi="Times New Roman" w:cs="Times New Roman"/>
        </w:rPr>
        <w:t>can identify which</w:t>
      </w:r>
      <w:r w:rsidR="007607B4">
        <w:rPr>
          <w:rFonts w:ascii="Times New Roman" w:hAnsi="Times New Roman" w:cs="Times New Roman"/>
        </w:rPr>
        <w:t xml:space="preserve"> </w:t>
      </w:r>
      <w:del w:id="145" w:author="Larson, Danelle M" w:date="2026-01-30T10:51:00Z" w16du:dateUtc="2026-01-30T16:51:00Z">
        <w:r w:rsidR="007607B4" w:rsidDel="00417BF2">
          <w:rPr>
            <w:rFonts w:ascii="Times New Roman" w:hAnsi="Times New Roman" w:cs="Times New Roman"/>
          </w:rPr>
          <w:delText xml:space="preserve">functional </w:delText>
        </w:r>
      </w:del>
      <w:r w:rsidR="007607B4">
        <w:rPr>
          <w:rFonts w:ascii="Times New Roman" w:hAnsi="Times New Roman" w:cs="Times New Roman"/>
        </w:rPr>
        <w:t xml:space="preserve">traits are sensitive to aquatic ecosystem changes </w:t>
      </w:r>
      <w:r w:rsidR="006511C6">
        <w:rPr>
          <w:rFonts w:ascii="Times New Roman" w:hAnsi="Times New Roman" w:cs="Times New Roman"/>
        </w:rPr>
        <w:t xml:space="preserve">such as </w:t>
      </w:r>
      <w:r w:rsidR="00B13AED">
        <w:rPr>
          <w:rFonts w:ascii="Times New Roman" w:hAnsi="Times New Roman" w:cs="Times New Roman"/>
        </w:rPr>
        <w:t xml:space="preserve">hydrology, </w:t>
      </w:r>
      <w:r w:rsidR="006511C6">
        <w:rPr>
          <w:rFonts w:ascii="Times New Roman" w:hAnsi="Times New Roman" w:cs="Times New Roman"/>
        </w:rPr>
        <w:t xml:space="preserve">eutrophication, and </w:t>
      </w:r>
      <w:r w:rsidR="00B13AED">
        <w:rPr>
          <w:rFonts w:ascii="Times New Roman" w:hAnsi="Times New Roman" w:cs="Times New Roman"/>
        </w:rPr>
        <w:t>climate</w:t>
      </w:r>
      <w:r w:rsidR="00AF4943">
        <w:rPr>
          <w:rFonts w:ascii="Times New Roman" w:hAnsi="Times New Roman" w:cs="Times New Roman"/>
        </w:rPr>
        <w:t xml:space="preserve"> </w:t>
      </w:r>
      <w:r w:rsidR="00AF4943">
        <w:rPr>
          <w:rFonts w:ascii="Times New Roman" w:hAnsi="Times New Roman" w:cs="Times New Roman"/>
        </w:rPr>
        <w:fldChar w:fldCharType="begin"/>
      </w:r>
      <w:r w:rsidR="00A27BE5">
        <w:rPr>
          <w:rFonts w:ascii="Times New Roman" w:hAnsi="Times New Roman" w:cs="Times New Roman"/>
        </w:rPr>
        <w:instrText xml:space="preserve"> ADDIN ZOTERO_ITEM CSL_CITATION {"citationID":"Cml9ngKo","properties":{"formattedCitation":"(Kim &amp; Nishihiro, 2020)","plainCitation":"(Kim &amp; Nishihiro, 2020)","noteIndex":0},"citationItems":[{"id":3697,"uris":["http://www.mendeley.com/documents/?uuid=39deeb60-3edc-31dc-bfd3-5cff0a4ac739","http://zotero.org/users/13640977/items/IVGSIBBJ"],"itemData":{"id":3697,"type":"article-journal","abstract":"Aquatic plants are essential components in the regulation of microhabitat complexity and physico-chemical parameters in lake ecosystems. Increased eutrophication, land use change, modification of hydrological regimes, and expansion of invasive species are expected to impact aquatic plant community composition; however, historical pathways and response patterns are not well understood at the national scale. We analyzed temporal changes in aquatic plant communities in Japan from the early 1900s to the 2000s using field survey records from 248 lakes. Relationships of species associations with climate, land use, and lake characteristics were described using a joint species distribution model. The mean variation attributable to lake characteristics was 25.4%, followed by climate (14.0%), and land use (10.5%). Among the 13 functional traits used in our analysis, sexual and pollination traits showed marked responses to precipitation and land use. Hypohydrophily increased with precipitation, whereas monoecious aquatic plants increased in lakes surrounded by urbanized area. The relative ratio of floating to submerged plants has increased over time. Our results provide insight into long-term changes in aquatic plant communities and identify functional traits sensitive to environmental change.","container-title":"Science of the Total Environment","DOI":"10.1016/j.scitotenv.2020.139628","ISSN":"18791026","note":"PMID: 32497883\npublisher: Elsevier B.V.","title":"Responses of lake macrophyte species and functional traits to climate and land use changes","volume":"736","author":[{"family":"Kim","given":"Ji Yoon"},{"family":"Nishihiro","given":"Jun"}],"issued":{"date-parts":[["2020",9,20]]},"citation-key":"kimResponsesLakeMacrophyte2020"}}],"schema":"https://github.com/citation-style-language/schema/raw/master/csl-citation.json"} </w:instrText>
      </w:r>
      <w:r w:rsidR="00AF4943">
        <w:rPr>
          <w:rFonts w:ascii="Times New Roman" w:hAnsi="Times New Roman" w:cs="Times New Roman"/>
        </w:rPr>
        <w:fldChar w:fldCharType="separate"/>
      </w:r>
      <w:r w:rsidR="009548D9" w:rsidRPr="009548D9">
        <w:rPr>
          <w:rFonts w:ascii="Times New Roman" w:hAnsi="Times New Roman" w:cs="Times New Roman"/>
        </w:rPr>
        <w:t>(Kim &amp; Nishihiro</w:t>
      </w:r>
      <w:del w:id="146" w:author="Larson, Danelle M" w:date="2026-02-02T12:57:00Z" w16du:dateUtc="2026-02-02T18:57:00Z">
        <w:r w:rsidR="009548D9" w:rsidRPr="009548D9" w:rsidDel="00507BE4">
          <w:rPr>
            <w:rFonts w:ascii="Times New Roman" w:hAnsi="Times New Roman" w:cs="Times New Roman"/>
          </w:rPr>
          <w:delText>,</w:delText>
        </w:r>
      </w:del>
      <w:r w:rsidR="009548D9" w:rsidRPr="009548D9">
        <w:rPr>
          <w:rFonts w:ascii="Times New Roman" w:hAnsi="Times New Roman" w:cs="Times New Roman"/>
        </w:rPr>
        <w:t xml:space="preserve"> 2020)</w:t>
      </w:r>
      <w:r w:rsidR="00AF4943">
        <w:rPr>
          <w:rFonts w:ascii="Times New Roman" w:hAnsi="Times New Roman" w:cs="Times New Roman"/>
        </w:rPr>
        <w:fldChar w:fldCharType="end"/>
      </w:r>
      <w:r w:rsidR="006511C6">
        <w:rPr>
          <w:rFonts w:ascii="Times New Roman" w:hAnsi="Times New Roman" w:cs="Times New Roman"/>
        </w:rPr>
        <w:t>.</w:t>
      </w:r>
    </w:p>
    <w:p w14:paraId="7E27F90A" w14:textId="09B77F87" w:rsidR="00BB2753" w:rsidRDefault="009F35DB" w:rsidP="00060BA4">
      <w:pPr>
        <w:spacing w:line="480" w:lineRule="auto"/>
        <w:ind w:firstLine="720"/>
        <w:rPr>
          <w:rFonts w:ascii="Times New Roman" w:hAnsi="Times New Roman" w:cs="Times New Roman"/>
        </w:rPr>
      </w:pPr>
      <w:r>
        <w:rPr>
          <w:rFonts w:ascii="Times New Roman" w:hAnsi="Times New Roman" w:cs="Times New Roman"/>
        </w:rPr>
        <w:t xml:space="preserve">The </w:t>
      </w:r>
      <w:r w:rsidR="006B7597">
        <w:rPr>
          <w:rFonts w:ascii="Times New Roman" w:hAnsi="Times New Roman" w:cs="Times New Roman"/>
        </w:rPr>
        <w:t xml:space="preserve">UMR </w:t>
      </w:r>
      <w:r w:rsidR="005031AB">
        <w:rPr>
          <w:rFonts w:ascii="Times New Roman" w:hAnsi="Times New Roman" w:cs="Times New Roman"/>
        </w:rPr>
        <w:t xml:space="preserve">provides </w:t>
      </w:r>
      <w:r w:rsidR="00C33947">
        <w:rPr>
          <w:rFonts w:ascii="Times New Roman" w:hAnsi="Times New Roman" w:cs="Times New Roman"/>
        </w:rPr>
        <w:t>a</w:t>
      </w:r>
      <w:r w:rsidR="009B03C7">
        <w:rPr>
          <w:rFonts w:ascii="Times New Roman" w:hAnsi="Times New Roman" w:cs="Times New Roman"/>
        </w:rPr>
        <w:t xml:space="preserve"> </w:t>
      </w:r>
      <w:r w:rsidR="00513B1A">
        <w:rPr>
          <w:rFonts w:ascii="Times New Roman" w:hAnsi="Times New Roman" w:cs="Times New Roman"/>
        </w:rPr>
        <w:t xml:space="preserve">unique </w:t>
      </w:r>
      <w:r w:rsidR="005031AB">
        <w:rPr>
          <w:rFonts w:ascii="Times New Roman" w:hAnsi="Times New Roman" w:cs="Times New Roman"/>
        </w:rPr>
        <w:t xml:space="preserve">opportunity to </w:t>
      </w:r>
      <w:r w:rsidR="009655B2">
        <w:rPr>
          <w:rFonts w:ascii="Times New Roman" w:hAnsi="Times New Roman" w:cs="Times New Roman"/>
        </w:rPr>
        <w:t>assess</w:t>
      </w:r>
      <w:r w:rsidR="00542D3F">
        <w:rPr>
          <w:rFonts w:ascii="Times New Roman" w:hAnsi="Times New Roman" w:cs="Times New Roman"/>
        </w:rPr>
        <w:t xml:space="preserve"> </w:t>
      </w:r>
      <w:r w:rsidR="005031AB">
        <w:rPr>
          <w:rFonts w:ascii="Times New Roman" w:hAnsi="Times New Roman" w:cs="Times New Roman"/>
        </w:rPr>
        <w:t xml:space="preserve">macrophyte </w:t>
      </w:r>
      <w:r w:rsidR="00D728D2">
        <w:rPr>
          <w:rFonts w:ascii="Times New Roman" w:hAnsi="Times New Roman" w:cs="Times New Roman"/>
        </w:rPr>
        <w:t xml:space="preserve">community </w:t>
      </w:r>
      <w:r w:rsidR="005031AB">
        <w:rPr>
          <w:rFonts w:ascii="Times New Roman" w:hAnsi="Times New Roman" w:cs="Times New Roman"/>
        </w:rPr>
        <w:t>responses to re-oligotrophy</w:t>
      </w:r>
      <w:r w:rsidR="00542D3F">
        <w:rPr>
          <w:rFonts w:ascii="Times New Roman" w:hAnsi="Times New Roman" w:cs="Times New Roman"/>
        </w:rPr>
        <w:t xml:space="preserve"> because </w:t>
      </w:r>
      <w:ins w:id="147" w:author="Larson, Danelle M" w:date="2026-01-30T10:19:00Z" w16du:dateUtc="2026-01-30T16:19:00Z">
        <w:r w:rsidR="00957032">
          <w:rPr>
            <w:rFonts w:ascii="Times New Roman" w:hAnsi="Times New Roman" w:cs="Times New Roman"/>
          </w:rPr>
          <w:t xml:space="preserve">certain reaches of </w:t>
        </w:r>
      </w:ins>
      <w:r w:rsidR="00542D3F">
        <w:rPr>
          <w:rFonts w:ascii="Times New Roman" w:hAnsi="Times New Roman" w:cs="Times New Roman"/>
        </w:rPr>
        <w:t xml:space="preserve">this </w:t>
      </w:r>
      <w:r w:rsidR="00971824">
        <w:rPr>
          <w:rFonts w:ascii="Times New Roman" w:hAnsi="Times New Roman" w:cs="Times New Roman"/>
        </w:rPr>
        <w:t xml:space="preserve">large river </w:t>
      </w:r>
      <w:del w:id="148" w:author="Larson, Danelle M" w:date="2026-01-30T10:20:00Z" w16du:dateUtc="2026-01-30T16:20:00Z">
        <w:r w:rsidR="00542D3F" w:rsidDel="00FA25D6">
          <w:rPr>
            <w:rFonts w:ascii="Times New Roman" w:hAnsi="Times New Roman" w:cs="Times New Roman"/>
          </w:rPr>
          <w:delText>has</w:delText>
        </w:r>
      </w:del>
      <w:ins w:id="149" w:author="Larson, Danelle M" w:date="2026-01-30T10:20:00Z" w16du:dateUtc="2026-01-30T16:20:00Z">
        <w:r w:rsidR="00FA25D6">
          <w:rPr>
            <w:rFonts w:ascii="Times New Roman" w:hAnsi="Times New Roman" w:cs="Times New Roman"/>
          </w:rPr>
          <w:t>have</w:t>
        </w:r>
      </w:ins>
      <w:r w:rsidR="00542D3F">
        <w:rPr>
          <w:rFonts w:ascii="Times New Roman" w:hAnsi="Times New Roman" w:cs="Times New Roman"/>
        </w:rPr>
        <w:t xml:space="preserve"> undergone</w:t>
      </w:r>
      <w:r w:rsidR="005031AB">
        <w:rPr>
          <w:rFonts w:ascii="Times New Roman" w:hAnsi="Times New Roman" w:cs="Times New Roman"/>
        </w:rPr>
        <w:t xml:space="preserve"> major environmental changes </w:t>
      </w:r>
      <w:r w:rsidR="00542D3F">
        <w:rPr>
          <w:rFonts w:ascii="Times New Roman" w:hAnsi="Times New Roman" w:cs="Times New Roman"/>
        </w:rPr>
        <w:t xml:space="preserve">that </w:t>
      </w:r>
      <w:r w:rsidR="008B3B71">
        <w:rPr>
          <w:rFonts w:ascii="Times New Roman" w:hAnsi="Times New Roman" w:cs="Times New Roman"/>
        </w:rPr>
        <w:t>were</w:t>
      </w:r>
      <w:r w:rsidR="00542D3F">
        <w:rPr>
          <w:rFonts w:ascii="Times New Roman" w:hAnsi="Times New Roman" w:cs="Times New Roman"/>
        </w:rPr>
        <w:t xml:space="preserve"> </w:t>
      </w:r>
      <w:r w:rsidR="001E4B1D">
        <w:rPr>
          <w:rFonts w:ascii="Times New Roman" w:hAnsi="Times New Roman" w:cs="Times New Roman"/>
        </w:rPr>
        <w:t>documented</w:t>
      </w:r>
      <w:r w:rsidR="005031AB">
        <w:rPr>
          <w:rFonts w:ascii="Times New Roman" w:hAnsi="Times New Roman" w:cs="Times New Roman"/>
        </w:rPr>
        <w:t xml:space="preserve"> with </w:t>
      </w:r>
      <w:r w:rsidR="0016516B">
        <w:rPr>
          <w:rFonts w:ascii="Times New Roman" w:hAnsi="Times New Roman" w:cs="Times New Roman"/>
        </w:rPr>
        <w:t xml:space="preserve">decades of </w:t>
      </w:r>
      <w:r w:rsidR="00513B1A">
        <w:rPr>
          <w:rFonts w:ascii="Times New Roman" w:hAnsi="Times New Roman" w:cs="Times New Roman"/>
        </w:rPr>
        <w:t xml:space="preserve">monitoring </w:t>
      </w:r>
      <w:r w:rsidR="005031AB">
        <w:rPr>
          <w:rFonts w:ascii="Times New Roman" w:hAnsi="Times New Roman" w:cs="Times New Roman"/>
        </w:rPr>
        <w:t xml:space="preserve">data </w:t>
      </w:r>
      <w:r w:rsidR="005031AB" w:rsidRPr="00F329B8">
        <w:rPr>
          <w:rFonts w:ascii="Times New Roman" w:hAnsi="Times New Roman" w:cs="Times New Roman"/>
        </w:rPr>
        <w:t>(Houser 2022).</w:t>
      </w:r>
      <w:r w:rsidR="00F61E61">
        <w:rPr>
          <w:rFonts w:ascii="Times New Roman" w:hAnsi="Times New Roman" w:cs="Times New Roman"/>
        </w:rPr>
        <w:t xml:space="preserve"> </w:t>
      </w:r>
      <w:del w:id="150" w:author="Larson, Danelle M" w:date="2026-01-30T10:20:00Z" w16du:dateUtc="2026-01-30T16:20:00Z">
        <w:r w:rsidR="005031AB" w:rsidRPr="00F329B8" w:rsidDel="00FA25D6">
          <w:rPr>
            <w:rFonts w:ascii="Times New Roman" w:hAnsi="Times New Roman" w:cs="Times New Roman"/>
          </w:rPr>
          <w:delText xml:space="preserve"> </w:delText>
        </w:r>
      </w:del>
      <w:ins w:id="151" w:author="Larson, Danelle M" w:date="2026-01-30T10:20:00Z">
        <w:r w:rsidR="00FA25D6" w:rsidRPr="00FA25D6">
          <w:rPr>
            <w:rFonts w:ascii="Times New Roman" w:hAnsi="Times New Roman" w:cs="Times New Roman"/>
          </w:rPr>
          <w:t>Environmental changes in the UMR varied by river reach, with each reach spanning hundreds of kilometers and receiving different inputs of sediments and nutrients from its tributaries</w:t>
        </w:r>
      </w:ins>
      <w:r w:rsidR="00060BA4">
        <w:rPr>
          <w:rFonts w:ascii="Times New Roman" w:hAnsi="Times New Roman" w:cs="Times New Roman"/>
        </w:rPr>
        <w:t xml:space="preserve"> </w:t>
      </w:r>
      <w:del w:id="152" w:author="Larson, Danelle M" w:date="2026-01-30T10:20:00Z" w16du:dateUtc="2026-01-30T16:20:00Z">
        <w:r w:rsidR="00503FB8" w:rsidDel="00FA25D6">
          <w:rPr>
            <w:rFonts w:ascii="Times New Roman" w:hAnsi="Times New Roman" w:cs="Times New Roman"/>
          </w:rPr>
          <w:delText xml:space="preserve">The </w:delText>
        </w:r>
        <w:r w:rsidR="00125405" w:rsidRPr="00F329B8" w:rsidDel="00FA25D6">
          <w:rPr>
            <w:rFonts w:ascii="Times New Roman" w:hAnsi="Times New Roman" w:cs="Times New Roman"/>
          </w:rPr>
          <w:delText xml:space="preserve">environmental changes varied </w:delText>
        </w:r>
        <w:r w:rsidR="006733D9" w:rsidDel="00FA25D6">
          <w:rPr>
            <w:rFonts w:ascii="Times New Roman" w:hAnsi="Times New Roman" w:cs="Times New Roman"/>
          </w:rPr>
          <w:delText xml:space="preserve">somewhat </w:delText>
        </w:r>
        <w:r w:rsidR="003371FA" w:rsidDel="00FA25D6">
          <w:rPr>
            <w:rFonts w:ascii="Times New Roman" w:hAnsi="Times New Roman" w:cs="Times New Roman"/>
          </w:rPr>
          <w:delText>in the UMR according t</w:delText>
        </w:r>
        <w:commentRangeStart w:id="153"/>
        <w:commentRangeStart w:id="154"/>
        <w:r w:rsidR="003371FA" w:rsidDel="00FA25D6">
          <w:rPr>
            <w:rFonts w:ascii="Times New Roman" w:hAnsi="Times New Roman" w:cs="Times New Roman"/>
          </w:rPr>
          <w:delText>o</w:delText>
        </w:r>
        <w:r w:rsidR="00125405" w:rsidRPr="00F329B8" w:rsidDel="00FA25D6">
          <w:rPr>
            <w:rFonts w:ascii="Times New Roman" w:hAnsi="Times New Roman" w:cs="Times New Roman"/>
          </w:rPr>
          <w:delText xml:space="preserve"> </w:delText>
        </w:r>
        <w:r w:rsidR="00F329B8" w:rsidRPr="00552713" w:rsidDel="00FA25D6">
          <w:rPr>
            <w:rFonts w:ascii="Times New Roman" w:hAnsi="Times New Roman" w:cs="Times New Roman"/>
          </w:rPr>
          <w:delText xml:space="preserve">river </w:delText>
        </w:r>
      </w:del>
      <w:del w:id="155" w:author="Larson, Danelle M" w:date="2026-01-30T10:19:00Z" w16du:dateUtc="2026-01-30T16:19:00Z">
        <w:r w:rsidR="003371FA" w:rsidDel="00D40D2C">
          <w:rPr>
            <w:rFonts w:ascii="Times New Roman" w:hAnsi="Times New Roman" w:cs="Times New Roman"/>
          </w:rPr>
          <w:delText>“</w:delText>
        </w:r>
      </w:del>
      <w:del w:id="156" w:author="Larson, Danelle M" w:date="2026-01-30T10:20:00Z" w16du:dateUtc="2026-01-30T16:20:00Z">
        <w:r w:rsidR="00996C54" w:rsidDel="00FA25D6">
          <w:rPr>
            <w:rFonts w:ascii="Times New Roman" w:hAnsi="Times New Roman" w:cs="Times New Roman"/>
          </w:rPr>
          <w:delText>reach</w:delText>
        </w:r>
        <w:r w:rsidR="00125405" w:rsidRPr="00F329B8" w:rsidDel="00FA25D6">
          <w:rPr>
            <w:rFonts w:ascii="Times New Roman" w:hAnsi="Times New Roman" w:cs="Times New Roman"/>
          </w:rPr>
          <w:delText>,</w:delText>
        </w:r>
      </w:del>
      <w:del w:id="157" w:author="Larson, Danelle M" w:date="2026-01-30T10:19:00Z" w16du:dateUtc="2026-01-30T16:19:00Z">
        <w:r w:rsidR="003371FA" w:rsidDel="00D40D2C">
          <w:rPr>
            <w:rFonts w:ascii="Times New Roman" w:hAnsi="Times New Roman" w:cs="Times New Roman"/>
          </w:rPr>
          <w:delText>”</w:delText>
        </w:r>
      </w:del>
      <w:del w:id="158" w:author="Larson, Danelle M" w:date="2026-01-30T10:20:00Z" w16du:dateUtc="2026-01-30T16:20:00Z">
        <w:r w:rsidR="00125405" w:rsidRPr="00F329B8" w:rsidDel="00FA25D6">
          <w:rPr>
            <w:rFonts w:ascii="Times New Roman" w:hAnsi="Times New Roman" w:cs="Times New Roman"/>
          </w:rPr>
          <w:delText xml:space="preserve"> </w:delText>
        </w:r>
        <w:r w:rsidR="0067623E" w:rsidDel="00FA25D6">
          <w:rPr>
            <w:rFonts w:ascii="Times New Roman" w:hAnsi="Times New Roman" w:cs="Times New Roman"/>
          </w:rPr>
          <w:delText>for which</w:delText>
        </w:r>
        <w:r w:rsidR="00125405" w:rsidRPr="00F329B8" w:rsidDel="00FA25D6">
          <w:rPr>
            <w:rFonts w:ascii="Times New Roman" w:hAnsi="Times New Roman" w:cs="Times New Roman"/>
          </w:rPr>
          <w:delText xml:space="preserve"> </w:delText>
        </w:r>
        <w:r w:rsidR="00996C54" w:rsidDel="00FA25D6">
          <w:rPr>
            <w:rFonts w:ascii="Times New Roman" w:hAnsi="Times New Roman" w:cs="Times New Roman"/>
          </w:rPr>
          <w:delText>reaches</w:delText>
        </w:r>
        <w:r w:rsidR="00125405" w:rsidDel="00FA25D6">
          <w:rPr>
            <w:rFonts w:ascii="Times New Roman" w:hAnsi="Times New Roman" w:cs="Times New Roman"/>
          </w:rPr>
          <w:delText xml:space="preserve"> </w:delText>
        </w:r>
        <w:r w:rsidR="0067623E" w:rsidDel="00FA25D6">
          <w:rPr>
            <w:rFonts w:ascii="Times New Roman" w:hAnsi="Times New Roman" w:cs="Times New Roman"/>
          </w:rPr>
          <w:delText xml:space="preserve">are </w:delText>
        </w:r>
        <w:r w:rsidR="00125405" w:rsidDel="00FA25D6">
          <w:rPr>
            <w:rFonts w:ascii="Times New Roman" w:hAnsi="Times New Roman" w:cs="Times New Roman"/>
          </w:rPr>
          <w:delText xml:space="preserve">separated by </w:delText>
        </w:r>
        <w:r w:rsidR="00F16E95" w:rsidDel="00FA25D6">
          <w:rPr>
            <w:rFonts w:ascii="Times New Roman" w:hAnsi="Times New Roman" w:cs="Times New Roman"/>
          </w:rPr>
          <w:delText xml:space="preserve">hundreds of river kilometers </w:delText>
        </w:r>
        <w:commentRangeEnd w:id="153"/>
        <w:r w:rsidR="00A407CB" w:rsidDel="00FA25D6">
          <w:rPr>
            <w:rStyle w:val="CommentReference"/>
            <w:rFonts w:ascii="Times New Roman" w:eastAsia="Times New Roman" w:hAnsi="Times New Roman" w:cs="Times New Roman"/>
          </w:rPr>
          <w:commentReference w:id="153"/>
        </w:r>
      </w:del>
      <w:commentRangeEnd w:id="154"/>
      <w:r w:rsidR="00FA25D6">
        <w:rPr>
          <w:rStyle w:val="CommentReference"/>
          <w:rFonts w:ascii="Times New Roman" w:eastAsia="Times New Roman" w:hAnsi="Times New Roman" w:cs="Times New Roman"/>
        </w:rPr>
        <w:commentReference w:id="154"/>
      </w:r>
      <w:del w:id="159" w:author="Larson, Danelle M" w:date="2026-01-30T10:20:00Z" w16du:dateUtc="2026-01-30T16:20:00Z">
        <w:r w:rsidR="00C43854" w:rsidDel="00FA25D6">
          <w:rPr>
            <w:rFonts w:ascii="Times New Roman" w:hAnsi="Times New Roman" w:cs="Times New Roman"/>
          </w:rPr>
          <w:delText>and have</w:delText>
        </w:r>
        <w:r w:rsidR="00F16E95" w:rsidDel="00FA25D6">
          <w:rPr>
            <w:rFonts w:ascii="Times New Roman" w:hAnsi="Times New Roman" w:cs="Times New Roman"/>
          </w:rPr>
          <w:delText xml:space="preserve"> tributaries contributing sediments and nutrients</w:delText>
        </w:r>
        <w:r w:rsidR="00C43854" w:rsidDel="00FA25D6">
          <w:rPr>
            <w:rFonts w:ascii="Times New Roman" w:hAnsi="Times New Roman" w:cs="Times New Roman"/>
          </w:rPr>
          <w:delText xml:space="preserve"> to each </w:delText>
        </w:r>
        <w:r w:rsidR="00996C54" w:rsidDel="00FA25D6">
          <w:rPr>
            <w:rFonts w:ascii="Times New Roman" w:hAnsi="Times New Roman" w:cs="Times New Roman"/>
          </w:rPr>
          <w:delText>reach</w:delText>
        </w:r>
        <w:r w:rsidR="00C43854" w:rsidDel="00FA25D6">
          <w:rPr>
            <w:rFonts w:ascii="Times New Roman" w:hAnsi="Times New Roman" w:cs="Times New Roman"/>
          </w:rPr>
          <w:delText xml:space="preserve"> differently</w:delText>
        </w:r>
        <w:r w:rsidR="00307378" w:rsidDel="00FA25D6">
          <w:rPr>
            <w:rFonts w:ascii="Times New Roman" w:hAnsi="Times New Roman" w:cs="Times New Roman"/>
          </w:rPr>
          <w:delText xml:space="preserve"> </w:delText>
        </w:r>
      </w:del>
      <w:r w:rsidR="00307378">
        <w:rPr>
          <w:rFonts w:ascii="Times New Roman" w:hAnsi="Times New Roman" w:cs="Times New Roman"/>
        </w:rPr>
        <w:t>(Figure 1)</w:t>
      </w:r>
      <w:r w:rsidR="0067623E">
        <w:rPr>
          <w:rFonts w:ascii="Times New Roman" w:hAnsi="Times New Roman" w:cs="Times New Roman"/>
        </w:rPr>
        <w:t>. In general,</w:t>
      </w:r>
      <w:r w:rsidR="00F16E95">
        <w:rPr>
          <w:rFonts w:ascii="Times New Roman" w:hAnsi="Times New Roman" w:cs="Times New Roman"/>
        </w:rPr>
        <w:t xml:space="preserve"> </w:t>
      </w:r>
      <w:r w:rsidR="00780572">
        <w:rPr>
          <w:rFonts w:ascii="Times New Roman" w:hAnsi="Times New Roman" w:cs="Times New Roman"/>
        </w:rPr>
        <w:t>the</w:t>
      </w:r>
      <w:r w:rsidR="0067623E">
        <w:rPr>
          <w:rFonts w:ascii="Times New Roman" w:hAnsi="Times New Roman" w:cs="Times New Roman"/>
        </w:rPr>
        <w:t xml:space="preserve"> most upriver </w:t>
      </w:r>
      <w:r w:rsidR="00307378">
        <w:rPr>
          <w:rFonts w:ascii="Times New Roman" w:hAnsi="Times New Roman" w:cs="Times New Roman"/>
        </w:rPr>
        <w:t xml:space="preserve">study </w:t>
      </w:r>
      <w:r w:rsidR="00996C54">
        <w:rPr>
          <w:rFonts w:ascii="Times New Roman" w:hAnsi="Times New Roman" w:cs="Times New Roman"/>
        </w:rPr>
        <w:t>reaches</w:t>
      </w:r>
      <w:r w:rsidR="00780572">
        <w:rPr>
          <w:rFonts w:ascii="Times New Roman" w:hAnsi="Times New Roman" w:cs="Times New Roman"/>
        </w:rPr>
        <w:t xml:space="preserve"> </w:t>
      </w:r>
      <w:ins w:id="160" w:author="Larson, Danelle M" w:date="2026-02-03T12:22:00Z" w16du:dateUtc="2026-02-03T18:22:00Z">
        <w:r w:rsidR="00F61AF3">
          <w:rPr>
            <w:rFonts w:ascii="Times New Roman" w:hAnsi="Times New Roman" w:cs="Times New Roman"/>
          </w:rPr>
          <w:t xml:space="preserve">have </w:t>
        </w:r>
      </w:ins>
      <w:ins w:id="161" w:author="Larson, Danelle M" w:date="2026-02-03T12:23:00Z" w16du:dateUtc="2026-02-03T18:23:00Z">
        <w:r w:rsidR="004F622A">
          <w:rPr>
            <w:rFonts w:ascii="Times New Roman" w:hAnsi="Times New Roman" w:cs="Times New Roman"/>
          </w:rPr>
          <w:t xml:space="preserve">more water and increased floodplain inundation </w:t>
        </w:r>
      </w:ins>
      <w:ins w:id="162" w:author="Larson, Danelle M" w:date="2026-02-03T12:24:00Z" w16du:dateUtc="2026-02-03T18:24:00Z">
        <w:r w:rsidR="00AD6963">
          <w:rPr>
            <w:rFonts w:ascii="Times New Roman" w:hAnsi="Times New Roman" w:cs="Times New Roman"/>
          </w:rPr>
          <w:t xml:space="preserve">over time </w:t>
        </w:r>
      </w:ins>
      <w:ins w:id="163" w:author="Larson, Danelle M" w:date="2026-02-03T12:23:00Z" w16du:dateUtc="2026-02-03T18:23:00Z">
        <w:r w:rsidR="004F622A">
          <w:rPr>
            <w:rFonts w:ascii="Times New Roman" w:hAnsi="Times New Roman" w:cs="Times New Roman"/>
          </w:rPr>
          <w:t>(Van Appledorn et al. 202</w:t>
        </w:r>
      </w:ins>
      <w:ins w:id="164" w:author="Larson, Danelle M" w:date="2026-02-03T12:28:00Z" w16du:dateUtc="2026-02-03T18:28:00Z">
        <w:r w:rsidR="00560BC4">
          <w:rPr>
            <w:rFonts w:ascii="Times New Roman" w:hAnsi="Times New Roman" w:cs="Times New Roman"/>
          </w:rPr>
          <w:t>6</w:t>
        </w:r>
      </w:ins>
      <w:ins w:id="165" w:author="Larson, Danelle M" w:date="2026-02-03T12:23:00Z" w16du:dateUtc="2026-02-03T18:23:00Z">
        <w:r w:rsidR="004F622A">
          <w:rPr>
            <w:rFonts w:ascii="Times New Roman" w:hAnsi="Times New Roman" w:cs="Times New Roman"/>
          </w:rPr>
          <w:t>)</w:t>
        </w:r>
      </w:ins>
      <w:ins w:id="166" w:author="Larson, Danelle M" w:date="2026-02-03T12:24:00Z" w16du:dateUtc="2026-02-03T18:24:00Z">
        <w:r w:rsidR="00AD6963">
          <w:rPr>
            <w:rFonts w:ascii="Times New Roman" w:hAnsi="Times New Roman" w:cs="Times New Roman"/>
          </w:rPr>
          <w:t>, which could provide more suitable habitat for riverine macrophytes</w:t>
        </w:r>
      </w:ins>
      <w:ins w:id="167" w:author="Larson, Danelle M" w:date="2026-02-03T12:23:00Z" w16du:dateUtc="2026-02-03T18:23:00Z">
        <w:r w:rsidR="004F622A">
          <w:rPr>
            <w:rFonts w:ascii="Times New Roman" w:hAnsi="Times New Roman" w:cs="Times New Roman"/>
          </w:rPr>
          <w:t xml:space="preserve">. </w:t>
        </w:r>
      </w:ins>
      <w:del w:id="168" w:author="Larson, Danelle M" w:date="2026-02-03T12:22:00Z" w16du:dateUtc="2026-02-03T18:22:00Z">
        <w:r w:rsidR="0046132B" w:rsidDel="00F61AF3">
          <w:rPr>
            <w:rFonts w:ascii="Times New Roman" w:hAnsi="Times New Roman" w:cs="Times New Roman"/>
          </w:rPr>
          <w:delText>increased</w:delText>
        </w:r>
        <w:r w:rsidR="00475F02" w:rsidDel="00F61AF3">
          <w:rPr>
            <w:rFonts w:ascii="Times New Roman" w:hAnsi="Times New Roman" w:cs="Times New Roman"/>
          </w:rPr>
          <w:delText xml:space="preserve"> in </w:delText>
        </w:r>
        <w:r w:rsidR="00983A21" w:rsidDel="00F61AF3">
          <w:rPr>
            <w:rFonts w:ascii="Times New Roman" w:hAnsi="Times New Roman" w:cs="Times New Roman"/>
          </w:rPr>
          <w:delText>hydrogeomorphic</w:delText>
        </w:r>
        <w:r w:rsidR="00475F02" w:rsidDel="00F61AF3">
          <w:rPr>
            <w:rFonts w:ascii="Times New Roman" w:hAnsi="Times New Roman" w:cs="Times New Roman"/>
          </w:rPr>
          <w:delText xml:space="preserve"> connectivity </w:delText>
        </w:r>
        <w:r w:rsidR="00475F02" w:rsidDel="00BA4171">
          <w:rPr>
            <w:rFonts w:ascii="Times New Roman" w:hAnsi="Times New Roman" w:cs="Times New Roman"/>
          </w:rPr>
          <w:delText>(</w:delText>
        </w:r>
        <w:r w:rsidR="00307378" w:rsidDel="00BA4171">
          <w:rPr>
            <w:rFonts w:ascii="Times New Roman" w:hAnsi="Times New Roman" w:cs="Times New Roman"/>
          </w:rPr>
          <w:delText xml:space="preserve">i.e., had </w:delText>
        </w:r>
        <w:r w:rsidR="00475F02" w:rsidDel="00BA4171">
          <w:rPr>
            <w:rFonts w:ascii="Times New Roman" w:hAnsi="Times New Roman" w:cs="Times New Roman"/>
          </w:rPr>
          <w:delText xml:space="preserve">more </w:delText>
        </w:r>
        <w:r w:rsidR="0046132B" w:rsidDel="00BA4171">
          <w:rPr>
            <w:rFonts w:ascii="Times New Roman" w:hAnsi="Times New Roman" w:cs="Times New Roman"/>
          </w:rPr>
          <w:delText>water</w:delText>
        </w:r>
        <w:r w:rsidR="00705CC4" w:rsidDel="00BA4171">
          <w:rPr>
            <w:rFonts w:ascii="Times New Roman" w:hAnsi="Times New Roman" w:cs="Times New Roman"/>
          </w:rPr>
          <w:delText xml:space="preserve"> discharge</w:delText>
        </w:r>
        <w:r w:rsidR="0046132B" w:rsidDel="00BA4171">
          <w:rPr>
            <w:rFonts w:ascii="Times New Roman" w:hAnsi="Times New Roman" w:cs="Times New Roman"/>
          </w:rPr>
          <w:delText xml:space="preserve"> and connectivity with the floodplain</w:delText>
        </w:r>
        <w:r w:rsidR="00475F02" w:rsidDel="00BA4171">
          <w:rPr>
            <w:rFonts w:ascii="Times New Roman" w:hAnsi="Times New Roman" w:cs="Times New Roman"/>
          </w:rPr>
          <w:delText>)</w:delText>
        </w:r>
        <w:r w:rsidR="00475F02" w:rsidDel="00F61AF3">
          <w:rPr>
            <w:rFonts w:ascii="Times New Roman" w:hAnsi="Times New Roman" w:cs="Times New Roman"/>
          </w:rPr>
          <w:delText xml:space="preserve"> </w:delText>
        </w:r>
      </w:del>
      <w:del w:id="169" w:author="Larson, Danelle M" w:date="2026-02-03T12:24:00Z" w16du:dateUtc="2026-02-03T18:24:00Z">
        <w:r w:rsidR="00475F02" w:rsidDel="00AD6963">
          <w:rPr>
            <w:rFonts w:ascii="Times New Roman" w:hAnsi="Times New Roman" w:cs="Times New Roman"/>
          </w:rPr>
          <w:delText>and</w:delText>
        </w:r>
        <w:r w:rsidR="00F16E95" w:rsidDel="00AD6963">
          <w:rPr>
            <w:rFonts w:ascii="Times New Roman" w:hAnsi="Times New Roman" w:cs="Times New Roman"/>
          </w:rPr>
          <w:delText xml:space="preserve"> </w:delText>
        </w:r>
        <w:r w:rsidR="00E45A1A" w:rsidDel="00AD6963">
          <w:rPr>
            <w:rFonts w:ascii="Times New Roman" w:hAnsi="Times New Roman" w:cs="Times New Roman"/>
          </w:rPr>
          <w:delText>had</w:delText>
        </w:r>
      </w:del>
      <w:r w:rsidR="00E45A1A">
        <w:rPr>
          <w:rFonts w:ascii="Times New Roman" w:hAnsi="Times New Roman" w:cs="Times New Roman"/>
        </w:rPr>
        <w:t xml:space="preserve"> </w:t>
      </w:r>
      <w:ins w:id="170" w:author="Larson, Danelle M" w:date="2026-02-03T12:24:00Z" w16du:dateUtc="2026-02-03T18:24:00Z">
        <w:r w:rsidR="00AD6963">
          <w:rPr>
            <w:rFonts w:ascii="Times New Roman" w:hAnsi="Times New Roman" w:cs="Times New Roman"/>
          </w:rPr>
          <w:t xml:space="preserve">In addition, </w:t>
        </w:r>
      </w:ins>
      <w:ins w:id="171" w:author="Larson, Danelle M" w:date="2026-02-03T12:25:00Z" w16du:dateUtc="2026-02-03T18:25:00Z">
        <w:r w:rsidR="00BA14A8">
          <w:rPr>
            <w:rFonts w:ascii="Times New Roman" w:hAnsi="Times New Roman" w:cs="Times New Roman"/>
          </w:rPr>
          <w:t xml:space="preserve">the uppermost reaches of </w:t>
        </w:r>
      </w:ins>
      <w:ins w:id="172" w:author="Larson, Danelle M" w:date="2026-02-03T12:24:00Z" w16du:dateUtc="2026-02-03T18:24:00Z">
        <w:r w:rsidR="00BA14A8">
          <w:rPr>
            <w:rFonts w:ascii="Times New Roman" w:hAnsi="Times New Roman" w:cs="Times New Roman"/>
          </w:rPr>
          <w:t xml:space="preserve">the UMR experienced </w:t>
        </w:r>
      </w:ins>
      <w:r w:rsidR="00F16E95">
        <w:rPr>
          <w:rFonts w:ascii="Times New Roman" w:hAnsi="Times New Roman" w:cs="Times New Roman"/>
        </w:rPr>
        <w:t>major decreases in total suspended solids</w:t>
      </w:r>
      <w:r w:rsidR="003B1445">
        <w:rPr>
          <w:rFonts w:ascii="Times New Roman" w:hAnsi="Times New Roman" w:cs="Times New Roman"/>
        </w:rPr>
        <w:t xml:space="preserve"> (TSS)</w:t>
      </w:r>
      <w:r w:rsidR="00F16E95">
        <w:rPr>
          <w:rFonts w:ascii="Times New Roman" w:hAnsi="Times New Roman" w:cs="Times New Roman"/>
        </w:rPr>
        <w:t>, total phosphorus</w:t>
      </w:r>
      <w:r w:rsidR="003B1445">
        <w:rPr>
          <w:rFonts w:ascii="Times New Roman" w:hAnsi="Times New Roman" w:cs="Times New Roman"/>
        </w:rPr>
        <w:t xml:space="preserve"> (</w:t>
      </w:r>
      <w:commentRangeStart w:id="173"/>
      <w:commentRangeStart w:id="174"/>
      <w:del w:id="175" w:author="Larson, Danelle M" w:date="2026-02-02T11:02:00Z" w16du:dateUtc="2026-02-02T17:02:00Z">
        <w:r w:rsidR="00E4613D" w:rsidDel="00900CDF">
          <w:rPr>
            <w:rFonts w:ascii="Times New Roman" w:hAnsi="Times New Roman" w:cs="Times New Roman"/>
          </w:rPr>
          <w:delText>LOGP</w:delText>
        </w:r>
        <w:commentRangeEnd w:id="173"/>
        <w:r w:rsidR="002569A2" w:rsidDel="00900CDF">
          <w:rPr>
            <w:rStyle w:val="CommentReference"/>
            <w:rFonts w:ascii="Times New Roman" w:eastAsia="Times New Roman" w:hAnsi="Times New Roman" w:cs="Times New Roman"/>
          </w:rPr>
          <w:commentReference w:id="173"/>
        </w:r>
        <w:commentRangeEnd w:id="174"/>
        <w:r w:rsidR="00900CDF" w:rsidDel="00900CDF">
          <w:rPr>
            <w:rStyle w:val="CommentReference"/>
            <w:rFonts w:ascii="Times New Roman" w:eastAsia="Times New Roman" w:hAnsi="Times New Roman" w:cs="Times New Roman"/>
          </w:rPr>
          <w:commentReference w:id="174"/>
        </w:r>
      </w:del>
      <w:ins w:id="176" w:author="Larson, Danelle M" w:date="2026-02-02T11:02:00Z" w16du:dateUtc="2026-02-02T17:02:00Z">
        <w:r w:rsidR="00900CDF">
          <w:rPr>
            <w:rFonts w:ascii="Times New Roman" w:hAnsi="Times New Roman" w:cs="Times New Roman"/>
          </w:rPr>
          <w:t>TP</w:t>
        </w:r>
      </w:ins>
      <w:r w:rsidR="003B1445">
        <w:rPr>
          <w:rFonts w:ascii="Times New Roman" w:hAnsi="Times New Roman" w:cs="Times New Roman"/>
        </w:rPr>
        <w:t>)</w:t>
      </w:r>
      <w:r w:rsidR="00F16E95">
        <w:rPr>
          <w:rFonts w:ascii="Times New Roman" w:hAnsi="Times New Roman" w:cs="Times New Roman"/>
        </w:rPr>
        <w:t xml:space="preserve">, and chlorophyll </w:t>
      </w:r>
      <w:r w:rsidR="00F16E95" w:rsidRPr="00552713">
        <w:rPr>
          <w:rFonts w:ascii="Times New Roman" w:hAnsi="Times New Roman" w:cs="Times New Roman"/>
          <w:i/>
          <w:iCs/>
        </w:rPr>
        <w:t>a</w:t>
      </w:r>
      <w:r w:rsidR="00F16E95">
        <w:rPr>
          <w:rFonts w:ascii="Times New Roman" w:hAnsi="Times New Roman" w:cs="Times New Roman"/>
        </w:rPr>
        <w:t>, indicating re-oligotrophy</w:t>
      </w:r>
      <w:r w:rsidR="00786A56">
        <w:rPr>
          <w:rFonts w:ascii="Times New Roman" w:hAnsi="Times New Roman" w:cs="Times New Roman"/>
        </w:rPr>
        <w:t xml:space="preserve"> </w:t>
      </w:r>
      <w:del w:id="177" w:author="Larson, Danelle M" w:date="2026-02-03T12:25:00Z" w16du:dateUtc="2026-02-03T18:25:00Z">
        <w:r w:rsidR="00786A56" w:rsidDel="00BA14A8">
          <w:rPr>
            <w:rFonts w:ascii="Times New Roman" w:hAnsi="Times New Roman" w:cs="Times New Roman"/>
          </w:rPr>
          <w:delText>in the UMR</w:delText>
        </w:r>
        <w:r w:rsidR="00951FA9" w:rsidDel="00BA14A8">
          <w:rPr>
            <w:rFonts w:ascii="Times New Roman" w:hAnsi="Times New Roman" w:cs="Times New Roman"/>
          </w:rPr>
          <w:delText xml:space="preserve"> </w:delText>
        </w:r>
      </w:del>
      <w:r w:rsidR="00951FA9">
        <w:rPr>
          <w:rFonts w:ascii="Times New Roman" w:hAnsi="Times New Roman" w:cs="Times New Roman"/>
        </w:rPr>
        <w:fldChar w:fldCharType="begin"/>
      </w:r>
      <w:r w:rsidR="00A27BE5">
        <w:rPr>
          <w:rFonts w:ascii="Times New Roman" w:hAnsi="Times New Roman" w:cs="Times New Roman"/>
        </w:rPr>
        <w:instrText xml:space="preserve"> ADDIN ZOTERO_ITEM CSL_CITATION {"citationID":"veU6P7xF","properties":{"formattedCitation":"(Davis et al., 2025; Houser, 2022; Jankowski, 2022)","plainCitation":"(Davis et al., 2025; Houser, 2022; Jankowski, 2022)","noteIndex":0},"citationItems":[{"id":5106,"uris":["http://zotero.org/users/13640977/items/I7MUSTAG"],"itemData":{"id":5106,"type":"article-journal","abstract":"Ecological systems can undergo large changes and regime shifts that are either catastrophic, neutral, or desirable. Rivers worldwide have recently undergone desirable regime shifts related to re-oligotrophy, which is a notable and ongoing reduction in concentrations of total suspended solids (TSS), total N, total P, or phytoplankton. For example, the Upper Mississippi River, USA, has experienced major water-quality changes in multiple river reaches in recent decades. In this study, we sought to understand the timing and magnitude of re-oligotrophy in the Mississippi River over a 20-y period. We used 2 topological data analysis algorithms to address hypotheses related to the following questions: What were the order and timing of water-quality changes? What was the time period over which the major changes occurred? What was the magnitude of water-quality change before and after change points (i.e., speciﬁc years when water-quality conditions transitioned abruptly to new states)? We examined 6 water-quality state variables that deﬁned the ecological regime for the Upper Mississippi River. In one river reach, we found that strong reductions in phytoplankton/chlorophyll a had occurred ﬁrst (2008), followed by total P (2013), and last in TSS (2014). In a downriver reach, we found notable reductions for chlorophyll a (2007) but substantial increases in TSS (2013). In both reaches, the water-quality changes trended over ≥15 y, but the largest changes and a likely regime shift occurred in just 6 y. The timing (2007–2013) and range (~6 y) of water-quality changes were similar between the 2 river reaches, but the directionality of the regime shift indicated re-oligotrophy for the upstream reach and water-quality degradation for the downstream reach. Topological methods applied to long-term datasets can aid our understanding of re-oligotrophication and degradation processes and may help resource managers restore desirable regimes.","container-title":"Freshwater Science","DOI":"10.1086/738457","ISSN":"2161-9549, 2161-9565","journalAbbreviation":"Freshwater Science","language":"en","page":"000-000","source":"DOI.org (Crossref)","title":"Re-oligotrophy in the Upper Mississippi River, USA, occurred in just a few years","volume":"44","author":[{"family":"Davis","given":"Killian T."},{"family":"Bungula","given":"Wako T."},{"family":"Larson","given":"Danelle M."}],"issued":{"date-parts":[["2025",10,15]]},"citation-key":"davisReoligotrophyUpperMississippi2025"}},{"id":4177,"uris":["http://www.mendeley.com/documents/?uuid=9ef79df3-e3f1-3eac-8fd9-3987eb87252d","http://zotero.org/users/13640977/items/G7P5FL9W"],"itemData":{"id":4177,"type":"book","note":"DOI: 10.3133/ofr20221039","number-of-pages":"1-218","publisher":"U.S. Geological Sur-vey Open-File Report 2022–1039","title":"Ecological Status and Trends of the Upper Mississippi and Illinois Rivers","author":[{"family":"Houser","given":"J"}],"issued":{"date-parts":[["2022"]]},"citation-key":"houserEcologicalStatusTrends2022"}},{"id":4525,"uris":["http://zotero.org/users/13640977/items/IJ7LXX2Z"],"itemData":{"id":4525,"type":"report","page":"84-110","publisher":"U.S. Geological Survey Open-File Report 2022–1039","title":"Chapter E: Water Quality in Ecological Status and Trends of the Upper Mississippi and Illinois Rivers","author":[{"family":"Jankowski","given":"Kathi Jo"}],"issued":{"date-parts":[["2022"]]},"citation-key":"jankowskiChapterWaterQuality2022"}}],"schema":"https://github.com/citation-style-language/schema/raw/master/csl-citation.json"} </w:instrText>
      </w:r>
      <w:r w:rsidR="00951FA9">
        <w:rPr>
          <w:rFonts w:ascii="Times New Roman" w:hAnsi="Times New Roman" w:cs="Times New Roman"/>
        </w:rPr>
        <w:fldChar w:fldCharType="separate"/>
      </w:r>
      <w:r w:rsidR="00951FA9" w:rsidRPr="00951FA9">
        <w:rPr>
          <w:rFonts w:ascii="Times New Roman" w:hAnsi="Times New Roman" w:cs="Times New Roman"/>
        </w:rPr>
        <w:t>(Davis et al.</w:t>
      </w:r>
      <w:del w:id="178" w:author="Larson, Danelle M" w:date="2026-02-02T12:57:00Z" w16du:dateUtc="2026-02-02T18:57:00Z">
        <w:r w:rsidR="00951FA9" w:rsidRPr="00951FA9" w:rsidDel="00507BE4">
          <w:rPr>
            <w:rFonts w:ascii="Times New Roman" w:hAnsi="Times New Roman" w:cs="Times New Roman"/>
          </w:rPr>
          <w:delText>,</w:delText>
        </w:r>
      </w:del>
      <w:r w:rsidR="00951FA9" w:rsidRPr="00951FA9">
        <w:rPr>
          <w:rFonts w:ascii="Times New Roman" w:hAnsi="Times New Roman" w:cs="Times New Roman"/>
        </w:rPr>
        <w:t xml:space="preserve"> 2025; Houser</w:t>
      </w:r>
      <w:del w:id="179" w:author="Larson, Danelle M" w:date="2026-02-02T12:57:00Z" w16du:dateUtc="2026-02-02T18:57:00Z">
        <w:r w:rsidR="00951FA9" w:rsidRPr="00951FA9" w:rsidDel="00507BE4">
          <w:rPr>
            <w:rFonts w:ascii="Times New Roman" w:hAnsi="Times New Roman" w:cs="Times New Roman"/>
          </w:rPr>
          <w:delText>,</w:delText>
        </w:r>
      </w:del>
      <w:r w:rsidR="00951FA9" w:rsidRPr="00951FA9">
        <w:rPr>
          <w:rFonts w:ascii="Times New Roman" w:hAnsi="Times New Roman" w:cs="Times New Roman"/>
        </w:rPr>
        <w:t xml:space="preserve"> 2022; Jankowski</w:t>
      </w:r>
      <w:del w:id="180" w:author="Larson, Danelle M" w:date="2026-02-02T12:58:00Z" w16du:dateUtc="2026-02-02T18:58:00Z">
        <w:r w:rsidR="00951FA9" w:rsidRPr="00951FA9" w:rsidDel="00507BE4">
          <w:rPr>
            <w:rFonts w:ascii="Times New Roman" w:hAnsi="Times New Roman" w:cs="Times New Roman"/>
          </w:rPr>
          <w:delText>,</w:delText>
        </w:r>
      </w:del>
      <w:r w:rsidR="00951FA9" w:rsidRPr="00951FA9">
        <w:rPr>
          <w:rFonts w:ascii="Times New Roman" w:hAnsi="Times New Roman" w:cs="Times New Roman"/>
        </w:rPr>
        <w:t xml:space="preserve"> 2022)</w:t>
      </w:r>
      <w:r w:rsidR="00951FA9">
        <w:rPr>
          <w:rFonts w:ascii="Times New Roman" w:hAnsi="Times New Roman" w:cs="Times New Roman"/>
        </w:rPr>
        <w:fldChar w:fldCharType="end"/>
      </w:r>
      <w:r w:rsidR="00951FA9">
        <w:rPr>
          <w:rFonts w:ascii="Times New Roman" w:hAnsi="Times New Roman" w:cs="Times New Roman"/>
        </w:rPr>
        <w:t xml:space="preserve">. </w:t>
      </w:r>
      <w:r w:rsidR="00D21875">
        <w:rPr>
          <w:rFonts w:ascii="Times New Roman" w:hAnsi="Times New Roman" w:cs="Times New Roman"/>
        </w:rPr>
        <w:t>Although</w:t>
      </w:r>
      <w:r w:rsidR="00705CC4">
        <w:rPr>
          <w:rFonts w:ascii="Times New Roman" w:hAnsi="Times New Roman" w:cs="Times New Roman"/>
        </w:rPr>
        <w:t xml:space="preserve"> total </w:t>
      </w:r>
      <w:r w:rsidR="003B1445">
        <w:rPr>
          <w:rFonts w:ascii="Times New Roman" w:hAnsi="Times New Roman" w:cs="Times New Roman"/>
        </w:rPr>
        <w:t>nitrogen (</w:t>
      </w:r>
      <w:commentRangeStart w:id="181"/>
      <w:commentRangeStart w:id="182"/>
      <w:del w:id="183" w:author="Larson, Danelle M" w:date="2026-02-02T11:03:00Z" w16du:dateUtc="2026-02-02T17:03:00Z">
        <w:r w:rsidR="00751038" w:rsidDel="00900CDF">
          <w:rPr>
            <w:rFonts w:ascii="Times New Roman" w:hAnsi="Times New Roman" w:cs="Times New Roman"/>
          </w:rPr>
          <w:delText>log</w:delText>
        </w:r>
        <w:r w:rsidR="00307C71" w:rsidDel="00900CDF">
          <w:rPr>
            <w:rFonts w:ascii="Times New Roman" w:hAnsi="Times New Roman" w:cs="Times New Roman"/>
          </w:rPr>
          <w:delText>N</w:delText>
        </w:r>
        <w:commentRangeEnd w:id="181"/>
        <w:r w:rsidR="002569A2" w:rsidDel="00900CDF">
          <w:rPr>
            <w:rStyle w:val="CommentReference"/>
            <w:rFonts w:ascii="Times New Roman" w:eastAsia="Times New Roman" w:hAnsi="Times New Roman" w:cs="Times New Roman"/>
          </w:rPr>
          <w:commentReference w:id="181"/>
        </w:r>
      </w:del>
      <w:commentRangeEnd w:id="182"/>
      <w:r w:rsidR="0055343A">
        <w:rPr>
          <w:rStyle w:val="CommentReference"/>
          <w:rFonts w:ascii="Times New Roman" w:eastAsia="Times New Roman" w:hAnsi="Times New Roman" w:cs="Times New Roman"/>
        </w:rPr>
        <w:commentReference w:id="182"/>
      </w:r>
      <w:ins w:id="184" w:author="Larson, Danelle M" w:date="2026-02-02T11:03:00Z" w16du:dateUtc="2026-02-02T17:03:00Z">
        <w:r w:rsidR="00900CDF">
          <w:rPr>
            <w:rFonts w:ascii="Times New Roman" w:hAnsi="Times New Roman" w:cs="Times New Roman"/>
          </w:rPr>
          <w:t>TN</w:t>
        </w:r>
      </w:ins>
      <w:r w:rsidR="003B1445">
        <w:rPr>
          <w:rFonts w:ascii="Times New Roman" w:hAnsi="Times New Roman" w:cs="Times New Roman"/>
        </w:rPr>
        <w:t>)</w:t>
      </w:r>
      <w:r w:rsidR="00705CC4">
        <w:rPr>
          <w:rFonts w:ascii="Times New Roman" w:hAnsi="Times New Roman" w:cs="Times New Roman"/>
        </w:rPr>
        <w:t xml:space="preserve"> steadily rose</w:t>
      </w:r>
      <w:r w:rsidR="008E3FD5">
        <w:rPr>
          <w:rFonts w:ascii="Times New Roman" w:hAnsi="Times New Roman" w:cs="Times New Roman"/>
        </w:rPr>
        <w:t xml:space="preserve"> through the decades and the seasonal mean values for TSS and </w:t>
      </w:r>
      <w:r w:rsidR="00751038">
        <w:rPr>
          <w:rFonts w:ascii="Times New Roman" w:hAnsi="Times New Roman" w:cs="Times New Roman"/>
        </w:rPr>
        <w:t>log</w:t>
      </w:r>
      <w:r w:rsidR="00E4613D">
        <w:rPr>
          <w:rFonts w:ascii="Times New Roman" w:hAnsi="Times New Roman" w:cs="Times New Roman"/>
        </w:rPr>
        <w:t>P</w:t>
      </w:r>
      <w:r w:rsidR="00C7365A">
        <w:rPr>
          <w:rFonts w:ascii="Times New Roman" w:hAnsi="Times New Roman" w:cs="Times New Roman"/>
        </w:rPr>
        <w:t xml:space="preserve"> often exceed</w:t>
      </w:r>
      <w:r w:rsidR="003B60FD">
        <w:rPr>
          <w:rFonts w:ascii="Times New Roman" w:hAnsi="Times New Roman" w:cs="Times New Roman"/>
        </w:rPr>
        <w:t>ed</w:t>
      </w:r>
      <w:r w:rsidR="00C7365A">
        <w:rPr>
          <w:rFonts w:ascii="Times New Roman" w:hAnsi="Times New Roman" w:cs="Times New Roman"/>
        </w:rPr>
        <w:t xml:space="preserve"> </w:t>
      </w:r>
      <w:r w:rsidR="00C7365A">
        <w:rPr>
          <w:rFonts w:ascii="Times New Roman" w:hAnsi="Times New Roman" w:cs="Times New Roman"/>
        </w:rPr>
        <w:lastRenderedPageBreak/>
        <w:t>regulatory standards</w:t>
      </w:r>
      <w:r w:rsidR="003B1445">
        <w:rPr>
          <w:rFonts w:ascii="Times New Roman" w:hAnsi="Times New Roman" w:cs="Times New Roman"/>
        </w:rPr>
        <w:t xml:space="preserve"> (Houser 2022</w:t>
      </w:r>
      <w:r w:rsidR="00B21BD8">
        <w:rPr>
          <w:rFonts w:ascii="Times New Roman" w:hAnsi="Times New Roman" w:cs="Times New Roman"/>
        </w:rPr>
        <w:t>;</w:t>
      </w:r>
      <w:r w:rsidR="003B1445">
        <w:rPr>
          <w:rFonts w:ascii="Times New Roman" w:hAnsi="Times New Roman" w:cs="Times New Roman"/>
        </w:rPr>
        <w:t xml:space="preserve"> Jankowski 2022)</w:t>
      </w:r>
      <w:r w:rsidR="00C7365A">
        <w:rPr>
          <w:rFonts w:ascii="Times New Roman" w:hAnsi="Times New Roman" w:cs="Times New Roman"/>
        </w:rPr>
        <w:t xml:space="preserve">, the </w:t>
      </w:r>
      <w:ins w:id="185" w:author="Larson, Danelle M" w:date="2026-01-30T10:22:00Z" w16du:dateUtc="2026-01-30T16:22:00Z">
        <w:r w:rsidR="00CA3030">
          <w:rPr>
            <w:rFonts w:ascii="Times New Roman" w:hAnsi="Times New Roman" w:cs="Times New Roman"/>
          </w:rPr>
          <w:t xml:space="preserve">river </w:t>
        </w:r>
      </w:ins>
      <w:r w:rsidR="00C7365A">
        <w:rPr>
          <w:rFonts w:ascii="Times New Roman" w:hAnsi="Times New Roman" w:cs="Times New Roman"/>
        </w:rPr>
        <w:t xml:space="preserve">system still </w:t>
      </w:r>
      <w:del w:id="186" w:author="Larson, Danelle M" w:date="2026-01-30T10:22:00Z" w16du:dateUtc="2026-01-30T16:22:00Z">
        <w:r w:rsidR="00C7365A" w:rsidDel="00505735">
          <w:rPr>
            <w:rFonts w:ascii="Times New Roman" w:hAnsi="Times New Roman" w:cs="Times New Roman"/>
          </w:rPr>
          <w:delText xml:space="preserve">has </w:delText>
        </w:r>
      </w:del>
      <w:ins w:id="187" w:author="Larson, Danelle M" w:date="2026-01-30T10:22:00Z" w16du:dateUtc="2026-01-30T16:22:00Z">
        <w:r w:rsidR="00505735">
          <w:rPr>
            <w:rFonts w:ascii="Times New Roman" w:hAnsi="Times New Roman" w:cs="Times New Roman"/>
          </w:rPr>
          <w:t xml:space="preserve">exhibited </w:t>
        </w:r>
      </w:ins>
      <w:r w:rsidR="00C7365A">
        <w:rPr>
          <w:rFonts w:ascii="Times New Roman" w:hAnsi="Times New Roman" w:cs="Times New Roman"/>
        </w:rPr>
        <w:t xml:space="preserve">nutrient loading </w:t>
      </w:r>
      <w:r w:rsidR="009F0B96">
        <w:rPr>
          <w:rFonts w:ascii="Times New Roman" w:hAnsi="Times New Roman" w:cs="Times New Roman"/>
        </w:rPr>
        <w:t>issues,</w:t>
      </w:r>
      <w:r w:rsidR="00C7365A">
        <w:rPr>
          <w:rFonts w:ascii="Times New Roman" w:hAnsi="Times New Roman" w:cs="Times New Roman"/>
        </w:rPr>
        <w:t xml:space="preserve"> and the river </w:t>
      </w:r>
      <w:del w:id="188" w:author="Larson, Danelle M" w:date="2026-01-30T10:22:00Z" w16du:dateUtc="2026-01-30T16:22:00Z">
        <w:r w:rsidR="00C7365A" w:rsidDel="00505735">
          <w:rPr>
            <w:rFonts w:ascii="Times New Roman" w:hAnsi="Times New Roman" w:cs="Times New Roman"/>
          </w:rPr>
          <w:delText xml:space="preserve">is </w:delText>
        </w:r>
      </w:del>
      <w:ins w:id="189" w:author="Larson, Danelle M" w:date="2026-01-30T10:22:00Z" w16du:dateUtc="2026-01-30T16:22:00Z">
        <w:r w:rsidR="00505735">
          <w:rPr>
            <w:rFonts w:ascii="Times New Roman" w:hAnsi="Times New Roman" w:cs="Times New Roman"/>
          </w:rPr>
          <w:t xml:space="preserve">was </w:t>
        </w:r>
      </w:ins>
      <w:r w:rsidR="00C7365A">
        <w:rPr>
          <w:rFonts w:ascii="Times New Roman" w:hAnsi="Times New Roman" w:cs="Times New Roman"/>
        </w:rPr>
        <w:t>not</w:t>
      </w:r>
      <w:r w:rsidR="007A3D5B">
        <w:rPr>
          <w:rFonts w:ascii="Times New Roman" w:hAnsi="Times New Roman" w:cs="Times New Roman"/>
        </w:rPr>
        <w:t xml:space="preserve"> “</w:t>
      </w:r>
      <w:r w:rsidR="00C7365A">
        <w:rPr>
          <w:rFonts w:ascii="Times New Roman" w:hAnsi="Times New Roman" w:cs="Times New Roman"/>
        </w:rPr>
        <w:t>oligotrophic</w:t>
      </w:r>
      <w:r w:rsidR="007A3D5B">
        <w:rPr>
          <w:rFonts w:ascii="Times New Roman" w:hAnsi="Times New Roman" w:cs="Times New Roman"/>
        </w:rPr>
        <w:t>”</w:t>
      </w:r>
      <w:r w:rsidR="00C7365A">
        <w:rPr>
          <w:rFonts w:ascii="Times New Roman" w:hAnsi="Times New Roman" w:cs="Times New Roman"/>
        </w:rPr>
        <w:t xml:space="preserve"> despite experiencing re-oligotrophy.</w:t>
      </w:r>
      <w:r w:rsidR="00C41CB9">
        <w:rPr>
          <w:rFonts w:ascii="Times New Roman" w:hAnsi="Times New Roman" w:cs="Times New Roman"/>
        </w:rPr>
        <w:t xml:space="preserve"> During</w:t>
      </w:r>
      <w:r w:rsidR="00EA7986">
        <w:rPr>
          <w:rFonts w:ascii="Times New Roman" w:hAnsi="Times New Roman" w:cs="Times New Roman"/>
        </w:rPr>
        <w:t xml:space="preserve"> </w:t>
      </w:r>
      <w:r w:rsidR="0036577A">
        <w:rPr>
          <w:rFonts w:ascii="Times New Roman" w:hAnsi="Times New Roman" w:cs="Times New Roman"/>
        </w:rPr>
        <w:t>our</w:t>
      </w:r>
      <w:r w:rsidR="006B7597">
        <w:rPr>
          <w:rFonts w:ascii="Times New Roman" w:hAnsi="Times New Roman" w:cs="Times New Roman"/>
        </w:rPr>
        <w:t xml:space="preserve"> </w:t>
      </w:r>
      <w:r w:rsidR="00C41CB9">
        <w:rPr>
          <w:rFonts w:ascii="Times New Roman" w:hAnsi="Times New Roman" w:cs="Times New Roman"/>
        </w:rPr>
        <w:t xml:space="preserve">study </w:t>
      </w:r>
      <w:r w:rsidR="00E15D6E">
        <w:rPr>
          <w:rFonts w:ascii="Times New Roman" w:hAnsi="Times New Roman" w:cs="Times New Roman"/>
        </w:rPr>
        <w:t>period</w:t>
      </w:r>
      <w:r w:rsidR="00DC7413">
        <w:rPr>
          <w:rFonts w:ascii="Times New Roman" w:hAnsi="Times New Roman" w:cs="Times New Roman"/>
        </w:rPr>
        <w:t xml:space="preserve"> from 1998–</w:t>
      </w:r>
      <w:r w:rsidR="00660FE5">
        <w:rPr>
          <w:rFonts w:ascii="Times New Roman" w:hAnsi="Times New Roman" w:cs="Times New Roman"/>
        </w:rPr>
        <w:t>2019</w:t>
      </w:r>
      <w:r w:rsidR="00E10981">
        <w:rPr>
          <w:rFonts w:ascii="Times New Roman" w:hAnsi="Times New Roman" w:cs="Times New Roman"/>
        </w:rPr>
        <w:t xml:space="preserve">, the </w:t>
      </w:r>
      <w:r w:rsidR="00EA7986">
        <w:rPr>
          <w:rFonts w:ascii="Times New Roman" w:hAnsi="Times New Roman" w:cs="Times New Roman"/>
        </w:rPr>
        <w:t xml:space="preserve">macrophytes made an apparent recovery </w:t>
      </w:r>
      <w:r w:rsidR="00D2165F">
        <w:rPr>
          <w:rFonts w:ascii="Times New Roman" w:hAnsi="Times New Roman" w:cs="Times New Roman"/>
        </w:rPr>
        <w:t>although</w:t>
      </w:r>
      <w:r w:rsidR="00EA7986">
        <w:rPr>
          <w:rFonts w:ascii="Times New Roman" w:hAnsi="Times New Roman" w:cs="Times New Roman"/>
        </w:rPr>
        <w:t xml:space="preserve"> the environmental drivers are </w:t>
      </w:r>
      <w:del w:id="190" w:author="jeff houser" w:date="2026-01-26T14:12:00Z" w16du:dateUtc="2026-01-26T20:12:00Z">
        <w:r w:rsidR="00EA7986" w:rsidDel="00C14606">
          <w:rPr>
            <w:rFonts w:ascii="Times New Roman" w:hAnsi="Times New Roman" w:cs="Times New Roman"/>
          </w:rPr>
          <w:delText>not yet known</w:delText>
        </w:r>
      </w:del>
      <w:ins w:id="191" w:author="jeff houser" w:date="2026-01-26T14:12:00Z" w16du:dateUtc="2026-01-26T20:12:00Z">
        <w:r w:rsidR="00C14606">
          <w:rPr>
            <w:rFonts w:ascii="Times New Roman" w:hAnsi="Times New Roman" w:cs="Times New Roman"/>
          </w:rPr>
          <w:t>only partially understood</w:t>
        </w:r>
      </w:ins>
      <w:r w:rsidR="00EA7986">
        <w:rPr>
          <w:rFonts w:ascii="Times New Roman" w:hAnsi="Times New Roman" w:cs="Times New Roman"/>
        </w:rPr>
        <w:t xml:space="preserve"> </w:t>
      </w:r>
      <w:r w:rsidR="00EA7986">
        <w:rPr>
          <w:rFonts w:ascii="Times New Roman" w:hAnsi="Times New Roman" w:cs="Times New Roman"/>
        </w:rPr>
        <w:fldChar w:fldCharType="begin" w:fldLock="1"/>
      </w:r>
      <w:r w:rsidR="00A27BE5">
        <w:rPr>
          <w:rFonts w:ascii="Times New Roman" w:hAnsi="Times New Roman" w:cs="Times New Roman"/>
        </w:rPr>
        <w:instrText xml:space="preserve"> ADDIN ZOTERO_ITEM CSL_CITATION {"citationID":"w6C0XD57","properties":{"formattedCitation":"(K. L. Bouska et al., 2022; D. M. Larson et al., 2022)","plainCitation":"(K. L. Bouska et al., 2022; D. M. Larson et al., 2022)","noteIndex":0},"citationItems":[{"id":4529,"uris":["http://www.mendeley.com/documents/?uuid=01c415a5-88ab-305a-a967-949289af3325","http://zotero.org/users/13640977/items/YSXIRY7G"],"itemData":{"id":4529,"type":"article-journal","abstract":"Macrophytes have recovered in rivers across the world, but long-term data and studies are lacking regarding community assembly and diversity changes coincident with macrophyte recovery. We investigated patterns of aquatic vegetation species composition and diversity in thousands of sites in the Upper Mississippi River, USA, spanning 21 y of monitoring and a period of vegetation recovery. We analyzed site-level compositional dissimilarity and environmental associations using non-metric multidimensional scaling, compared stability of lake-level assemblages over time with convex hulls, and assessed shared trends in assemblage dissimilarity at the pool scale using dynamic factor analysis. Site-level differences in aquatic vegetation assemblage structure were associated with water depth and substrate, and a gradient of species abundance and diversity was apparent. A common trend in assemblage dissimilarity over time and across contiguous floodplain lakes indicate that assemblage composition changed and diversity increased with considerable synchrony within the past 21 y. Shared trends across the 400-km study reach are indicative of 1 or more widespread, common drivers; however, neither hydrologic extremes nor turbidity explained vegetation assemblage patterns. Following several years of strong changes in composition and increased diversity, the vegetation assemblage displayed signs of increasing stability in some pools but not others. Further research is needed to identify drivers and mechanisms of aquatic vegetation assemblage expansion, assembly, and resilience, all of which will be applicable to the recovery of aquatic vegetation in floodplain systems worldwide.","container-title":"Freshwater Science","DOI":"10.1086/717867","ISSN":"21619565","issue":"1","note":"publisher: University of Chicago Press","page":"33-44","title":"Aquatic vegetation dynamics in the Upper Mississippi River over 2 decades spanning vegetation recovery","volume":"41","author":[{"family":"Bouska","given":"Kristen L."},{"family":"Larson","given":"Danelle M."},{"family":"Drake","given":"Deanne C."},{"family":"Lund","given":"Eric M."},{"family":"Carhart","given":"Alicia M."},{"family":"Bales","given":"Kyle R."}],"issued":{"date-parts":[["2022",3,1]]},"citation-key":"bouskaAquaticVegetationDynamics2022"}},{"id":4178,"uris":["http://www.mendeley.com/documents/?uuid=00296b5e-6825-39f1-b2ce-1a6c6c21a980","http://zotero.org/users/13640977/items/MFPJ6T49"],"itemData":{"id":4178,"type":"chapter","container-title":"Status and Trends of the Upper Mississippi and Illinois Rivers","note":"arXiv: https://doi.org/10.1086/717867","page":"1-218","publisher":"U.S. Geological Sur-vey Open-File Report 2022–1039","title":"Status and Trends of Upper Mississippi River's Aquatic Vegetation from 1998 to 2019","author":[{"family":"Larson","given":"Danelle M"},{"family":"Lund","given":"Eric"},{"family":"Carhart","given":"Alicia"},{"family":"Drake","given":"Deanne"},{"family":"Houser","given":"Jeff"},{"family":"Bales","given":"Kyle"},{"family":"Bouska","given":"Kristen"},{"family":"De Jager","given":"Nathan"},{"family":"Giblin","given":"Shawn"}],"editor":[{"family":"Houser","given":"Jeffrey"},{"family":"Bouska","given":"Kristen"},{"family":"De Jager","given":"Nathan"},{"family":"Ickes","given":"Brian"},{"family":"Jankowski","given":"Kathi Jo"},{"family":"Larson","given":"Danelle"},{"family":"Van Appledorn","given":"Molly"}],"issued":{"date-parts":[["2022"]]},"citation-key":"larsonStatusTrendsUpper2022"}}],"schema":"https://github.com/citation-style-language/schema/raw/master/csl-citation.json"} </w:instrText>
      </w:r>
      <w:r w:rsidR="00EA7986">
        <w:rPr>
          <w:rFonts w:ascii="Times New Roman" w:hAnsi="Times New Roman" w:cs="Times New Roman"/>
        </w:rPr>
        <w:fldChar w:fldCharType="separate"/>
      </w:r>
      <w:r w:rsidR="009768BD" w:rsidRPr="009768BD">
        <w:rPr>
          <w:rFonts w:ascii="Times New Roman" w:hAnsi="Times New Roman" w:cs="Times New Roman"/>
        </w:rPr>
        <w:t>(</w:t>
      </w:r>
      <w:ins w:id="192" w:author="jeff houser" w:date="2026-01-26T14:12:00Z" w16du:dateUtc="2026-01-26T20:12:00Z">
        <w:r w:rsidR="00C14606">
          <w:rPr>
            <w:rFonts w:ascii="Times New Roman" w:hAnsi="Times New Roman" w:cs="Times New Roman"/>
          </w:rPr>
          <w:t>Burdis et al.</w:t>
        </w:r>
      </w:ins>
      <w:ins w:id="193" w:author="jeff houser" w:date="2026-01-26T14:13:00Z" w16du:dateUtc="2026-01-26T20:13:00Z">
        <w:r w:rsidR="00980082">
          <w:rPr>
            <w:rFonts w:ascii="Times New Roman" w:hAnsi="Times New Roman" w:cs="Times New Roman"/>
          </w:rPr>
          <w:t xml:space="preserve"> 2020;</w:t>
        </w:r>
      </w:ins>
      <w:ins w:id="194" w:author="jeff houser" w:date="2026-01-26T14:12:00Z" w16du:dateUtc="2026-01-26T20:12:00Z">
        <w:r w:rsidR="00C14606">
          <w:rPr>
            <w:rFonts w:ascii="Times New Roman" w:hAnsi="Times New Roman" w:cs="Times New Roman"/>
          </w:rPr>
          <w:t xml:space="preserve"> </w:t>
        </w:r>
      </w:ins>
      <w:del w:id="195" w:author="Larson, Danelle M" w:date="2026-02-02T12:58:00Z" w16du:dateUtc="2026-02-02T18:58:00Z">
        <w:r w:rsidR="009768BD" w:rsidRPr="009768BD" w:rsidDel="00507BE4">
          <w:rPr>
            <w:rFonts w:ascii="Times New Roman" w:hAnsi="Times New Roman" w:cs="Times New Roman"/>
          </w:rPr>
          <w:delText xml:space="preserve">K. L. </w:delText>
        </w:r>
      </w:del>
      <w:r w:rsidR="009768BD" w:rsidRPr="009768BD">
        <w:rPr>
          <w:rFonts w:ascii="Times New Roman" w:hAnsi="Times New Roman" w:cs="Times New Roman"/>
        </w:rPr>
        <w:t>Bouska et al.</w:t>
      </w:r>
      <w:del w:id="196" w:author="Larson, Danelle M" w:date="2026-02-02T12:58:00Z" w16du:dateUtc="2026-02-02T18:58:00Z">
        <w:r w:rsidR="009768BD" w:rsidRPr="009768BD" w:rsidDel="00507BE4">
          <w:rPr>
            <w:rFonts w:ascii="Times New Roman" w:hAnsi="Times New Roman" w:cs="Times New Roman"/>
          </w:rPr>
          <w:delText>,</w:delText>
        </w:r>
      </w:del>
      <w:r w:rsidR="009768BD" w:rsidRPr="009768BD">
        <w:rPr>
          <w:rFonts w:ascii="Times New Roman" w:hAnsi="Times New Roman" w:cs="Times New Roman"/>
        </w:rPr>
        <w:t xml:space="preserve"> 2022; </w:t>
      </w:r>
      <w:del w:id="197" w:author="Larson, Danelle M" w:date="2026-02-02T12:58:00Z" w16du:dateUtc="2026-02-02T18:58:00Z">
        <w:r w:rsidR="009768BD" w:rsidRPr="009768BD" w:rsidDel="00507BE4">
          <w:rPr>
            <w:rFonts w:ascii="Times New Roman" w:hAnsi="Times New Roman" w:cs="Times New Roman"/>
          </w:rPr>
          <w:delText xml:space="preserve">D. M. </w:delText>
        </w:r>
      </w:del>
      <w:r w:rsidR="009768BD" w:rsidRPr="009768BD">
        <w:rPr>
          <w:rFonts w:ascii="Times New Roman" w:hAnsi="Times New Roman" w:cs="Times New Roman"/>
        </w:rPr>
        <w:t>Larson et al.</w:t>
      </w:r>
      <w:del w:id="198" w:author="Larson, Danelle M" w:date="2026-02-02T12:58:00Z" w16du:dateUtc="2026-02-02T18:58:00Z">
        <w:r w:rsidR="009768BD" w:rsidRPr="009768BD" w:rsidDel="00507BE4">
          <w:rPr>
            <w:rFonts w:ascii="Times New Roman" w:hAnsi="Times New Roman" w:cs="Times New Roman"/>
          </w:rPr>
          <w:delText>,</w:delText>
        </w:r>
      </w:del>
      <w:r w:rsidR="009768BD" w:rsidRPr="009768BD">
        <w:rPr>
          <w:rFonts w:ascii="Times New Roman" w:hAnsi="Times New Roman" w:cs="Times New Roman"/>
        </w:rPr>
        <w:t xml:space="preserve"> 2022)</w:t>
      </w:r>
      <w:r w:rsidR="00EA7986">
        <w:rPr>
          <w:rFonts w:ascii="Times New Roman" w:hAnsi="Times New Roman" w:cs="Times New Roman"/>
        </w:rPr>
        <w:fldChar w:fldCharType="end"/>
      </w:r>
      <w:commentRangeStart w:id="199"/>
      <w:commentRangeStart w:id="200"/>
      <w:r w:rsidR="00EA7986">
        <w:rPr>
          <w:rFonts w:ascii="Times New Roman" w:hAnsi="Times New Roman" w:cs="Times New Roman"/>
        </w:rPr>
        <w:t>.</w:t>
      </w:r>
      <w:commentRangeEnd w:id="199"/>
      <w:r w:rsidR="00BD5B61">
        <w:rPr>
          <w:rStyle w:val="CommentReference"/>
          <w:rFonts w:ascii="Times New Roman" w:eastAsia="Times New Roman" w:hAnsi="Times New Roman" w:cs="Times New Roman"/>
        </w:rPr>
        <w:commentReference w:id="199"/>
      </w:r>
      <w:commentRangeEnd w:id="200"/>
      <w:r w:rsidR="00317F90">
        <w:rPr>
          <w:rStyle w:val="CommentReference"/>
          <w:rFonts w:ascii="Times New Roman" w:eastAsia="Times New Roman" w:hAnsi="Times New Roman" w:cs="Times New Roman"/>
        </w:rPr>
        <w:commentReference w:id="200"/>
      </w:r>
    </w:p>
    <w:p w14:paraId="49D378CB" w14:textId="04D6E5BB" w:rsidR="007D6CC0" w:rsidRPr="00323CA2" w:rsidRDefault="00EA0116" w:rsidP="00323CA2">
      <w:pPr>
        <w:spacing w:line="480" w:lineRule="auto"/>
        <w:ind w:firstLine="720"/>
        <w:rPr>
          <w:rFonts w:ascii="Times New Roman" w:eastAsiaTheme="minorHAnsi" w:hAnsi="Times New Roman" w:cs="Times New Roman"/>
        </w:rPr>
      </w:pPr>
      <w:r>
        <w:rPr>
          <w:rFonts w:ascii="Times New Roman" w:eastAsia="Times New Roman" w:hAnsi="Times New Roman" w:cs="Times New Roman"/>
          <w:noProof/>
        </w:rPr>
        <w:t>In this</w:t>
      </w:r>
      <w:r w:rsidR="00FB628F">
        <w:rPr>
          <w:rFonts w:ascii="Times New Roman" w:eastAsia="Times New Roman" w:hAnsi="Times New Roman" w:cs="Times New Roman"/>
          <w:noProof/>
        </w:rPr>
        <w:t xml:space="preserve"> study</w:t>
      </w:r>
      <w:r w:rsidR="00BF190E" w:rsidRPr="00BF190E">
        <w:rPr>
          <w:rFonts w:ascii="Times New Roman" w:eastAsia="Times New Roman" w:hAnsi="Times New Roman" w:cs="Times New Roman"/>
          <w:noProof/>
        </w:rPr>
        <w:t xml:space="preserve"> </w:t>
      </w:r>
      <w:r>
        <w:rPr>
          <w:rFonts w:ascii="Times New Roman" w:eastAsia="Times New Roman" w:hAnsi="Times New Roman" w:cs="Times New Roman"/>
          <w:noProof/>
        </w:rPr>
        <w:t xml:space="preserve">we </w:t>
      </w:r>
      <w:r w:rsidR="00BF190E" w:rsidRPr="00BF190E">
        <w:rPr>
          <w:rFonts w:ascii="Times New Roman" w:eastAsia="Times New Roman" w:hAnsi="Times New Roman" w:cs="Times New Roman"/>
          <w:noProof/>
        </w:rPr>
        <w:t>sought to understand how</w:t>
      </w:r>
      <w:r w:rsidR="00006403">
        <w:rPr>
          <w:rFonts w:ascii="Times New Roman" w:eastAsia="Times New Roman" w:hAnsi="Times New Roman" w:cs="Times New Roman"/>
          <w:noProof/>
        </w:rPr>
        <w:t xml:space="preserve"> </w:t>
      </w:r>
      <w:r w:rsidR="002F6533">
        <w:rPr>
          <w:rFonts w:ascii="Times New Roman" w:eastAsia="Times New Roman" w:hAnsi="Times New Roman" w:cs="Times New Roman"/>
          <w:noProof/>
        </w:rPr>
        <w:t xml:space="preserve">two decades </w:t>
      </w:r>
      <w:r w:rsidR="00991150" w:rsidRPr="00BF190E">
        <w:rPr>
          <w:rFonts w:ascii="Times New Roman" w:eastAsia="Times New Roman" w:hAnsi="Times New Roman" w:cs="Times New Roman"/>
          <w:noProof/>
        </w:rPr>
        <w:t>re-oligotrophy</w:t>
      </w:r>
      <w:r w:rsidR="00954A72">
        <w:rPr>
          <w:rFonts w:ascii="Times New Roman" w:eastAsia="Times New Roman" w:hAnsi="Times New Roman" w:cs="Times New Roman"/>
          <w:noProof/>
        </w:rPr>
        <w:t xml:space="preserve"> and hydro</w:t>
      </w:r>
      <w:r w:rsidR="008A3EE5">
        <w:rPr>
          <w:rFonts w:ascii="Times New Roman" w:eastAsia="Times New Roman" w:hAnsi="Times New Roman" w:cs="Times New Roman"/>
          <w:noProof/>
        </w:rPr>
        <w:t>geomorphic</w:t>
      </w:r>
      <w:r w:rsidR="00954A72">
        <w:rPr>
          <w:rFonts w:ascii="Times New Roman" w:eastAsia="Times New Roman" w:hAnsi="Times New Roman" w:cs="Times New Roman"/>
          <w:noProof/>
        </w:rPr>
        <w:t xml:space="preserve"> change</w:t>
      </w:r>
      <w:r w:rsidR="008A3EE5">
        <w:rPr>
          <w:rFonts w:ascii="Times New Roman" w:eastAsia="Times New Roman" w:hAnsi="Times New Roman" w:cs="Times New Roman"/>
          <w:noProof/>
        </w:rPr>
        <w:t>s</w:t>
      </w:r>
      <w:r w:rsidR="00954A72">
        <w:rPr>
          <w:rFonts w:ascii="Times New Roman" w:eastAsia="Times New Roman" w:hAnsi="Times New Roman" w:cs="Times New Roman"/>
          <w:noProof/>
        </w:rPr>
        <w:t xml:space="preserve"> </w:t>
      </w:r>
      <w:r w:rsidR="00954A72">
        <w:rPr>
          <w:rFonts w:ascii="Times New Roman" w:eastAsia="Times New Roman" w:hAnsi="Times New Roman" w:cs="Times New Roman"/>
          <w:noProof/>
        </w:rPr>
        <w:fldChar w:fldCharType="begin"/>
      </w:r>
      <w:r w:rsidR="00A27BE5">
        <w:rPr>
          <w:rFonts w:ascii="Times New Roman" w:eastAsia="Times New Roman" w:hAnsi="Times New Roman" w:cs="Times New Roman"/>
          <w:noProof/>
        </w:rPr>
        <w:instrText xml:space="preserve"> ADDIN ZOTERO_ITEM CSL_CITATION {"citationID":"DSFu5UYy","properties":{"formattedCitation":"(Davis et al., 2025; Houser, 2022)","plainCitation":"(Davis et al., 2025; Houser, 2022)","noteIndex":0},"citationItems":[{"id":5106,"uris":["http://zotero.org/users/13640977/items/I7MUSTAG"],"itemData":{"id":5106,"type":"article-journal","abstract":"Ecological systems can undergo large changes and regime shifts that are either catastrophic, neutral, or desirable. Rivers worldwide have recently undergone desirable regime shifts related to re-oligotrophy, which is a notable and ongoing reduction in concentrations of total suspended solids (TSS), total N, total P, or phytoplankton. For example, the Upper Mississippi River, USA, has experienced major water-quality changes in multiple river reaches in recent decades. In this study, we sought to understand the timing and magnitude of re-oligotrophy in the Mississippi River over a 20-y period. We used 2 topological data analysis algorithms to address hypotheses related to the following questions: What were the order and timing of water-quality changes? What was the time period over which the major changes occurred? What was the magnitude of water-quality change before and after change points (i.e., speciﬁc years when water-quality conditions transitioned abruptly to new states)? We examined 6 water-quality state variables that deﬁned the ecological regime for the Upper Mississippi River. In one river reach, we found that strong reductions in phytoplankton/chlorophyll a had occurred ﬁrst (2008), followed by total P (2013), and last in TSS (2014). In a downriver reach, we found notable reductions for chlorophyll a (2007) but substantial increases in TSS (2013). In both reaches, the water-quality changes trended over ≥15 y, but the largest changes and a likely regime shift occurred in just 6 y. The timing (2007–2013) and range (~6 y) of water-quality changes were similar between the 2 river reaches, but the directionality of the regime shift indicated re-oligotrophy for the upstream reach and water-quality degradation for the downstream reach. Topological methods applied to long-term datasets can aid our understanding of re-oligotrophication and degradation processes and may help resource managers restore desirable regimes.","container-title":"Freshwater Science","DOI":"10.1086/738457","ISSN":"2161-9549, 2161-9565","journalAbbreviation":"Freshwater Science","language":"en","page":"000-000","source":"DOI.org (Crossref)","title":"Re-oligotrophy in the Upper Mississippi River, USA, occurred in just a few years","volume":"44","author":[{"family":"Davis","given":"Killian T."},{"family":"Bungula","given":"Wako T."},{"family":"Larson","given":"Danelle M."}],"issued":{"date-parts":[["2025",10,15]]},"citation-key":"davisReoligotrophyUpperMississippi2025"}},{"id":4177,"uris":["http://www.mendeley.com/documents/?uuid=9ef79df3-e3f1-3eac-8fd9-3987eb87252d","http://zotero.org/users/13640977/items/G7P5FL9W"],"itemData":{"id":4177,"type":"book","note":"DOI: 10.3133/ofr20221039","number-of-pages":"1-218","publisher":"U.S. Geological Sur-vey Open-File Report 2022–1039","title":"Ecological Status and Trends of the Upper Mississippi and Illinois Rivers","author":[{"family":"Houser","given":"J"}],"issued":{"date-parts":[["2022"]]},"citation-key":"houserEcologicalStatusTrends2022"}}],"schema":"https://github.com/citation-style-language/schema/raw/master/csl-citation.json"} </w:instrText>
      </w:r>
      <w:r w:rsidR="00954A72">
        <w:rPr>
          <w:rFonts w:ascii="Times New Roman" w:eastAsia="Times New Roman" w:hAnsi="Times New Roman" w:cs="Times New Roman"/>
          <w:noProof/>
        </w:rPr>
        <w:fldChar w:fldCharType="separate"/>
      </w:r>
      <w:r w:rsidR="00954A72" w:rsidRPr="00954A72">
        <w:rPr>
          <w:rFonts w:ascii="Times New Roman" w:hAnsi="Times New Roman" w:cs="Times New Roman"/>
        </w:rPr>
        <w:t>(Davis et al.</w:t>
      </w:r>
      <w:del w:id="201" w:author="Larson, Danelle M" w:date="2026-02-02T12:58:00Z" w16du:dateUtc="2026-02-02T18:58:00Z">
        <w:r w:rsidR="00954A72" w:rsidRPr="00954A72" w:rsidDel="00507BE4">
          <w:rPr>
            <w:rFonts w:ascii="Times New Roman" w:hAnsi="Times New Roman" w:cs="Times New Roman"/>
          </w:rPr>
          <w:delText>,</w:delText>
        </w:r>
      </w:del>
      <w:r w:rsidR="00954A72" w:rsidRPr="00954A72">
        <w:rPr>
          <w:rFonts w:ascii="Times New Roman" w:hAnsi="Times New Roman" w:cs="Times New Roman"/>
        </w:rPr>
        <w:t xml:space="preserve"> 2025; Houser</w:t>
      </w:r>
      <w:del w:id="202" w:author="Larson, Danelle M" w:date="2026-02-02T12:58:00Z" w16du:dateUtc="2026-02-02T18:58:00Z">
        <w:r w:rsidR="00954A72" w:rsidRPr="00954A72" w:rsidDel="00507BE4">
          <w:rPr>
            <w:rFonts w:ascii="Times New Roman" w:hAnsi="Times New Roman" w:cs="Times New Roman"/>
          </w:rPr>
          <w:delText>,</w:delText>
        </w:r>
      </w:del>
      <w:r w:rsidR="00954A72" w:rsidRPr="00954A72">
        <w:rPr>
          <w:rFonts w:ascii="Times New Roman" w:hAnsi="Times New Roman" w:cs="Times New Roman"/>
        </w:rPr>
        <w:t xml:space="preserve"> 2022)</w:t>
      </w:r>
      <w:r w:rsidR="00954A72">
        <w:rPr>
          <w:rFonts w:ascii="Times New Roman" w:eastAsia="Times New Roman" w:hAnsi="Times New Roman" w:cs="Times New Roman"/>
          <w:noProof/>
        </w:rPr>
        <w:fldChar w:fldCharType="end"/>
      </w:r>
      <w:r w:rsidR="00954A72">
        <w:rPr>
          <w:rFonts w:ascii="Times New Roman" w:eastAsia="Times New Roman" w:hAnsi="Times New Roman" w:cs="Times New Roman"/>
          <w:noProof/>
        </w:rPr>
        <w:t xml:space="preserve"> </w:t>
      </w:r>
      <w:r w:rsidR="0004254B">
        <w:rPr>
          <w:rFonts w:ascii="Times New Roman" w:eastAsia="Times New Roman" w:hAnsi="Times New Roman" w:cs="Times New Roman"/>
          <w:noProof/>
        </w:rPr>
        <w:t>affected</w:t>
      </w:r>
      <w:r w:rsidR="00D942CF">
        <w:rPr>
          <w:rFonts w:ascii="Times New Roman" w:eastAsia="Times New Roman" w:hAnsi="Times New Roman" w:cs="Times New Roman"/>
          <w:noProof/>
        </w:rPr>
        <w:t xml:space="preserve"> </w:t>
      </w:r>
      <w:r w:rsidR="00BF190E" w:rsidRPr="00BF190E">
        <w:rPr>
          <w:rFonts w:ascii="Times New Roman" w:eastAsia="Times New Roman" w:hAnsi="Times New Roman" w:cs="Times New Roman"/>
          <w:noProof/>
        </w:rPr>
        <w:t>macrophyte</w:t>
      </w:r>
      <w:r w:rsidR="007115C4">
        <w:rPr>
          <w:rFonts w:ascii="Times New Roman" w:eastAsia="Times New Roman" w:hAnsi="Times New Roman" w:cs="Times New Roman"/>
          <w:noProof/>
        </w:rPr>
        <w:t xml:space="preserve"> </w:t>
      </w:r>
      <w:r w:rsidR="00BF190E" w:rsidRPr="00BF190E">
        <w:rPr>
          <w:rFonts w:ascii="Times New Roman" w:eastAsia="Times New Roman" w:hAnsi="Times New Roman" w:cs="Times New Roman"/>
          <w:noProof/>
        </w:rPr>
        <w:t>taxonomic</w:t>
      </w:r>
      <w:r w:rsidR="009B06F5">
        <w:rPr>
          <w:rFonts w:ascii="Times New Roman" w:eastAsia="Times New Roman" w:hAnsi="Times New Roman" w:cs="Times New Roman"/>
          <w:noProof/>
        </w:rPr>
        <w:t>-</w:t>
      </w:r>
      <w:r w:rsidR="00BF190E" w:rsidRPr="00BF190E">
        <w:rPr>
          <w:rFonts w:ascii="Times New Roman" w:eastAsia="Times New Roman" w:hAnsi="Times New Roman" w:cs="Times New Roman"/>
          <w:noProof/>
        </w:rPr>
        <w:t xml:space="preserve"> and </w:t>
      </w:r>
      <w:ins w:id="203" w:author="Larson, Danelle M" w:date="2026-01-30T10:51:00Z" w16du:dateUtc="2026-01-30T16:51:00Z">
        <w:r w:rsidR="00417BF2">
          <w:rPr>
            <w:rFonts w:ascii="Times New Roman" w:eastAsia="Times New Roman" w:hAnsi="Times New Roman" w:cs="Times New Roman"/>
            <w:noProof/>
          </w:rPr>
          <w:t>ecological</w:t>
        </w:r>
      </w:ins>
      <w:del w:id="204" w:author="Larson, Danelle M" w:date="2026-01-30T10:51:00Z" w16du:dateUtc="2026-01-30T16:51:00Z">
        <w:r w:rsidR="00BF190E" w:rsidRPr="00BF190E" w:rsidDel="00417BF2">
          <w:rPr>
            <w:rFonts w:ascii="Times New Roman" w:eastAsia="Times New Roman" w:hAnsi="Times New Roman" w:cs="Times New Roman"/>
            <w:noProof/>
          </w:rPr>
          <w:delText>functional</w:delText>
        </w:r>
      </w:del>
      <w:r w:rsidR="009B06F5">
        <w:rPr>
          <w:rFonts w:ascii="Times New Roman" w:eastAsia="Times New Roman" w:hAnsi="Times New Roman" w:cs="Times New Roman"/>
          <w:noProof/>
        </w:rPr>
        <w:t>-</w:t>
      </w:r>
      <w:r w:rsidR="00BF190E" w:rsidRPr="00BF190E">
        <w:rPr>
          <w:rFonts w:ascii="Times New Roman" w:eastAsia="Times New Roman" w:hAnsi="Times New Roman" w:cs="Times New Roman"/>
          <w:noProof/>
        </w:rPr>
        <w:t xml:space="preserve">diversity at </w:t>
      </w:r>
      <w:r w:rsidR="009B06F5">
        <w:rPr>
          <w:rFonts w:ascii="Times New Roman" w:eastAsia="Times New Roman" w:hAnsi="Times New Roman" w:cs="Times New Roman"/>
          <w:noProof/>
        </w:rPr>
        <w:t>the</w:t>
      </w:r>
      <w:r w:rsidR="00BF190E" w:rsidRPr="00BF190E">
        <w:rPr>
          <w:rFonts w:ascii="Times New Roman" w:eastAsia="Times New Roman" w:hAnsi="Times New Roman" w:cs="Times New Roman"/>
          <w:noProof/>
        </w:rPr>
        <w:t xml:space="preserve"> macrosystem</w:t>
      </w:r>
      <w:r w:rsidR="00170A36">
        <w:rPr>
          <w:rFonts w:ascii="Times New Roman" w:eastAsia="Times New Roman" w:hAnsi="Times New Roman" w:cs="Times New Roman"/>
          <w:noProof/>
        </w:rPr>
        <w:t>-</w:t>
      </w:r>
      <w:r w:rsidR="00BF190E" w:rsidRPr="00BF190E">
        <w:rPr>
          <w:rFonts w:ascii="Times New Roman" w:eastAsia="Times New Roman" w:hAnsi="Times New Roman" w:cs="Times New Roman"/>
          <w:noProof/>
        </w:rPr>
        <w:t>scale</w:t>
      </w:r>
      <w:r w:rsidR="009B543A">
        <w:rPr>
          <w:rFonts w:ascii="Times New Roman" w:eastAsia="Times New Roman" w:hAnsi="Times New Roman" w:cs="Times New Roman"/>
          <w:noProof/>
        </w:rPr>
        <w:t xml:space="preserve"> in the UMR</w:t>
      </w:r>
      <w:r w:rsidR="00BF190E" w:rsidRPr="00BF190E">
        <w:rPr>
          <w:rFonts w:ascii="Times New Roman" w:eastAsia="Times New Roman" w:hAnsi="Times New Roman" w:cs="Times New Roman"/>
          <w:noProof/>
        </w:rPr>
        <w:t xml:space="preserve">. We </w:t>
      </w:r>
      <w:r w:rsidR="0075512A">
        <w:rPr>
          <w:rFonts w:ascii="Times New Roman" w:eastAsia="Times New Roman" w:hAnsi="Times New Roman" w:cs="Times New Roman"/>
          <w:noProof/>
        </w:rPr>
        <w:t>used</w:t>
      </w:r>
      <w:r w:rsidR="00BF190E" w:rsidRPr="00BF190E">
        <w:rPr>
          <w:rFonts w:ascii="Times New Roman" w:eastAsia="Times New Roman" w:hAnsi="Times New Roman" w:cs="Times New Roman"/>
          <w:noProof/>
        </w:rPr>
        <w:t xml:space="preserve"> 22 years of monitoring data from</w:t>
      </w:r>
      <w:r w:rsidR="00991150">
        <w:rPr>
          <w:rFonts w:ascii="Times New Roman" w:eastAsia="Times New Roman" w:hAnsi="Times New Roman" w:cs="Times New Roman"/>
          <w:noProof/>
        </w:rPr>
        <w:t xml:space="preserve"> a</w:t>
      </w:r>
      <w:r w:rsidR="00BF190E" w:rsidRPr="00BF190E">
        <w:rPr>
          <w:rFonts w:ascii="Times New Roman" w:eastAsia="Times New Roman" w:hAnsi="Times New Roman" w:cs="Times New Roman"/>
          <w:noProof/>
        </w:rPr>
        <w:t xml:space="preserve"> </w:t>
      </w:r>
      <w:r w:rsidR="00B57FAF">
        <w:rPr>
          <w:rFonts w:ascii="Times New Roman" w:eastAsia="Times New Roman" w:hAnsi="Times New Roman" w:cs="Times New Roman"/>
          <w:noProof/>
        </w:rPr>
        <w:t>4</w:t>
      </w:r>
      <w:r w:rsidR="00BF190E" w:rsidRPr="00BF190E">
        <w:rPr>
          <w:rFonts w:ascii="Times New Roman" w:eastAsia="Times New Roman" w:hAnsi="Times New Roman" w:cs="Times New Roman"/>
          <w:noProof/>
        </w:rPr>
        <w:t>00</w:t>
      </w:r>
      <w:r w:rsidR="0075512A">
        <w:rPr>
          <w:rFonts w:ascii="Times New Roman" w:eastAsia="Times New Roman" w:hAnsi="Times New Roman" w:cs="Times New Roman"/>
          <w:noProof/>
        </w:rPr>
        <w:t xml:space="preserve"> </w:t>
      </w:r>
      <w:r w:rsidR="007917AA">
        <w:rPr>
          <w:rFonts w:ascii="Times New Roman" w:eastAsia="Times New Roman" w:hAnsi="Times New Roman" w:cs="Times New Roman"/>
          <w:noProof/>
        </w:rPr>
        <w:t>kilometer (</w:t>
      </w:r>
      <w:r w:rsidR="00BF190E" w:rsidRPr="00BF190E">
        <w:rPr>
          <w:rFonts w:ascii="Times New Roman" w:eastAsia="Times New Roman" w:hAnsi="Times New Roman" w:cs="Times New Roman"/>
          <w:noProof/>
        </w:rPr>
        <w:t>km</w:t>
      </w:r>
      <w:r w:rsidR="007917AA">
        <w:rPr>
          <w:rFonts w:ascii="Times New Roman" w:eastAsia="Times New Roman" w:hAnsi="Times New Roman" w:cs="Times New Roman"/>
          <w:noProof/>
        </w:rPr>
        <w:t>)</w:t>
      </w:r>
      <w:r w:rsidR="0075512A">
        <w:rPr>
          <w:rFonts w:ascii="Times New Roman" w:eastAsia="Times New Roman" w:hAnsi="Times New Roman" w:cs="Times New Roman"/>
          <w:noProof/>
        </w:rPr>
        <w:t xml:space="preserve"> river</w:t>
      </w:r>
      <w:r w:rsidR="00BF190E" w:rsidRPr="00BF190E">
        <w:rPr>
          <w:rFonts w:ascii="Times New Roman" w:eastAsia="Times New Roman" w:hAnsi="Times New Roman" w:cs="Times New Roman"/>
          <w:noProof/>
        </w:rPr>
        <w:t xml:space="preserve"> </w:t>
      </w:r>
      <w:r w:rsidR="00991150">
        <w:rPr>
          <w:rFonts w:ascii="Times New Roman" w:eastAsia="Times New Roman" w:hAnsi="Times New Roman" w:cs="Times New Roman"/>
          <w:noProof/>
        </w:rPr>
        <w:t>stretch of</w:t>
      </w:r>
      <w:r w:rsidR="00991150" w:rsidRPr="00BF190E">
        <w:rPr>
          <w:rFonts w:ascii="Times New Roman" w:eastAsia="Times New Roman" w:hAnsi="Times New Roman" w:cs="Times New Roman"/>
          <w:noProof/>
        </w:rPr>
        <w:t xml:space="preserve"> </w:t>
      </w:r>
      <w:r w:rsidR="00BF190E" w:rsidRPr="00BF190E">
        <w:rPr>
          <w:rFonts w:ascii="Times New Roman" w:eastAsia="Times New Roman" w:hAnsi="Times New Roman" w:cs="Times New Roman"/>
          <w:noProof/>
        </w:rPr>
        <w:t>the</w:t>
      </w:r>
      <w:r w:rsidR="008F6225">
        <w:rPr>
          <w:rFonts w:ascii="Times New Roman" w:eastAsia="Times New Roman" w:hAnsi="Times New Roman" w:cs="Times New Roman"/>
          <w:noProof/>
        </w:rPr>
        <w:t xml:space="preserve"> </w:t>
      </w:r>
      <w:r w:rsidR="007917AA">
        <w:rPr>
          <w:rFonts w:ascii="Times New Roman" w:eastAsia="Times New Roman" w:hAnsi="Times New Roman" w:cs="Times New Roman"/>
          <w:noProof/>
        </w:rPr>
        <w:t>UMR</w:t>
      </w:r>
      <w:r w:rsidR="00E55FE4">
        <w:rPr>
          <w:rFonts w:ascii="Times New Roman" w:eastAsia="Times New Roman" w:hAnsi="Times New Roman" w:cs="Times New Roman"/>
          <w:noProof/>
        </w:rPr>
        <w:t xml:space="preserve"> </w:t>
      </w:r>
      <w:r w:rsidR="0075512A">
        <w:rPr>
          <w:rFonts w:ascii="Times New Roman" w:eastAsia="Times New Roman" w:hAnsi="Times New Roman" w:cs="Times New Roman"/>
          <w:noProof/>
        </w:rPr>
        <w:t xml:space="preserve">to </w:t>
      </w:r>
      <w:r w:rsidR="004B3900">
        <w:rPr>
          <w:rFonts w:ascii="Times New Roman" w:eastAsia="Times New Roman" w:hAnsi="Times New Roman" w:cs="Times New Roman"/>
          <w:noProof/>
        </w:rPr>
        <w:t xml:space="preserve">understand the drivers of the changes through </w:t>
      </w:r>
      <w:r w:rsidR="00FB4769">
        <w:rPr>
          <w:rFonts w:ascii="Times New Roman" w:hAnsi="Times New Roman" w:cs="Times New Roman"/>
        </w:rPr>
        <w:t>H</w:t>
      </w:r>
      <w:r w:rsidR="00EB1D81" w:rsidRPr="005D7938">
        <w:rPr>
          <w:rFonts w:ascii="Times New Roman" w:hAnsi="Times New Roman" w:cs="Times New Roman"/>
        </w:rPr>
        <w:t xml:space="preserve">ierarchical </w:t>
      </w:r>
      <w:r w:rsidR="00FB4769">
        <w:rPr>
          <w:rFonts w:ascii="Times New Roman" w:hAnsi="Times New Roman" w:cs="Times New Roman"/>
        </w:rPr>
        <w:t>M</w:t>
      </w:r>
      <w:r w:rsidR="00EB1D81" w:rsidRPr="005D7938">
        <w:rPr>
          <w:rFonts w:ascii="Times New Roman" w:hAnsi="Times New Roman" w:cs="Times New Roman"/>
        </w:rPr>
        <w:t>odelling</w:t>
      </w:r>
      <w:r w:rsidR="00EB1D81" w:rsidRPr="00B40E7F">
        <w:rPr>
          <w:rFonts w:ascii="Times New Roman" w:hAnsi="Times New Roman"/>
        </w:rPr>
        <w:t xml:space="preserve"> of </w:t>
      </w:r>
      <w:r w:rsidR="00FB4769">
        <w:rPr>
          <w:rFonts w:ascii="Times New Roman" w:hAnsi="Times New Roman" w:cs="Times New Roman"/>
        </w:rPr>
        <w:t>S</w:t>
      </w:r>
      <w:r w:rsidR="00EB1D81" w:rsidRPr="005D7938">
        <w:rPr>
          <w:rFonts w:ascii="Times New Roman" w:hAnsi="Times New Roman" w:cs="Times New Roman"/>
        </w:rPr>
        <w:t xml:space="preserve">pecies </w:t>
      </w:r>
      <w:r w:rsidR="00FB4769">
        <w:rPr>
          <w:rFonts w:ascii="Times New Roman" w:hAnsi="Times New Roman" w:cs="Times New Roman"/>
        </w:rPr>
        <w:t>C</w:t>
      </w:r>
      <w:r w:rsidR="00EB1D81" w:rsidRPr="005D7938">
        <w:rPr>
          <w:rFonts w:ascii="Times New Roman" w:hAnsi="Times New Roman" w:cs="Times New Roman"/>
        </w:rPr>
        <w:t>ommunities</w:t>
      </w:r>
      <w:r w:rsidR="00EB1D81" w:rsidRPr="007917AA">
        <w:rPr>
          <w:rFonts w:ascii="Times New Roman" w:hAnsi="Times New Roman" w:cs="Times New Roman"/>
        </w:rPr>
        <w:t xml:space="preserve"> </w:t>
      </w:r>
      <w:r w:rsidR="00EB1D81" w:rsidRPr="006B5311">
        <w:rPr>
          <w:rFonts w:ascii="Times New Roman" w:hAnsi="Times New Roman" w:cs="Times New Roman"/>
        </w:rPr>
        <w:t>(HMSC</w:t>
      </w:r>
      <w:r w:rsidR="0075512A">
        <w:rPr>
          <w:rFonts w:ascii="Times New Roman" w:hAnsi="Times New Roman" w:cs="Times New Roman"/>
        </w:rPr>
        <w:t>),</w:t>
      </w:r>
      <w:r w:rsidR="00EB1D81">
        <w:rPr>
          <w:rFonts w:ascii="Times New Roman" w:eastAsia="Times New Roman" w:hAnsi="Times New Roman" w:cs="Times New Roman"/>
          <w:noProof/>
        </w:rPr>
        <w:t xml:space="preserve"> a Bay</w:t>
      </w:r>
      <w:r w:rsidR="00A013B5">
        <w:rPr>
          <w:rFonts w:ascii="Times New Roman" w:eastAsia="Times New Roman" w:hAnsi="Times New Roman" w:cs="Times New Roman"/>
          <w:noProof/>
        </w:rPr>
        <w:t>e</w:t>
      </w:r>
      <w:r w:rsidR="00EB1D81">
        <w:rPr>
          <w:rFonts w:ascii="Times New Roman" w:eastAsia="Times New Roman" w:hAnsi="Times New Roman" w:cs="Times New Roman"/>
          <w:noProof/>
        </w:rPr>
        <w:t>sian joint species distribution model</w:t>
      </w:r>
      <w:r w:rsidR="0075512A">
        <w:rPr>
          <w:rFonts w:ascii="Times New Roman" w:eastAsia="Times New Roman" w:hAnsi="Times New Roman" w:cs="Times New Roman"/>
          <w:noProof/>
        </w:rPr>
        <w:t xml:space="preserve"> </w:t>
      </w:r>
      <w:r w:rsidR="0075512A" w:rsidRPr="006B5311">
        <w:rPr>
          <w:rFonts w:ascii="Times New Roman" w:eastAsia="MS Gothic" w:hAnsi="Times New Roman" w:cs="Times New Roman"/>
        </w:rPr>
        <w:fldChar w:fldCharType="begin" w:fldLock="1"/>
      </w:r>
      <w:r w:rsidR="00A27BE5">
        <w:rPr>
          <w:rFonts w:ascii="Times New Roman" w:eastAsia="MS Gothic" w:hAnsi="Times New Roman" w:cs="Times New Roman"/>
        </w:rPr>
        <w:instrText xml:space="preserve"> ADDIN ZOTERO_ITEM CSL_CITATION {"citationID":"f2XUbfAF","properties":{"formattedCitation":"(Ovaskainen et al., 2017; Ovaskainen &amp; Abrego, 2020)","plainCitation":"(Ovaskainen et al., 2017; Ovaskainen &amp; Abrego, 2020)","noteIndex":0},"citationItems":[{"id":4209,"uris":["http://www.mendeley.com/documents/?uuid=c8138601-8717-3f6d-a8b0-50ffe6312710","http://zotero.org/users/13640977/items/Z75BJFSY"],"itemData":{"id":4209,"type":"book","publisher":"Cambridge University Press","title":"Joint Species Distribution Modelling – With Applications in R","author":[{"family":"Ovaskainen","given":"Otso"},{"family":"Abrego","given":"Nerea"}],"issued":{"date-parts":[["2020"]]},"citation-key":"ovaskainenJointSpeciesDistribution2020"}},{"id":3742,"uris":["http://www.mendeley.com/documents/?uuid=6aa3d9d4-d046-3473-95b3-6cade48f4806","http://zotero.org/users/13640977/items/MM276H7G"],"itemData":{"id":3742,"type":"article-journal","abstract":"Community ecology aims to understand what factors determine the assembly and dynamics of species assemblages at different spatiotemporal scales. To facilitate the integration between conceptual and statistical approaches in community ecology, we propose Hierarchical Modelling of Species Communities (HMSC) as a general, flexible framework for modern analysis of community data. While non-manipulative data allow for only correlative and not causal inference, this framework facilitates the formulation of data-driven hypotheses regarding the processes that structure communities. We model environmental filtering by variation and covariation in the responses of individual species to the characteristics of their environment, with potential contingencies on species traits and phylogenetic relationships. We capture biotic assembly rules by species-to-species association matrices, which may be estimated at multiple spatial or temporal scales. We operationalise the HMSC framework as a hierarchical Bayesian joint species distribution model, and implement it as R- and Matlab-packages which enable computationally efficient analyses of large data sets. Armed with this tool, community ecologists can make sense of many types of data, including spatially explicit data and time-series data. We illustrate the use of this framework through a series of diverse ecological examples.","container-title":"Ecology Letters","DOI":"10.1111/ele.12757","ISSN":"14610248","issue":"5","note":"PMID: 28317296\npublisher: Blackwell Publishing Ltd","page":"561-576","title":"How to make more out of community data? A conceptual framework and its implementation as models and software","volume":"20","author":[{"family":"Ovaskainen","given":"Otso"},{"family":"Tikhonov","given":"Gleb"},{"family":"Norberg","given":"Anna"},{"family":"Guillaume Blanchet","given":"F."},{"family":"Duan","given":"Leo"},{"family":"Dunson","given":"David"},{"family":"Roslin","given":"Tomas"},{"family":"Abrego","given":"Nerea"}],"issued":{"date-parts":[["2017",5,1]]},"citation-key":"ovaskainenHowMakeMore2017"}}],"schema":"https://github.com/citation-style-language/schema/raw/master/csl-citation.json"} </w:instrText>
      </w:r>
      <w:r w:rsidR="0075512A" w:rsidRPr="006B5311">
        <w:rPr>
          <w:rFonts w:ascii="Times New Roman" w:eastAsia="MS Gothic" w:hAnsi="Times New Roman" w:cs="Times New Roman"/>
        </w:rPr>
        <w:fldChar w:fldCharType="separate"/>
      </w:r>
      <w:r w:rsidR="0075512A" w:rsidRPr="009548D9">
        <w:rPr>
          <w:rFonts w:ascii="Times New Roman" w:hAnsi="Times New Roman" w:cs="Times New Roman"/>
        </w:rPr>
        <w:t>(Ovaskainen et al.</w:t>
      </w:r>
      <w:del w:id="205" w:author="Larson, Danelle M" w:date="2026-02-02T12:58:00Z" w16du:dateUtc="2026-02-02T18:58:00Z">
        <w:r w:rsidR="0075512A" w:rsidRPr="009548D9" w:rsidDel="00507BE4">
          <w:rPr>
            <w:rFonts w:ascii="Times New Roman" w:hAnsi="Times New Roman" w:cs="Times New Roman"/>
          </w:rPr>
          <w:delText>,</w:delText>
        </w:r>
      </w:del>
      <w:r w:rsidR="0075512A" w:rsidRPr="009548D9">
        <w:rPr>
          <w:rFonts w:ascii="Times New Roman" w:hAnsi="Times New Roman" w:cs="Times New Roman"/>
        </w:rPr>
        <w:t xml:space="preserve"> 2017; Ovaskainen &amp; Abrego</w:t>
      </w:r>
      <w:del w:id="206" w:author="Larson, Danelle M" w:date="2026-02-02T12:58:00Z" w16du:dateUtc="2026-02-02T18:58:00Z">
        <w:r w:rsidR="0075512A" w:rsidRPr="009548D9" w:rsidDel="00507BE4">
          <w:rPr>
            <w:rFonts w:ascii="Times New Roman" w:hAnsi="Times New Roman" w:cs="Times New Roman"/>
          </w:rPr>
          <w:delText>,</w:delText>
        </w:r>
      </w:del>
      <w:r w:rsidR="0075512A" w:rsidRPr="009548D9">
        <w:rPr>
          <w:rFonts w:ascii="Times New Roman" w:hAnsi="Times New Roman" w:cs="Times New Roman"/>
        </w:rPr>
        <w:t xml:space="preserve"> 2020)</w:t>
      </w:r>
      <w:r w:rsidR="0075512A" w:rsidRPr="006B5311">
        <w:rPr>
          <w:rFonts w:ascii="Times New Roman" w:eastAsia="MS Gothic" w:hAnsi="Times New Roman" w:cs="Times New Roman"/>
        </w:rPr>
        <w:fldChar w:fldCharType="end"/>
      </w:r>
      <w:r w:rsidR="00BF190E" w:rsidRPr="00BF190E">
        <w:rPr>
          <w:rFonts w:ascii="Times New Roman" w:eastAsia="Times New Roman" w:hAnsi="Times New Roman" w:cs="Times New Roman"/>
          <w:noProof/>
        </w:rPr>
        <w:t>.</w:t>
      </w:r>
      <w:r w:rsidR="00BF190E" w:rsidRPr="00BF190E">
        <w:rPr>
          <w:rFonts w:ascii="Times New Roman" w:eastAsia="Times New Roman" w:hAnsi="Times New Roman" w:cs="Times New Roman"/>
        </w:rPr>
        <w:t xml:space="preserve"> </w:t>
      </w:r>
      <w:r w:rsidR="009C58DA">
        <w:rPr>
          <w:rFonts w:ascii="Times New Roman" w:eastAsia="MS Gothic" w:hAnsi="Times New Roman" w:cs="Times New Roman"/>
        </w:rPr>
        <w:t>We first classified the entire macrophyte assemblage into</w:t>
      </w:r>
      <w:r w:rsidR="007A3D5B">
        <w:rPr>
          <w:rFonts w:ascii="Times New Roman" w:eastAsiaTheme="minorHAnsi" w:hAnsi="Times New Roman" w:cs="Times New Roman"/>
        </w:rPr>
        <w:t xml:space="preserve"> “</w:t>
      </w:r>
      <w:r w:rsidR="009C58DA" w:rsidRPr="00BF190E">
        <w:rPr>
          <w:rFonts w:ascii="Times New Roman" w:eastAsiaTheme="minorHAnsi" w:hAnsi="Times New Roman" w:cs="Times New Roman"/>
        </w:rPr>
        <w:t>regions of common profile</w:t>
      </w:r>
      <w:r w:rsidR="009C58DA">
        <w:rPr>
          <w:rFonts w:ascii="Times New Roman" w:eastAsiaTheme="minorHAnsi" w:hAnsi="Times New Roman" w:cs="Times New Roman"/>
        </w:rPr>
        <w:t xml:space="preserve"> (RCP)</w:t>
      </w:r>
      <w:r w:rsidR="007A3D5B">
        <w:rPr>
          <w:rFonts w:ascii="Times New Roman" w:eastAsiaTheme="minorHAnsi" w:hAnsi="Times New Roman" w:cs="Times New Roman"/>
        </w:rPr>
        <w:t>”</w:t>
      </w:r>
      <w:r w:rsidR="009C58DA">
        <w:rPr>
          <w:rFonts w:ascii="Times New Roman" w:eastAsiaTheme="minorHAnsi" w:hAnsi="Times New Roman" w:cs="Times New Roman"/>
        </w:rPr>
        <w:t xml:space="preserve"> and explored whether relative predominance </w:t>
      </w:r>
      <w:r w:rsidR="005A41EF">
        <w:rPr>
          <w:rFonts w:ascii="Times New Roman" w:eastAsiaTheme="minorHAnsi" w:hAnsi="Times New Roman" w:cs="Times New Roman"/>
        </w:rPr>
        <w:t xml:space="preserve">of taxa </w:t>
      </w:r>
      <w:r w:rsidR="009C58DA">
        <w:rPr>
          <w:rFonts w:ascii="Times New Roman" w:eastAsiaTheme="minorHAnsi" w:hAnsi="Times New Roman" w:cs="Times New Roman"/>
        </w:rPr>
        <w:t>changed over time</w:t>
      </w:r>
      <w:r w:rsidR="001A57CE">
        <w:rPr>
          <w:rFonts w:ascii="Times New Roman" w:eastAsiaTheme="minorHAnsi" w:hAnsi="Times New Roman" w:cs="Times New Roman"/>
        </w:rPr>
        <w:t xml:space="preserve"> to infer </w:t>
      </w:r>
      <w:r w:rsidR="008F6225">
        <w:rPr>
          <w:rFonts w:ascii="Times New Roman" w:eastAsiaTheme="minorHAnsi" w:hAnsi="Times New Roman" w:cs="Times New Roman"/>
        </w:rPr>
        <w:t xml:space="preserve">changes to </w:t>
      </w:r>
      <w:r w:rsidR="009C58DA">
        <w:rPr>
          <w:rFonts w:ascii="Times New Roman" w:eastAsiaTheme="minorHAnsi" w:hAnsi="Times New Roman" w:cs="Times New Roman"/>
        </w:rPr>
        <w:t>species composition and taxonomic diversity.</w:t>
      </w:r>
      <w:r w:rsidR="009C58DA" w:rsidRPr="00BF190E">
        <w:rPr>
          <w:rFonts w:ascii="Times New Roman" w:eastAsiaTheme="minorHAnsi" w:hAnsi="Times New Roman" w:cs="Times New Roman"/>
        </w:rPr>
        <w:t xml:space="preserve"> </w:t>
      </w:r>
      <w:r w:rsidR="009C58DA">
        <w:rPr>
          <w:rFonts w:ascii="Times New Roman" w:eastAsiaTheme="minorHAnsi" w:hAnsi="Times New Roman" w:cs="Times New Roman"/>
        </w:rPr>
        <w:t>W</w:t>
      </w:r>
      <w:r w:rsidR="009C58DA" w:rsidRPr="00BF190E">
        <w:rPr>
          <w:rFonts w:ascii="Times New Roman" w:eastAsiaTheme="minorHAnsi" w:hAnsi="Times New Roman" w:cs="Times New Roman"/>
        </w:rPr>
        <w:t>e</w:t>
      </w:r>
      <w:r w:rsidR="009C58DA">
        <w:rPr>
          <w:rFonts w:ascii="Times New Roman" w:eastAsiaTheme="minorHAnsi" w:hAnsi="Times New Roman" w:cs="Times New Roman"/>
        </w:rPr>
        <w:t xml:space="preserve"> then </w:t>
      </w:r>
      <w:r w:rsidR="001A57CE">
        <w:rPr>
          <w:rFonts w:ascii="Times New Roman" w:eastAsiaTheme="minorHAnsi" w:hAnsi="Times New Roman" w:cs="Times New Roman"/>
        </w:rPr>
        <w:t>identified</w:t>
      </w:r>
      <w:r w:rsidR="009C58DA" w:rsidRPr="00BF190E">
        <w:rPr>
          <w:rFonts w:ascii="Times New Roman" w:eastAsiaTheme="minorHAnsi" w:hAnsi="Times New Roman" w:cs="Times New Roman"/>
        </w:rPr>
        <w:t xml:space="preserve"> </w:t>
      </w:r>
      <w:r w:rsidR="009C58DA">
        <w:rPr>
          <w:rFonts w:ascii="Times New Roman" w:eastAsiaTheme="minorHAnsi" w:hAnsi="Times New Roman" w:cs="Times New Roman"/>
        </w:rPr>
        <w:t xml:space="preserve">key </w:t>
      </w:r>
      <w:r w:rsidR="009C58DA" w:rsidRPr="00BF190E">
        <w:rPr>
          <w:rFonts w:ascii="Times New Roman" w:eastAsiaTheme="minorHAnsi" w:hAnsi="Times New Roman" w:cs="Times New Roman"/>
        </w:rPr>
        <w:t>environmental drivers (</w:t>
      </w:r>
      <w:r w:rsidR="0003016F">
        <w:rPr>
          <w:rFonts w:ascii="Times New Roman" w:eastAsiaTheme="minorHAnsi" w:hAnsi="Times New Roman" w:cs="Times New Roman"/>
        </w:rPr>
        <w:t xml:space="preserve">covariates </w:t>
      </w:r>
      <w:r w:rsidR="009C58DA" w:rsidRPr="00BF190E">
        <w:rPr>
          <w:rFonts w:ascii="Times New Roman" w:eastAsiaTheme="minorHAnsi" w:hAnsi="Times New Roman" w:cs="Times New Roman"/>
        </w:rPr>
        <w:t>representing hydro</w:t>
      </w:r>
      <w:r w:rsidR="006F184D">
        <w:rPr>
          <w:rFonts w:ascii="Times New Roman" w:eastAsiaTheme="minorHAnsi" w:hAnsi="Times New Roman" w:cs="Times New Roman"/>
        </w:rPr>
        <w:t>geomorpho</w:t>
      </w:r>
      <w:r w:rsidR="009C58DA" w:rsidRPr="00BF190E">
        <w:rPr>
          <w:rFonts w:ascii="Times New Roman" w:eastAsiaTheme="minorHAnsi" w:hAnsi="Times New Roman" w:cs="Times New Roman"/>
        </w:rPr>
        <w:t xml:space="preserve">logy, water quality, and climate) </w:t>
      </w:r>
      <w:r w:rsidR="009C58DA">
        <w:rPr>
          <w:rFonts w:ascii="Times New Roman" w:eastAsia="Times New Roman" w:hAnsi="Times New Roman" w:cs="Times New Roman"/>
        </w:rPr>
        <w:t>and the</w:t>
      </w:r>
      <w:r w:rsidR="00671AEF">
        <w:rPr>
          <w:rFonts w:ascii="Times New Roman" w:eastAsia="Times New Roman" w:hAnsi="Times New Roman" w:cs="Times New Roman"/>
        </w:rPr>
        <w:t xml:space="preserve"> macrophyte</w:t>
      </w:r>
      <w:r w:rsidR="009C58DA">
        <w:rPr>
          <w:rFonts w:ascii="Times New Roman" w:eastAsia="Times New Roman" w:hAnsi="Times New Roman" w:cs="Times New Roman"/>
        </w:rPr>
        <w:t xml:space="preserve"> </w:t>
      </w:r>
      <w:ins w:id="207" w:author="Larson, Danelle M" w:date="2026-01-30T10:51:00Z" w16du:dateUtc="2026-01-30T16:51:00Z">
        <w:r w:rsidR="00417BF2">
          <w:rPr>
            <w:rFonts w:ascii="Times New Roman" w:eastAsia="Times New Roman" w:hAnsi="Times New Roman" w:cs="Times New Roman"/>
            <w:noProof/>
          </w:rPr>
          <w:t xml:space="preserve">ecological </w:t>
        </w:r>
      </w:ins>
      <w:del w:id="208" w:author="Larson, Danelle M" w:date="2026-01-30T10:51:00Z" w16du:dateUtc="2026-01-30T16:51:00Z">
        <w:r w:rsidR="009C58DA" w:rsidDel="00417BF2">
          <w:rPr>
            <w:rFonts w:ascii="Times New Roman" w:eastAsia="Times New Roman" w:hAnsi="Times New Roman" w:cs="Times New Roman"/>
          </w:rPr>
          <w:delText>functional</w:delText>
        </w:r>
      </w:del>
      <w:r w:rsidR="009C58DA">
        <w:rPr>
          <w:rFonts w:ascii="Times New Roman" w:eastAsia="Times New Roman" w:hAnsi="Times New Roman" w:cs="Times New Roman"/>
        </w:rPr>
        <w:t>traits that were selectively favored in the changed river environment</w:t>
      </w:r>
      <w:r w:rsidR="009C58DA" w:rsidRPr="00BF190E">
        <w:rPr>
          <w:rFonts w:ascii="Times New Roman" w:eastAsia="Times New Roman" w:hAnsi="Times New Roman" w:cs="Times New Roman"/>
        </w:rPr>
        <w:t xml:space="preserve">. </w:t>
      </w:r>
      <w:r w:rsidR="009C58DA">
        <w:rPr>
          <w:rFonts w:ascii="Times New Roman" w:eastAsiaTheme="minorHAnsi" w:hAnsi="Times New Roman" w:cs="Times New Roman"/>
        </w:rPr>
        <w:t xml:space="preserve">We </w:t>
      </w:r>
      <w:r w:rsidR="00741791">
        <w:rPr>
          <w:rFonts w:ascii="Times New Roman" w:eastAsiaTheme="minorHAnsi" w:hAnsi="Times New Roman" w:cs="Times New Roman"/>
        </w:rPr>
        <w:t>parsed</w:t>
      </w:r>
      <w:r w:rsidR="009C58DA">
        <w:rPr>
          <w:rFonts w:ascii="Times New Roman" w:eastAsiaTheme="minorHAnsi" w:hAnsi="Times New Roman" w:cs="Times New Roman"/>
        </w:rPr>
        <w:t xml:space="preserve"> the spatial and temporal effects of each environmental driver. </w:t>
      </w:r>
      <w:r w:rsidR="007432BE">
        <w:rPr>
          <w:rFonts w:ascii="Times New Roman" w:eastAsiaTheme="minorHAnsi" w:hAnsi="Times New Roman" w:cs="Times New Roman"/>
        </w:rPr>
        <w:t>We</w:t>
      </w:r>
      <w:r w:rsidR="00BB2C4D" w:rsidRPr="00BF190E">
        <w:rPr>
          <w:rFonts w:ascii="Times New Roman" w:eastAsiaTheme="minorHAnsi" w:hAnsi="Times New Roman" w:cs="Times New Roman"/>
        </w:rPr>
        <w:t xml:space="preserve"> </w:t>
      </w:r>
      <w:r w:rsidR="00B60995" w:rsidRPr="00BF190E">
        <w:rPr>
          <w:rFonts w:ascii="Times New Roman" w:eastAsiaTheme="minorHAnsi" w:hAnsi="Times New Roman" w:cs="Times New Roman"/>
        </w:rPr>
        <w:t>hypothesize</w:t>
      </w:r>
      <w:r w:rsidR="0072770F">
        <w:rPr>
          <w:rFonts w:ascii="Times New Roman" w:eastAsiaTheme="minorHAnsi" w:hAnsi="Times New Roman" w:cs="Times New Roman"/>
        </w:rPr>
        <w:t>d</w:t>
      </w:r>
      <w:r w:rsidR="00B60995" w:rsidRPr="00BF190E">
        <w:rPr>
          <w:rFonts w:ascii="Times New Roman" w:eastAsiaTheme="minorHAnsi" w:hAnsi="Times New Roman" w:cs="Times New Roman"/>
        </w:rPr>
        <w:t xml:space="preserve"> that</w:t>
      </w:r>
      <w:r w:rsidR="00BB2C4D">
        <w:rPr>
          <w:rFonts w:ascii="Times New Roman" w:eastAsiaTheme="minorHAnsi" w:hAnsi="Times New Roman" w:cs="Times New Roman"/>
        </w:rPr>
        <w:t xml:space="preserve"> </w:t>
      </w:r>
      <w:r w:rsidR="004D1158">
        <w:rPr>
          <w:rFonts w:ascii="Times New Roman" w:eastAsiaTheme="minorHAnsi" w:hAnsi="Times New Roman" w:cs="Times New Roman"/>
        </w:rPr>
        <w:t>macrophyte occurrence would respond positively</w:t>
      </w:r>
      <w:r w:rsidR="00B60995" w:rsidRPr="00BF190E">
        <w:rPr>
          <w:rFonts w:ascii="Times New Roman" w:eastAsiaTheme="minorHAnsi" w:hAnsi="Times New Roman" w:cs="Times New Roman"/>
        </w:rPr>
        <w:t xml:space="preserve"> </w:t>
      </w:r>
      <w:r w:rsidR="004D1158">
        <w:rPr>
          <w:rFonts w:ascii="Times New Roman" w:eastAsiaTheme="minorHAnsi" w:hAnsi="Times New Roman" w:cs="Times New Roman"/>
        </w:rPr>
        <w:t xml:space="preserve">to </w:t>
      </w:r>
      <w:r w:rsidR="00B60995" w:rsidRPr="00BF190E">
        <w:rPr>
          <w:rFonts w:ascii="Times New Roman" w:eastAsiaTheme="minorHAnsi" w:hAnsi="Times New Roman" w:cs="Times New Roman"/>
        </w:rPr>
        <w:t xml:space="preserve">increased </w:t>
      </w:r>
      <w:r w:rsidR="0001695B">
        <w:rPr>
          <w:rFonts w:ascii="Times New Roman" w:eastAsiaTheme="minorHAnsi" w:hAnsi="Times New Roman" w:cs="Times New Roman"/>
        </w:rPr>
        <w:t>hydro</w:t>
      </w:r>
      <w:r w:rsidR="00013C50">
        <w:rPr>
          <w:rFonts w:ascii="Times New Roman" w:eastAsiaTheme="minorHAnsi" w:hAnsi="Times New Roman" w:cs="Times New Roman"/>
        </w:rPr>
        <w:t>geomorphic</w:t>
      </w:r>
      <w:r w:rsidR="0001695B">
        <w:rPr>
          <w:rFonts w:ascii="Times New Roman" w:eastAsiaTheme="minorHAnsi" w:hAnsi="Times New Roman" w:cs="Times New Roman"/>
        </w:rPr>
        <w:t xml:space="preserve"> connectivity</w:t>
      </w:r>
      <w:r w:rsidR="004D1158">
        <w:rPr>
          <w:rFonts w:ascii="Times New Roman" w:eastAsiaTheme="minorHAnsi" w:hAnsi="Times New Roman" w:cs="Times New Roman"/>
        </w:rPr>
        <w:t xml:space="preserve">, which </w:t>
      </w:r>
      <w:r w:rsidR="000A66AA">
        <w:rPr>
          <w:rFonts w:ascii="Times New Roman" w:eastAsiaTheme="minorHAnsi" w:hAnsi="Times New Roman" w:cs="Times New Roman"/>
        </w:rPr>
        <w:t xml:space="preserve">provides </w:t>
      </w:r>
      <w:r w:rsidR="00C83EB0">
        <w:rPr>
          <w:rFonts w:ascii="Times New Roman" w:eastAsiaTheme="minorHAnsi" w:hAnsi="Times New Roman" w:cs="Times New Roman"/>
        </w:rPr>
        <w:t>more shallow,</w:t>
      </w:r>
      <w:r w:rsidR="000A66AA">
        <w:rPr>
          <w:rFonts w:ascii="Times New Roman" w:eastAsiaTheme="minorHAnsi" w:hAnsi="Times New Roman" w:cs="Times New Roman"/>
        </w:rPr>
        <w:t xml:space="preserve"> aquatic habitat</w:t>
      </w:r>
      <w:r w:rsidR="008A6E17">
        <w:rPr>
          <w:rFonts w:ascii="Times New Roman" w:eastAsiaTheme="minorHAnsi" w:hAnsi="Times New Roman" w:cs="Times New Roman"/>
        </w:rPr>
        <w:t xml:space="preserve">. </w:t>
      </w:r>
      <w:r w:rsidR="00A94EA4">
        <w:rPr>
          <w:rFonts w:ascii="Times New Roman" w:eastAsia="Times New Roman" w:hAnsi="Times New Roman" w:cs="Times New Roman"/>
        </w:rPr>
        <w:t>We</w:t>
      </w:r>
      <w:r w:rsidR="00F417ED">
        <w:rPr>
          <w:rFonts w:ascii="Times New Roman" w:eastAsia="Times New Roman" w:hAnsi="Times New Roman" w:cs="Times New Roman"/>
        </w:rPr>
        <w:t xml:space="preserve"> also</w:t>
      </w:r>
      <w:r w:rsidR="00A94EA4">
        <w:rPr>
          <w:rFonts w:ascii="Times New Roman" w:eastAsia="Times New Roman" w:hAnsi="Times New Roman" w:cs="Times New Roman"/>
        </w:rPr>
        <w:t xml:space="preserve"> </w:t>
      </w:r>
      <w:r w:rsidR="00A94EA4" w:rsidRPr="00BF190E">
        <w:rPr>
          <w:rFonts w:ascii="Times New Roman" w:eastAsiaTheme="minorHAnsi" w:hAnsi="Times New Roman" w:cs="Times New Roman"/>
        </w:rPr>
        <w:t>hypothesize</w:t>
      </w:r>
      <w:r w:rsidR="0072770F">
        <w:rPr>
          <w:rFonts w:ascii="Times New Roman" w:eastAsiaTheme="minorHAnsi" w:hAnsi="Times New Roman" w:cs="Times New Roman"/>
        </w:rPr>
        <w:t>d</w:t>
      </w:r>
      <w:r w:rsidR="00A94EA4" w:rsidRPr="00BF190E">
        <w:rPr>
          <w:rFonts w:ascii="Times New Roman" w:eastAsiaTheme="minorHAnsi" w:hAnsi="Times New Roman" w:cs="Times New Roman"/>
        </w:rPr>
        <w:t xml:space="preserve"> that</w:t>
      </w:r>
      <w:r w:rsidR="00607080">
        <w:rPr>
          <w:rFonts w:ascii="Times New Roman" w:eastAsiaTheme="minorHAnsi" w:hAnsi="Times New Roman" w:cs="Times New Roman"/>
        </w:rPr>
        <w:t xml:space="preserve"> </w:t>
      </w:r>
      <w:r w:rsidR="00047550">
        <w:rPr>
          <w:rFonts w:ascii="Times New Roman" w:eastAsiaTheme="minorHAnsi" w:hAnsi="Times New Roman" w:cs="Times New Roman"/>
        </w:rPr>
        <w:t>the community</w:t>
      </w:r>
      <w:r w:rsidR="00607080">
        <w:rPr>
          <w:rFonts w:ascii="Times New Roman" w:eastAsiaTheme="minorHAnsi" w:hAnsi="Times New Roman" w:cs="Times New Roman"/>
        </w:rPr>
        <w:t xml:space="preserve"> would positively respond to</w:t>
      </w:r>
      <w:r w:rsidR="00A94EA4" w:rsidRPr="00BF190E">
        <w:rPr>
          <w:rFonts w:ascii="Times New Roman" w:eastAsiaTheme="minorHAnsi" w:hAnsi="Times New Roman" w:cs="Times New Roman"/>
        </w:rPr>
        <w:t xml:space="preserve"> </w:t>
      </w:r>
      <w:r w:rsidR="00A94EA4">
        <w:rPr>
          <w:rFonts w:ascii="Times New Roman" w:eastAsiaTheme="minorHAnsi" w:hAnsi="Times New Roman" w:cs="Times New Roman"/>
        </w:rPr>
        <w:t>re-oligotroph</w:t>
      </w:r>
      <w:r w:rsidR="00C83EB0">
        <w:rPr>
          <w:rFonts w:ascii="Times New Roman" w:eastAsiaTheme="minorHAnsi" w:hAnsi="Times New Roman" w:cs="Times New Roman"/>
        </w:rPr>
        <w:t>y</w:t>
      </w:r>
      <w:r w:rsidR="00A94EA4">
        <w:rPr>
          <w:rFonts w:ascii="Times New Roman" w:eastAsiaTheme="minorHAnsi" w:hAnsi="Times New Roman" w:cs="Times New Roman"/>
        </w:rPr>
        <w:t xml:space="preserve"> </w:t>
      </w:r>
      <w:r w:rsidR="00622664">
        <w:rPr>
          <w:rFonts w:ascii="Times New Roman" w:eastAsiaTheme="minorHAnsi" w:hAnsi="Times New Roman" w:cs="Times New Roman"/>
        </w:rPr>
        <w:t>that</w:t>
      </w:r>
      <w:r w:rsidR="00A94EA4">
        <w:rPr>
          <w:rFonts w:ascii="Times New Roman" w:eastAsiaTheme="minorHAnsi" w:hAnsi="Times New Roman" w:cs="Times New Roman"/>
        </w:rPr>
        <w:t xml:space="preserve"> </w:t>
      </w:r>
      <w:r w:rsidR="00EE6659">
        <w:rPr>
          <w:rFonts w:ascii="Times New Roman" w:eastAsiaTheme="minorHAnsi" w:hAnsi="Times New Roman" w:cs="Times New Roman"/>
        </w:rPr>
        <w:t>induce</w:t>
      </w:r>
      <w:r w:rsidR="00A81A7C">
        <w:rPr>
          <w:rFonts w:ascii="Times New Roman" w:eastAsiaTheme="minorHAnsi" w:hAnsi="Times New Roman" w:cs="Times New Roman"/>
        </w:rPr>
        <w:t>d</w:t>
      </w:r>
      <w:r w:rsidR="00EE6659">
        <w:rPr>
          <w:rFonts w:ascii="Times New Roman" w:eastAsiaTheme="minorHAnsi" w:hAnsi="Times New Roman" w:cs="Times New Roman"/>
        </w:rPr>
        <w:t xml:space="preserve"> </w:t>
      </w:r>
      <w:r w:rsidR="00A94EA4" w:rsidRPr="00BF190E">
        <w:rPr>
          <w:rFonts w:ascii="Times New Roman" w:eastAsia="Times New Roman" w:hAnsi="Times New Roman" w:cs="Times New Roman"/>
        </w:rPr>
        <w:t xml:space="preserve">spatiotemporal shifts in </w:t>
      </w:r>
      <w:ins w:id="209" w:author="Larson, Danelle M" w:date="2026-01-30T10:51:00Z" w16du:dateUtc="2026-01-30T16:51:00Z">
        <w:r w:rsidR="00417BF2">
          <w:rPr>
            <w:rFonts w:ascii="Times New Roman" w:eastAsia="Times New Roman" w:hAnsi="Times New Roman" w:cs="Times New Roman"/>
            <w:noProof/>
          </w:rPr>
          <w:t xml:space="preserve">ecological </w:t>
        </w:r>
      </w:ins>
      <w:del w:id="210" w:author="Larson, Danelle M" w:date="2026-01-30T10:51:00Z" w16du:dateUtc="2026-01-30T16:51:00Z">
        <w:r w:rsidR="00F56E04" w:rsidDel="00417BF2">
          <w:rPr>
            <w:rFonts w:ascii="Times New Roman" w:eastAsia="Times New Roman" w:hAnsi="Times New Roman" w:cs="Times New Roman"/>
          </w:rPr>
          <w:delText>functional</w:delText>
        </w:r>
      </w:del>
      <w:r w:rsidR="00D14236">
        <w:rPr>
          <w:rFonts w:ascii="Times New Roman" w:eastAsia="Times New Roman" w:hAnsi="Times New Roman" w:cs="Times New Roman"/>
        </w:rPr>
        <w:t xml:space="preserve">diversity </w:t>
      </w:r>
      <w:r w:rsidR="00A94EA4" w:rsidRPr="00BF190E">
        <w:rPr>
          <w:rFonts w:ascii="Times New Roman" w:eastAsia="Times New Roman" w:hAnsi="Times New Roman" w:cs="Times New Roman"/>
        </w:rPr>
        <w:t>traits</w:t>
      </w:r>
      <w:r w:rsidR="00D457D4">
        <w:rPr>
          <w:rFonts w:ascii="Times New Roman" w:eastAsia="Times New Roman" w:hAnsi="Times New Roman" w:cs="Times New Roman"/>
        </w:rPr>
        <w:t xml:space="preserve"> </w:t>
      </w:r>
      <w:r w:rsidR="009C1AE0">
        <w:rPr>
          <w:rFonts w:ascii="Times New Roman" w:eastAsia="Times New Roman" w:hAnsi="Times New Roman" w:cs="Times New Roman"/>
        </w:rPr>
        <w:t>(e.g.,</w:t>
      </w:r>
      <w:r w:rsidR="00A94EA4" w:rsidRPr="00BF190E">
        <w:rPr>
          <w:rFonts w:ascii="Times New Roman" w:eastAsiaTheme="minorHAnsi" w:hAnsi="Times New Roman" w:cs="Times New Roman"/>
        </w:rPr>
        <w:t xml:space="preserve"> shifts from free-floating plants towards submersed plants</w:t>
      </w:r>
      <w:r w:rsidR="009C1AE0">
        <w:rPr>
          <w:rFonts w:ascii="Times New Roman" w:eastAsiaTheme="minorHAnsi" w:hAnsi="Times New Roman" w:cs="Times New Roman"/>
        </w:rPr>
        <w:t>)</w:t>
      </w:r>
      <w:r w:rsidR="00A94EA4" w:rsidRPr="00BF190E">
        <w:rPr>
          <w:rFonts w:ascii="Times New Roman" w:eastAsiaTheme="minorHAnsi" w:hAnsi="Times New Roman" w:cs="Times New Roman"/>
        </w:rPr>
        <w:t xml:space="preserve">. </w:t>
      </w:r>
      <w:r w:rsidR="005F1817">
        <w:rPr>
          <w:rFonts w:ascii="Times New Roman" w:hAnsi="Times New Roman" w:cs="Times New Roman"/>
        </w:rPr>
        <w:t xml:space="preserve">Lastly, </w:t>
      </w:r>
      <w:r w:rsidR="00C650AD">
        <w:rPr>
          <w:rFonts w:ascii="Times New Roman" w:hAnsi="Times New Roman" w:cs="Times New Roman"/>
        </w:rPr>
        <w:t xml:space="preserve">we </w:t>
      </w:r>
      <w:r w:rsidR="009C1AE0">
        <w:rPr>
          <w:rFonts w:ascii="Times New Roman" w:hAnsi="Times New Roman" w:cs="Times New Roman"/>
        </w:rPr>
        <w:t>hypothesized</w:t>
      </w:r>
      <w:r w:rsidR="00C650AD">
        <w:rPr>
          <w:rFonts w:ascii="Times New Roman" w:hAnsi="Times New Roman" w:cs="Times New Roman"/>
        </w:rPr>
        <w:t xml:space="preserve"> </w:t>
      </w:r>
      <w:r w:rsidR="00587DFB">
        <w:rPr>
          <w:rFonts w:ascii="Times New Roman" w:hAnsi="Times New Roman" w:cs="Times New Roman"/>
        </w:rPr>
        <w:t xml:space="preserve">that </w:t>
      </w:r>
      <w:r w:rsidR="005F1817">
        <w:rPr>
          <w:rFonts w:ascii="Times New Roman" w:hAnsi="Times New Roman" w:cs="Times New Roman"/>
        </w:rPr>
        <w:t>the trait of p</w:t>
      </w:r>
      <w:r w:rsidR="003C1D7C" w:rsidRPr="00A336C6">
        <w:rPr>
          <w:rFonts w:ascii="Times New Roman" w:hAnsi="Times New Roman" w:cs="Times New Roman"/>
        </w:rPr>
        <w:t xml:space="preserve">ollination mode </w:t>
      </w:r>
      <w:r w:rsidR="003C1D7C">
        <w:rPr>
          <w:rFonts w:ascii="Times New Roman" w:hAnsi="Times New Roman" w:cs="Times New Roman"/>
        </w:rPr>
        <w:t xml:space="preserve">is linked to species’ dispersal ability </w:t>
      </w:r>
      <w:r w:rsidR="003C1D7C">
        <w:rPr>
          <w:rFonts w:ascii="Times New Roman" w:hAnsi="Times New Roman" w:cs="Times New Roman"/>
        </w:rPr>
        <w:fldChar w:fldCharType="begin" w:fldLock="1"/>
      </w:r>
      <w:r w:rsidR="00A27BE5">
        <w:rPr>
          <w:rFonts w:ascii="Times New Roman" w:hAnsi="Times New Roman" w:cs="Times New Roman"/>
        </w:rPr>
        <w:instrText xml:space="preserve"> ADDIN ZOTERO_ITEM CSL_CITATION {"citationID":"9X6ww6n3","properties":{"formattedCitation":"(Kim &amp; Nishihiro, 2020)","plainCitation":"(Kim &amp; Nishihiro, 2020)","noteIndex":0},"citationItems":[{"id":3697,"uris":["http://www.mendeley.com/documents/?uuid=39deeb60-3edc-31dc-bfd3-5cff0a4ac739","http://zotero.org/users/13640977/items/IVGSIBBJ"],"itemData":{"id":3697,"type":"article-journal","abstract":"Aquatic plants are essential components in the regulation of microhabitat complexity and physico-chemical parameters in lake ecosystems. Increased eutrophication, land use change, modification of hydrological regimes, and expansion of invasive species are expected to impact aquatic plant community composition; however, historical pathways and response patterns are not well understood at the national scale. We analyzed temporal changes in aquatic plant communities in Japan from the early 1900s to the 2000s using field survey records from 248 lakes. Relationships of species associations with climate, land use, and lake characteristics were described using a joint species distribution model. The mean variation attributable to lake characteristics was 25.4%, followed by climate (14.0%), and land use (10.5%). Among the 13 functional traits used in our analysis, sexual and pollination traits showed marked responses to precipitation and land use. Hypohydrophily increased with precipitation, whereas monoecious aquatic plants increased in lakes surrounded by urbanized area. The relative ratio of floating to submerged plants has increased over time. Our results provide insight into long-term changes in aquatic plant communities and identify functional traits sensitive to environmental change.","container-title":"Science of the Total Environment","DOI":"10.1016/j.scitotenv.2020.139628","ISSN":"18791026","note":"PMID: 32497883\npublisher: Elsevier B.V.","title":"Responses of lake macrophyte species and functional traits to climate and land use changes","volume":"736","author":[{"family":"Kim","given":"Ji Yoon"},{"family":"Nishihiro","given":"Jun"}],"issued":{"date-parts":[["2020",9,20]]},"citation-key":"kimResponsesLakeMacrophyte2020"}}],"schema":"https://github.com/citation-style-language/schema/raw/master/csl-citation.json"} </w:instrText>
      </w:r>
      <w:r w:rsidR="003C1D7C">
        <w:rPr>
          <w:rFonts w:ascii="Times New Roman" w:hAnsi="Times New Roman" w:cs="Times New Roman"/>
        </w:rPr>
        <w:fldChar w:fldCharType="separate"/>
      </w:r>
      <w:r w:rsidR="009548D9" w:rsidRPr="009548D9">
        <w:rPr>
          <w:rFonts w:ascii="Times New Roman" w:hAnsi="Times New Roman" w:cs="Times New Roman"/>
        </w:rPr>
        <w:t>(Kim &amp; Nishihiro</w:t>
      </w:r>
      <w:del w:id="211" w:author="Larson, Danelle M" w:date="2026-02-02T12:58:00Z" w16du:dateUtc="2026-02-02T18:58:00Z">
        <w:r w:rsidR="009548D9" w:rsidRPr="009548D9" w:rsidDel="00507BE4">
          <w:rPr>
            <w:rFonts w:ascii="Times New Roman" w:hAnsi="Times New Roman" w:cs="Times New Roman"/>
          </w:rPr>
          <w:delText>,</w:delText>
        </w:r>
      </w:del>
      <w:r w:rsidR="009548D9" w:rsidRPr="009548D9">
        <w:rPr>
          <w:rFonts w:ascii="Times New Roman" w:hAnsi="Times New Roman" w:cs="Times New Roman"/>
        </w:rPr>
        <w:t xml:space="preserve"> 2020)</w:t>
      </w:r>
      <w:r w:rsidR="003C1D7C">
        <w:rPr>
          <w:rFonts w:ascii="Times New Roman" w:hAnsi="Times New Roman" w:cs="Times New Roman"/>
        </w:rPr>
        <w:fldChar w:fldCharType="end"/>
      </w:r>
      <w:r w:rsidR="003C1D7C">
        <w:rPr>
          <w:rFonts w:ascii="Times New Roman" w:hAnsi="Times New Roman" w:cs="Times New Roman"/>
        </w:rPr>
        <w:t xml:space="preserve"> </w:t>
      </w:r>
      <w:r w:rsidR="003C1D7C">
        <w:rPr>
          <w:rFonts w:ascii="Times New Roman" w:hAnsi="Times New Roman" w:cs="Times New Roman"/>
        </w:rPr>
        <w:lastRenderedPageBreak/>
        <w:t>and that the predominant pollination mode may hence vary as a function of hydro</w:t>
      </w:r>
      <w:r w:rsidR="00622664">
        <w:rPr>
          <w:rFonts w:ascii="Times New Roman" w:hAnsi="Times New Roman" w:cs="Times New Roman"/>
        </w:rPr>
        <w:t>geomorphic</w:t>
      </w:r>
      <w:r w:rsidR="003C1D7C">
        <w:rPr>
          <w:rFonts w:ascii="Times New Roman" w:hAnsi="Times New Roman" w:cs="Times New Roman"/>
        </w:rPr>
        <w:t xml:space="preserve"> connectivity. </w:t>
      </w:r>
    </w:p>
    <w:p w14:paraId="667B4211" w14:textId="545AF01F" w:rsidR="00C20B7E" w:rsidRDefault="003B267B" w:rsidP="00583759">
      <w:pPr>
        <w:pStyle w:val="Heading1"/>
      </w:pPr>
      <w:r>
        <w:t>Material and Methods</w:t>
      </w:r>
    </w:p>
    <w:p w14:paraId="753E53EE" w14:textId="77777777" w:rsidR="00DE4E8B" w:rsidRDefault="00DE4E8B" w:rsidP="00DE4E8B"/>
    <w:p w14:paraId="25ECEC1E" w14:textId="5D099D0F" w:rsidR="00344EFC" w:rsidRPr="00EA33AB" w:rsidDel="00C04D78" w:rsidRDefault="00344EFC" w:rsidP="00344EFC">
      <w:pPr>
        <w:pStyle w:val="Heading2"/>
        <w:rPr>
          <w:del w:id="212" w:author="Larson, Danelle M" w:date="2026-01-30T10:23:00Z" w16du:dateUtc="2026-01-30T16:23:00Z"/>
          <w:i w:val="0"/>
        </w:rPr>
      </w:pPr>
      <w:commentRangeStart w:id="213"/>
      <w:del w:id="214" w:author="Larson, Danelle M" w:date="2026-01-30T10:23:00Z" w16du:dateUtc="2026-01-30T16:23:00Z">
        <w:r w:rsidRPr="006E06EC" w:rsidDel="00C04D78">
          <w:rPr>
            <w:i w:val="0"/>
          </w:rPr>
          <w:delText xml:space="preserve">Data and </w:delText>
        </w:r>
        <w:r w:rsidR="003056DA" w:rsidRPr="00EA33AB" w:rsidDel="00C04D78">
          <w:rPr>
            <w:i w:val="0"/>
            <w:iCs/>
          </w:rPr>
          <w:delText>A</w:delText>
        </w:r>
        <w:r w:rsidRPr="00EA33AB" w:rsidDel="00C04D78">
          <w:rPr>
            <w:i w:val="0"/>
            <w:iCs/>
          </w:rPr>
          <w:delText xml:space="preserve">nalysis </w:delText>
        </w:r>
        <w:r w:rsidR="003056DA" w:rsidRPr="00EA33AB" w:rsidDel="00C04D78">
          <w:rPr>
            <w:i w:val="0"/>
            <w:iCs/>
          </w:rPr>
          <w:delText>C</w:delText>
        </w:r>
        <w:r w:rsidRPr="00EA33AB" w:rsidDel="00C04D78">
          <w:rPr>
            <w:i w:val="0"/>
            <w:iCs/>
          </w:rPr>
          <w:delText xml:space="preserve">ode </w:delText>
        </w:r>
        <w:r w:rsidR="003056DA" w:rsidRPr="00EA33AB" w:rsidDel="00C04D78">
          <w:rPr>
            <w:i w:val="0"/>
            <w:iCs/>
          </w:rPr>
          <w:delText>A</w:delText>
        </w:r>
        <w:r w:rsidRPr="00EA33AB" w:rsidDel="00C04D78">
          <w:rPr>
            <w:i w:val="0"/>
            <w:iCs/>
          </w:rPr>
          <w:delText>vailability</w:delText>
        </w:r>
      </w:del>
      <w:commentRangeEnd w:id="213"/>
      <w:r w:rsidR="00C04D78">
        <w:rPr>
          <w:rStyle w:val="CommentReference"/>
          <w:rFonts w:ascii="Times New Roman" w:eastAsia="Times New Roman" w:hAnsi="Times New Roman"/>
          <w:b w:val="0"/>
          <w:i w:val="0"/>
        </w:rPr>
        <w:commentReference w:id="213"/>
      </w:r>
    </w:p>
    <w:p w14:paraId="4C7C19E3" w14:textId="3DAEDB7E" w:rsidR="00344EFC" w:rsidDel="00BC3E3C" w:rsidRDefault="00344EFC" w:rsidP="00344EFC">
      <w:pPr>
        <w:spacing w:line="480" w:lineRule="auto"/>
        <w:ind w:firstLine="720"/>
        <w:rPr>
          <w:del w:id="215" w:author="Larson, Danelle M" w:date="2026-01-30T10:23:00Z" w16du:dateUtc="2026-01-30T16:23:00Z"/>
          <w:rFonts w:ascii="Times New Roman" w:hAnsi="Times New Roman" w:cs="Times New Roman"/>
        </w:rPr>
      </w:pPr>
      <w:del w:id="216" w:author="Larson, Danelle M" w:date="2026-01-30T10:23:00Z" w16du:dateUtc="2026-01-30T16:23:00Z">
        <w:r w:rsidDel="00BC3E3C">
          <w:rPr>
            <w:rFonts w:ascii="Times New Roman" w:hAnsi="Times New Roman" w:cs="Times New Roman"/>
          </w:rPr>
          <w:delText>All data described herein are publicly available</w:delText>
        </w:r>
        <w:r w:rsidR="000614A3" w:rsidDel="00BC3E3C">
          <w:rPr>
            <w:rFonts w:ascii="Times New Roman" w:hAnsi="Times New Roman" w:cs="Times New Roman"/>
          </w:rPr>
          <w:delText xml:space="preserve"> and archived</w:delText>
        </w:r>
        <w:r w:rsidR="009768BD" w:rsidDel="00BC3E3C">
          <w:rPr>
            <w:rFonts w:ascii="Times New Roman" w:hAnsi="Times New Roman" w:cs="Times New Roman"/>
          </w:rPr>
          <w:delText xml:space="preserve"> </w:delText>
        </w:r>
        <w:r w:rsidR="009768BD" w:rsidDel="00BC3E3C">
          <w:rPr>
            <w:rFonts w:ascii="Times New Roman" w:hAnsi="Times New Roman" w:cs="Times New Roman"/>
          </w:rPr>
          <w:fldChar w:fldCharType="begin"/>
        </w:r>
        <w:r w:rsidR="00A27BE5" w:rsidDel="00BC3E3C">
          <w:rPr>
            <w:rFonts w:ascii="Times New Roman" w:hAnsi="Times New Roman" w:cs="Times New Roman"/>
          </w:rPr>
          <w:delInstrText xml:space="preserve"> ADDIN ZOTERO_ITEM CSL_CITATION {"citationID":"fwgazLoO","properties":{"formattedCitation":"(D. Larson et al., 2026)","plainCitation":"(D. Larson et al., 2026)","noteIndex":0},"citationItems":[{"id":5166,"uris":["http://zotero.org/users/13640977/items/ETBBR7EQ"],"itemData":{"id":5166,"type":"dataset","DOI":"https://doi.org/10.5066/P1JGFM76","number":"Macrophyte Communities and  Environmental Data for the upper Mississippi River from 1998-2019: U.S. Geological Survey data release.","publisher":"ScienceBase","version":"1","author":[{"family":"Larson","given":"Danelle"},{"family":"Roweder","given":"Jason"},{"family":"Jankowski","given":"Kathi Jo"},{"family":"Jones","given":"Mirkka"}],"issued":{"date-parts":[["2026"]]},"citation-key":"larson2026"}}],"schema":"https://github.com/citation-style-language/schema/raw/master/csl-citation.json"} </w:delInstrText>
        </w:r>
        <w:r w:rsidR="009768BD" w:rsidDel="00BC3E3C">
          <w:rPr>
            <w:rFonts w:ascii="Times New Roman" w:hAnsi="Times New Roman" w:cs="Times New Roman"/>
          </w:rPr>
          <w:fldChar w:fldCharType="separate"/>
        </w:r>
        <w:r w:rsidR="009768BD" w:rsidRPr="009768BD" w:rsidDel="00BC3E3C">
          <w:rPr>
            <w:rFonts w:ascii="Times New Roman" w:hAnsi="Times New Roman" w:cs="Times New Roman"/>
          </w:rPr>
          <w:delText>(D. Larson et al., 2026)</w:delText>
        </w:r>
        <w:r w:rsidR="009768BD" w:rsidDel="00BC3E3C">
          <w:rPr>
            <w:rFonts w:ascii="Times New Roman" w:hAnsi="Times New Roman" w:cs="Times New Roman"/>
          </w:rPr>
          <w:fldChar w:fldCharType="end"/>
        </w:r>
        <w:r w:rsidR="009768BD" w:rsidDel="00BC3E3C">
          <w:rPr>
            <w:rFonts w:ascii="Times New Roman" w:hAnsi="Times New Roman" w:cs="Times New Roman"/>
          </w:rPr>
          <w:delText xml:space="preserve">, </w:delText>
        </w:r>
        <w:r w:rsidDel="00BC3E3C">
          <w:rPr>
            <w:rFonts w:ascii="Times New Roman" w:hAnsi="Times New Roman" w:cs="Times New Roman"/>
          </w:rPr>
          <w:delText xml:space="preserve">which includes multiple data matrices from </w:delText>
        </w:r>
        <w:r w:rsidR="00373C27" w:rsidDel="00BC3E3C">
          <w:rPr>
            <w:rFonts w:ascii="Times New Roman" w:hAnsi="Times New Roman" w:cs="Times New Roman"/>
          </w:rPr>
          <w:delText>23,996 vegetated</w:delText>
        </w:r>
        <w:r w:rsidDel="00BC3E3C">
          <w:rPr>
            <w:rFonts w:ascii="Times New Roman" w:hAnsi="Times New Roman" w:cs="Times New Roman"/>
          </w:rPr>
          <w:delText xml:space="preserve"> sample plots from years 1998–</w:delText>
        </w:r>
        <w:r w:rsidR="00312414" w:rsidDel="00BC3E3C">
          <w:rPr>
            <w:rFonts w:ascii="Times New Roman" w:hAnsi="Times New Roman" w:cs="Times New Roman"/>
          </w:rPr>
          <w:delText>2019</w:delText>
        </w:r>
        <w:r w:rsidDel="00BC3E3C">
          <w:rPr>
            <w:rFonts w:ascii="Times New Roman" w:hAnsi="Times New Roman" w:cs="Times New Roman"/>
          </w:rPr>
          <w:delText xml:space="preserve">. Our data analysis scripts </w:delText>
        </w:r>
        <w:r w:rsidR="00B524D1" w:rsidDel="00BC3E3C">
          <w:rPr>
            <w:rFonts w:ascii="Times New Roman" w:hAnsi="Times New Roman" w:cs="Times New Roman"/>
          </w:rPr>
          <w:delText>include</w:delText>
        </w:r>
        <w:r w:rsidDel="00BC3E3C">
          <w:rPr>
            <w:rFonts w:ascii="Times New Roman" w:hAnsi="Times New Roman" w:cs="Times New Roman"/>
          </w:rPr>
          <w:delText xml:space="preserve"> the details of full equations and selected model parameters (</w:delText>
        </w:r>
        <w:r w:rsidR="00D930C3" w:rsidRPr="00D930C3" w:rsidDel="00BC3E3C">
          <w:rPr>
            <w:rFonts w:ascii="Times New Roman" w:hAnsi="Times New Roman" w:cs="Times New Roman"/>
          </w:rPr>
          <w:delText>https://doi.org/10.5066/P1XOTEWH</w:delText>
        </w:r>
        <w:r w:rsidDel="00BC3E3C">
          <w:rPr>
            <w:rFonts w:ascii="Times New Roman" w:hAnsi="Times New Roman" w:cs="Times New Roman"/>
          </w:rPr>
          <w:delText>).</w:delText>
        </w:r>
        <w:r w:rsidR="001600E9" w:rsidDel="00BC3E3C">
          <w:rPr>
            <w:rFonts w:ascii="Times New Roman" w:hAnsi="Times New Roman" w:cs="Times New Roman"/>
          </w:rPr>
          <w:delText xml:space="preserve"> Justification for the selected macrophyte traits and environmental covariates are provided in the </w:delText>
        </w:r>
        <w:r w:rsidR="009304B9" w:rsidDel="00BC3E3C">
          <w:rPr>
            <w:rFonts w:ascii="Times New Roman" w:hAnsi="Times New Roman" w:cs="Times New Roman"/>
          </w:rPr>
          <w:delText>text</w:delText>
        </w:r>
        <w:r w:rsidR="001600E9" w:rsidDel="00BC3E3C">
          <w:rPr>
            <w:rFonts w:ascii="Times New Roman" w:hAnsi="Times New Roman" w:cs="Times New Roman"/>
          </w:rPr>
          <w:delText xml:space="preserve"> and Table 1.</w:delText>
        </w:r>
      </w:del>
    </w:p>
    <w:p w14:paraId="69A94608" w14:textId="77777777" w:rsidR="00344EFC" w:rsidRDefault="00344EFC" w:rsidP="00DE4E8B"/>
    <w:p w14:paraId="7F7A1F35" w14:textId="33A290B6" w:rsidR="00C964AE" w:rsidRPr="00732DE2" w:rsidRDefault="00C964AE" w:rsidP="00C964AE">
      <w:pPr>
        <w:pStyle w:val="Heading2"/>
        <w:rPr>
          <w:i w:val="0"/>
        </w:rPr>
      </w:pPr>
      <w:r w:rsidRPr="00732DE2">
        <w:rPr>
          <w:i w:val="0"/>
        </w:rPr>
        <w:t xml:space="preserve">Study </w:t>
      </w:r>
      <w:r w:rsidR="003056DA" w:rsidRPr="00732DE2">
        <w:rPr>
          <w:i w:val="0"/>
          <w:iCs/>
        </w:rPr>
        <w:t>A</w:t>
      </w:r>
      <w:r w:rsidRPr="00732DE2">
        <w:rPr>
          <w:i w:val="0"/>
          <w:iCs/>
        </w:rPr>
        <w:t>rea</w:t>
      </w:r>
      <w:r w:rsidR="006066C9" w:rsidRPr="00732DE2">
        <w:rPr>
          <w:i w:val="0"/>
        </w:rPr>
        <w:t xml:space="preserve"> </w:t>
      </w:r>
    </w:p>
    <w:p w14:paraId="2A69BF3B" w14:textId="6C8F2BB5" w:rsidR="00BC7EE7" w:rsidRDefault="00C964AE" w:rsidP="00BC7EE7">
      <w:pPr>
        <w:spacing w:line="480" w:lineRule="auto"/>
        <w:ind w:firstLine="720"/>
        <w:rPr>
          <w:rFonts w:ascii="Times New Roman" w:hAnsi="Times New Roman" w:cs="Times New Roman"/>
        </w:rPr>
      </w:pPr>
      <w:r w:rsidRPr="4494BFFD">
        <w:rPr>
          <w:rFonts w:ascii="Times New Roman" w:hAnsi="Times New Roman" w:cs="Times New Roman"/>
        </w:rPr>
        <w:t>The</w:t>
      </w:r>
      <w:r w:rsidR="00E55FE4">
        <w:rPr>
          <w:rFonts w:ascii="Times New Roman" w:hAnsi="Times New Roman" w:cs="Times New Roman"/>
        </w:rPr>
        <w:t xml:space="preserve"> </w:t>
      </w:r>
      <w:r w:rsidR="002F57A6">
        <w:rPr>
          <w:rFonts w:ascii="Times New Roman" w:hAnsi="Times New Roman" w:cs="Times New Roman"/>
        </w:rPr>
        <w:t>UMR</w:t>
      </w:r>
      <w:r w:rsidR="001C57B3">
        <w:rPr>
          <w:rFonts w:ascii="Times New Roman" w:hAnsi="Times New Roman" w:cs="Times New Roman"/>
        </w:rPr>
        <w:t xml:space="preserve"> </w:t>
      </w:r>
      <w:r>
        <w:rPr>
          <w:rFonts w:ascii="Times New Roman" w:hAnsi="Times New Roman" w:cs="Times New Roman"/>
        </w:rPr>
        <w:t xml:space="preserve">is approximately </w:t>
      </w:r>
      <w:r w:rsidR="00237334">
        <w:rPr>
          <w:rFonts w:ascii="Times New Roman" w:hAnsi="Times New Roman" w:cs="Times New Roman"/>
        </w:rPr>
        <w:t>(</w:t>
      </w:r>
      <w:r w:rsidR="00692397">
        <w:rPr>
          <w:rFonts w:ascii="Times New Roman" w:hAnsi="Times New Roman" w:cs="Times New Roman"/>
        </w:rPr>
        <w:t>~)</w:t>
      </w:r>
      <w:r>
        <w:rPr>
          <w:rFonts w:ascii="Times New Roman" w:hAnsi="Times New Roman" w:cs="Times New Roman"/>
        </w:rPr>
        <w:t xml:space="preserve">2,200 river km </w:t>
      </w:r>
      <w:r w:rsidR="00475D47">
        <w:rPr>
          <w:rFonts w:ascii="Times New Roman" w:hAnsi="Times New Roman" w:cs="Times New Roman"/>
        </w:rPr>
        <w:t xml:space="preserve">in length </w:t>
      </w:r>
      <w:r w:rsidR="0037529E">
        <w:rPr>
          <w:rFonts w:ascii="Times New Roman" w:hAnsi="Times New Roman" w:cs="Times New Roman"/>
        </w:rPr>
        <w:t>in the United States of America</w:t>
      </w:r>
      <w:r>
        <w:rPr>
          <w:rFonts w:ascii="Times New Roman" w:hAnsi="Times New Roman" w:cs="Times New Roman"/>
        </w:rPr>
        <w:t xml:space="preserve"> (</w:t>
      </w:r>
      <w:r w:rsidR="00E013C1">
        <w:rPr>
          <w:rFonts w:ascii="Times New Roman" w:hAnsi="Times New Roman" w:cs="Times New Roman"/>
        </w:rPr>
        <w:t xml:space="preserve">U.S.A.; </w:t>
      </w:r>
      <w:r>
        <w:rPr>
          <w:rFonts w:ascii="Times New Roman" w:hAnsi="Times New Roman" w:cs="Times New Roman"/>
        </w:rPr>
        <w:t xml:space="preserve">Figure 1). </w:t>
      </w:r>
      <w:r w:rsidR="00475D47">
        <w:rPr>
          <w:rFonts w:ascii="Times New Roman" w:hAnsi="Times New Roman" w:cs="Times New Roman"/>
        </w:rPr>
        <w:t>A total of</w:t>
      </w:r>
      <w:r w:rsidR="00475D47" w:rsidRPr="007903B4">
        <w:rPr>
          <w:rFonts w:ascii="Times New Roman" w:hAnsi="Times New Roman" w:cs="Times New Roman"/>
        </w:rPr>
        <w:t xml:space="preserve"> </w:t>
      </w:r>
      <w:r w:rsidR="00665405" w:rsidRPr="007903B4">
        <w:rPr>
          <w:rFonts w:ascii="Times New Roman" w:hAnsi="Times New Roman" w:cs="Times New Roman"/>
        </w:rPr>
        <w:t xml:space="preserve">29 locks and dams </w:t>
      </w:r>
      <w:r w:rsidR="00D858CF">
        <w:rPr>
          <w:rFonts w:ascii="Times New Roman" w:hAnsi="Times New Roman" w:cs="Times New Roman"/>
        </w:rPr>
        <w:t>have been</w:t>
      </w:r>
      <w:r w:rsidR="00A03940">
        <w:rPr>
          <w:rFonts w:ascii="Times New Roman" w:hAnsi="Times New Roman" w:cs="Times New Roman"/>
        </w:rPr>
        <w:t xml:space="preserve"> operating</w:t>
      </w:r>
      <w:r w:rsidR="00665405" w:rsidRPr="007903B4">
        <w:rPr>
          <w:rFonts w:ascii="Times New Roman" w:hAnsi="Times New Roman" w:cs="Times New Roman"/>
        </w:rPr>
        <w:t xml:space="preserve"> since</w:t>
      </w:r>
      <w:r w:rsidR="00475D47">
        <w:rPr>
          <w:rFonts w:ascii="Times New Roman" w:hAnsi="Times New Roman" w:cs="Times New Roman"/>
        </w:rPr>
        <w:t xml:space="preserve"> their</w:t>
      </w:r>
      <w:r w:rsidR="00665405" w:rsidRPr="007903B4">
        <w:rPr>
          <w:rFonts w:ascii="Times New Roman" w:hAnsi="Times New Roman" w:cs="Times New Roman"/>
        </w:rPr>
        <w:t xml:space="preserve"> installation </w:t>
      </w:r>
      <w:r w:rsidR="00F443A3">
        <w:rPr>
          <w:rFonts w:ascii="Times New Roman" w:hAnsi="Times New Roman" w:cs="Times New Roman"/>
        </w:rPr>
        <w:t>in the early 20</w:t>
      </w:r>
      <w:r w:rsidR="00F443A3" w:rsidRPr="00F443A3">
        <w:rPr>
          <w:rFonts w:ascii="Times New Roman" w:hAnsi="Times New Roman" w:cs="Times New Roman"/>
          <w:vertAlign w:val="superscript"/>
        </w:rPr>
        <w:t>th</w:t>
      </w:r>
      <w:r w:rsidR="00F443A3">
        <w:rPr>
          <w:rFonts w:ascii="Times New Roman" w:hAnsi="Times New Roman" w:cs="Times New Roman"/>
        </w:rPr>
        <w:t xml:space="preserve"> century</w:t>
      </w:r>
      <w:r w:rsidR="00475D47">
        <w:rPr>
          <w:rFonts w:ascii="Times New Roman" w:hAnsi="Times New Roman" w:cs="Times New Roman"/>
        </w:rPr>
        <w:t>.</w:t>
      </w:r>
      <w:r w:rsidR="00474C3F">
        <w:rPr>
          <w:rFonts w:ascii="Times New Roman" w:hAnsi="Times New Roman" w:cs="Times New Roman"/>
        </w:rPr>
        <w:t xml:space="preserve"> </w:t>
      </w:r>
      <w:r w:rsidR="00475D47">
        <w:rPr>
          <w:rFonts w:ascii="Times New Roman" w:hAnsi="Times New Roman" w:cs="Times New Roman"/>
        </w:rPr>
        <w:t>These</w:t>
      </w:r>
      <w:r w:rsidR="007B3DD9">
        <w:rPr>
          <w:rFonts w:ascii="Times New Roman" w:hAnsi="Times New Roman" w:cs="Times New Roman"/>
        </w:rPr>
        <w:t xml:space="preserve"> locks and dams</w:t>
      </w:r>
      <w:r w:rsidR="00474C3F" w:rsidRPr="007903B4">
        <w:rPr>
          <w:rFonts w:ascii="Times New Roman" w:hAnsi="Times New Roman" w:cs="Times New Roman"/>
        </w:rPr>
        <w:t xml:space="preserve"> </w:t>
      </w:r>
      <w:r w:rsidR="00665405" w:rsidRPr="007903B4">
        <w:rPr>
          <w:rFonts w:ascii="Times New Roman" w:hAnsi="Times New Roman" w:cs="Times New Roman"/>
        </w:rPr>
        <w:t xml:space="preserve">divide the river into navigation </w:t>
      </w:r>
      <w:r w:rsidR="00D930C3">
        <w:rPr>
          <w:rFonts w:ascii="Times New Roman" w:hAnsi="Times New Roman" w:cs="Times New Roman"/>
        </w:rPr>
        <w:t>pools or reaches</w:t>
      </w:r>
      <w:r w:rsidR="00665405" w:rsidRPr="007903B4">
        <w:rPr>
          <w:rFonts w:ascii="Times New Roman" w:hAnsi="Times New Roman" w:cs="Times New Roman"/>
        </w:rPr>
        <w:t xml:space="preserve"> that allow barge traffic o</w:t>
      </w:r>
      <w:r w:rsidR="00665405" w:rsidRPr="00A94C2B">
        <w:rPr>
          <w:rFonts w:ascii="Times New Roman" w:hAnsi="Times New Roman" w:cs="Times New Roman"/>
        </w:rPr>
        <w:t xml:space="preserve">n the main channel throughout the ice-free </w:t>
      </w:r>
      <w:r w:rsidR="00475D47" w:rsidRPr="00A94C2B">
        <w:rPr>
          <w:rFonts w:ascii="Times New Roman" w:hAnsi="Times New Roman" w:cs="Times New Roman"/>
        </w:rPr>
        <w:t>period</w:t>
      </w:r>
      <w:r w:rsidR="00665405" w:rsidRPr="00A94C2B">
        <w:rPr>
          <w:rFonts w:ascii="Times New Roman" w:hAnsi="Times New Roman" w:cs="Times New Roman"/>
        </w:rPr>
        <w:t>.</w:t>
      </w:r>
      <w:r w:rsidR="00665405" w:rsidRPr="007903B4">
        <w:rPr>
          <w:rFonts w:ascii="Times New Roman" w:hAnsi="Times New Roman" w:cs="Times New Roman"/>
        </w:rPr>
        <w:t xml:space="preserve"> Each </w:t>
      </w:r>
      <w:r w:rsidR="00996C54">
        <w:rPr>
          <w:rFonts w:ascii="Times New Roman" w:hAnsi="Times New Roman" w:cs="Times New Roman"/>
        </w:rPr>
        <w:t>reach</w:t>
      </w:r>
      <w:r w:rsidR="00665405" w:rsidRPr="007903B4">
        <w:rPr>
          <w:rFonts w:ascii="Times New Roman" w:hAnsi="Times New Roman" w:cs="Times New Roman"/>
        </w:rPr>
        <w:t xml:space="preserve"> is composed of a mosaic of aquatic habitat</w:t>
      </w:r>
      <w:r w:rsidR="00C076DB">
        <w:rPr>
          <w:rFonts w:ascii="Times New Roman" w:hAnsi="Times New Roman" w:cs="Times New Roman"/>
        </w:rPr>
        <w:t xml:space="preserve"> types</w:t>
      </w:r>
      <w:r w:rsidR="008E5FD8">
        <w:rPr>
          <w:rFonts w:ascii="Times New Roman" w:hAnsi="Times New Roman" w:cs="Times New Roman"/>
        </w:rPr>
        <w:t xml:space="preserve"> (which correspond to our</w:t>
      </w:r>
      <w:ins w:id="217" w:author="Larson, Danelle M" w:date="2026-01-30T10:24:00Z" w16du:dateUtc="2026-01-30T16:24:00Z">
        <w:r w:rsidR="00D039B7">
          <w:rPr>
            <w:rFonts w:ascii="Times New Roman" w:hAnsi="Times New Roman" w:cs="Times New Roman"/>
          </w:rPr>
          <w:t xml:space="preserve"> </w:t>
        </w:r>
      </w:ins>
      <w:del w:id="218" w:author="Larson, Danelle M" w:date="2026-01-30T10:24:00Z" w16du:dateUtc="2026-01-30T16:24:00Z">
        <w:r w:rsidR="008E5FD8" w:rsidDel="00D039B7">
          <w:rPr>
            <w:rFonts w:ascii="Times New Roman" w:hAnsi="Times New Roman" w:cs="Times New Roman"/>
          </w:rPr>
          <w:delText xml:space="preserve"> statistical </w:delText>
        </w:r>
      </w:del>
      <w:r w:rsidR="008E5FD8">
        <w:rPr>
          <w:rFonts w:ascii="Times New Roman" w:hAnsi="Times New Roman" w:cs="Times New Roman"/>
        </w:rPr>
        <w:t>sampling strata)</w:t>
      </w:r>
      <w:r w:rsidR="00665405" w:rsidRPr="007903B4">
        <w:rPr>
          <w:rFonts w:ascii="Times New Roman" w:hAnsi="Times New Roman" w:cs="Times New Roman"/>
        </w:rPr>
        <w:t xml:space="preserve">, including </w:t>
      </w:r>
      <w:r w:rsidR="0045422B">
        <w:rPr>
          <w:rFonts w:ascii="Times New Roman" w:hAnsi="Times New Roman" w:cs="Times New Roman"/>
        </w:rPr>
        <w:t xml:space="preserve">channel borders, </w:t>
      </w:r>
      <w:r w:rsidR="00665405" w:rsidRPr="007903B4">
        <w:rPr>
          <w:rFonts w:ascii="Times New Roman" w:hAnsi="Times New Roman" w:cs="Times New Roman"/>
        </w:rPr>
        <w:t xml:space="preserve">side channels, </w:t>
      </w:r>
      <w:r w:rsidR="0045422B">
        <w:rPr>
          <w:rFonts w:ascii="Times New Roman" w:hAnsi="Times New Roman" w:cs="Times New Roman"/>
        </w:rPr>
        <w:t xml:space="preserve">contiguous </w:t>
      </w:r>
      <w:r w:rsidR="00665405" w:rsidRPr="007903B4">
        <w:rPr>
          <w:rFonts w:ascii="Times New Roman" w:hAnsi="Times New Roman" w:cs="Times New Roman"/>
        </w:rPr>
        <w:t xml:space="preserve">floodplain lakes, and </w:t>
      </w:r>
      <w:r w:rsidR="0045422B">
        <w:rPr>
          <w:rFonts w:ascii="Times New Roman" w:hAnsi="Times New Roman" w:cs="Times New Roman"/>
        </w:rPr>
        <w:t>contiguous</w:t>
      </w:r>
      <w:r w:rsidR="00665405" w:rsidRPr="007903B4">
        <w:rPr>
          <w:rFonts w:ascii="Times New Roman" w:hAnsi="Times New Roman" w:cs="Times New Roman"/>
        </w:rPr>
        <w:t xml:space="preserve"> impounded areas upstream from the dams (Figure 1)</w:t>
      </w:r>
      <w:commentRangeStart w:id="219"/>
      <w:commentRangeStart w:id="220"/>
      <w:r w:rsidR="00665405" w:rsidRPr="007903B4">
        <w:rPr>
          <w:rFonts w:ascii="Times New Roman" w:hAnsi="Times New Roman" w:cs="Times New Roman"/>
        </w:rPr>
        <w:t>.</w:t>
      </w:r>
      <w:r w:rsidR="0045422B">
        <w:rPr>
          <w:rFonts w:ascii="Times New Roman" w:hAnsi="Times New Roman" w:cs="Times New Roman"/>
        </w:rPr>
        <w:t xml:space="preserve"> Channel borders </w:t>
      </w:r>
      <w:r w:rsidR="0025138D">
        <w:rPr>
          <w:rFonts w:ascii="Times New Roman" w:hAnsi="Times New Roman" w:cs="Times New Roman"/>
        </w:rPr>
        <w:t>are</w:t>
      </w:r>
      <w:ins w:id="221" w:author="Larson, Danelle M" w:date="2026-02-02T09:28:00Z" w16du:dateUtc="2026-02-02T15:28:00Z">
        <w:r w:rsidR="00095DFA">
          <w:rPr>
            <w:rFonts w:ascii="Times New Roman" w:hAnsi="Times New Roman" w:cs="Times New Roman"/>
          </w:rPr>
          <w:t xml:space="preserve"> area</w:t>
        </w:r>
      </w:ins>
      <w:ins w:id="222" w:author="Larson, Danelle M" w:date="2026-02-02T09:29:00Z" w16du:dateUtc="2026-02-02T15:29:00Z">
        <w:r w:rsidR="00095DFA">
          <w:rPr>
            <w:rFonts w:ascii="Times New Roman" w:hAnsi="Times New Roman" w:cs="Times New Roman"/>
          </w:rPr>
          <w:t>s</w:t>
        </w:r>
      </w:ins>
      <w:r w:rsidR="0025138D">
        <w:rPr>
          <w:rFonts w:ascii="Times New Roman" w:hAnsi="Times New Roman" w:cs="Times New Roman"/>
        </w:rPr>
        <w:t xml:space="preserve"> along the main</w:t>
      </w:r>
      <w:r w:rsidR="00475D47">
        <w:rPr>
          <w:rFonts w:ascii="Times New Roman" w:hAnsi="Times New Roman" w:cs="Times New Roman"/>
        </w:rPr>
        <w:t xml:space="preserve"> </w:t>
      </w:r>
      <w:del w:id="223" w:author="jeff houser" w:date="2026-01-26T14:17:00Z" w16du:dateUtc="2026-01-26T20:17:00Z">
        <w:r w:rsidR="0025138D" w:rsidDel="00FD6AC0">
          <w:rPr>
            <w:rFonts w:ascii="Times New Roman" w:hAnsi="Times New Roman" w:cs="Times New Roman"/>
          </w:rPr>
          <w:delText xml:space="preserve">stem </w:delText>
        </w:r>
      </w:del>
      <w:ins w:id="224" w:author="jeff houser" w:date="2026-01-26T14:17:00Z" w16du:dateUtc="2026-01-26T20:17:00Z">
        <w:r w:rsidR="00FD6AC0">
          <w:rPr>
            <w:rFonts w:ascii="Times New Roman" w:hAnsi="Times New Roman" w:cs="Times New Roman"/>
          </w:rPr>
          <w:t>channel</w:t>
        </w:r>
      </w:ins>
      <w:ins w:id="225" w:author="Larson, Danelle M" w:date="2026-01-30T10:25:00Z" w16du:dateUtc="2026-01-30T16:25:00Z">
        <w:r w:rsidR="00FA059F">
          <w:rPr>
            <w:rFonts w:ascii="Times New Roman" w:hAnsi="Times New Roman" w:cs="Times New Roman"/>
          </w:rPr>
          <w:t>,</w:t>
        </w:r>
      </w:ins>
      <w:ins w:id="226" w:author="jeff houser" w:date="2026-01-26T14:17:00Z" w16du:dateUtc="2026-01-26T20:17:00Z">
        <w:r w:rsidR="00FD6AC0">
          <w:rPr>
            <w:rFonts w:ascii="Times New Roman" w:hAnsi="Times New Roman" w:cs="Times New Roman"/>
          </w:rPr>
          <w:t xml:space="preserve"> </w:t>
        </w:r>
      </w:ins>
      <w:del w:id="227" w:author="jeff houser" w:date="2026-01-26T14:17:00Z" w16du:dateUtc="2026-01-26T20:17:00Z">
        <w:r w:rsidR="0025138D" w:rsidDel="00FD6AC0">
          <w:rPr>
            <w:rFonts w:ascii="Times New Roman" w:hAnsi="Times New Roman" w:cs="Times New Roman"/>
          </w:rPr>
          <w:delText xml:space="preserve">that </w:delText>
        </w:r>
        <w:r w:rsidR="002F57A6" w:rsidDel="00FD6AC0">
          <w:rPr>
            <w:rFonts w:ascii="Times New Roman" w:hAnsi="Times New Roman" w:cs="Times New Roman"/>
          </w:rPr>
          <w:delText xml:space="preserve">are </w:delText>
        </w:r>
      </w:del>
      <w:ins w:id="228" w:author="jeff houser" w:date="2026-01-26T14:17:00Z" w16du:dateUtc="2026-01-26T20:17:00Z">
        <w:r w:rsidR="00FD6AC0">
          <w:rPr>
            <w:rFonts w:ascii="Times New Roman" w:hAnsi="Times New Roman" w:cs="Times New Roman"/>
          </w:rPr>
          <w:t xml:space="preserve">which is </w:t>
        </w:r>
      </w:ins>
      <w:r w:rsidR="0025138D">
        <w:rPr>
          <w:rFonts w:ascii="Times New Roman" w:hAnsi="Times New Roman" w:cs="Times New Roman"/>
        </w:rPr>
        <w:t>managed for barge and boat traffic</w:t>
      </w:r>
      <w:del w:id="229" w:author="Larson, Danelle M" w:date="2026-01-30T10:26:00Z" w16du:dateUtc="2026-01-30T16:26:00Z">
        <w:r w:rsidR="0025138D" w:rsidDel="00FA059F">
          <w:rPr>
            <w:rFonts w:ascii="Times New Roman" w:hAnsi="Times New Roman" w:cs="Times New Roman"/>
          </w:rPr>
          <w:delText xml:space="preserve"> but may support macrophytes</w:delText>
        </w:r>
      </w:del>
      <w:r w:rsidR="0025138D">
        <w:rPr>
          <w:rFonts w:ascii="Times New Roman" w:hAnsi="Times New Roman" w:cs="Times New Roman"/>
        </w:rPr>
        <w:t>.</w:t>
      </w:r>
      <w:commentRangeEnd w:id="219"/>
      <w:r w:rsidR="00380FBA">
        <w:rPr>
          <w:rStyle w:val="CommentReference"/>
          <w:rFonts w:ascii="Times New Roman" w:eastAsia="Times New Roman" w:hAnsi="Times New Roman" w:cs="Times New Roman"/>
        </w:rPr>
        <w:commentReference w:id="219"/>
      </w:r>
      <w:commentRangeEnd w:id="220"/>
      <w:r w:rsidR="00FA059F">
        <w:rPr>
          <w:rStyle w:val="CommentReference"/>
          <w:rFonts w:ascii="Times New Roman" w:eastAsia="Times New Roman" w:hAnsi="Times New Roman" w:cs="Times New Roman"/>
        </w:rPr>
        <w:commentReference w:id="220"/>
      </w:r>
      <w:r w:rsidR="0025138D">
        <w:rPr>
          <w:rFonts w:ascii="Times New Roman" w:hAnsi="Times New Roman" w:cs="Times New Roman"/>
        </w:rPr>
        <w:t xml:space="preserve"> </w:t>
      </w:r>
      <w:r w:rsidR="00665405" w:rsidRPr="007903B4">
        <w:rPr>
          <w:rFonts w:ascii="Times New Roman" w:hAnsi="Times New Roman" w:cs="Times New Roman"/>
        </w:rPr>
        <w:t>Side channels are hydrologic extensions of the main channel with unidirectional flow</w:t>
      </w:r>
      <w:r w:rsidR="00751816">
        <w:rPr>
          <w:rFonts w:ascii="Times New Roman" w:hAnsi="Times New Roman" w:cs="Times New Roman"/>
        </w:rPr>
        <w:t>. C</w:t>
      </w:r>
      <w:r w:rsidR="00B34609">
        <w:rPr>
          <w:rFonts w:ascii="Times New Roman" w:hAnsi="Times New Roman" w:cs="Times New Roman"/>
        </w:rPr>
        <w:t xml:space="preserve">ontiguous </w:t>
      </w:r>
      <w:r w:rsidR="00665405" w:rsidRPr="007903B4">
        <w:rPr>
          <w:rFonts w:ascii="Times New Roman" w:hAnsi="Times New Roman" w:cs="Times New Roman"/>
        </w:rPr>
        <w:t>floodplain lakes have varying degrees of connectivity to the main channel</w:t>
      </w:r>
      <w:r w:rsidR="00751816">
        <w:rPr>
          <w:rFonts w:ascii="Times New Roman" w:hAnsi="Times New Roman" w:cs="Times New Roman"/>
        </w:rPr>
        <w:t>. C</w:t>
      </w:r>
      <w:r w:rsidR="00B34609">
        <w:rPr>
          <w:rFonts w:ascii="Times New Roman" w:hAnsi="Times New Roman" w:cs="Times New Roman"/>
        </w:rPr>
        <w:t>ontiguous</w:t>
      </w:r>
      <w:r w:rsidR="00665405" w:rsidRPr="007903B4">
        <w:rPr>
          <w:rFonts w:ascii="Times New Roman" w:hAnsi="Times New Roman" w:cs="Times New Roman"/>
        </w:rPr>
        <w:t xml:space="preserve"> impounded areas are </w:t>
      </w:r>
      <w:r w:rsidR="000D2AEC">
        <w:rPr>
          <w:rFonts w:ascii="Times New Roman" w:hAnsi="Times New Roman" w:cs="Times New Roman"/>
        </w:rPr>
        <w:t xml:space="preserve">open </w:t>
      </w:r>
      <w:r w:rsidR="008C4145">
        <w:rPr>
          <w:rFonts w:ascii="Times New Roman" w:hAnsi="Times New Roman" w:cs="Times New Roman"/>
        </w:rPr>
        <w:t xml:space="preserve">and </w:t>
      </w:r>
      <w:commentRangeStart w:id="230"/>
      <w:commentRangeStart w:id="231"/>
      <w:r w:rsidR="000D2AEC">
        <w:rPr>
          <w:rFonts w:ascii="Times New Roman" w:hAnsi="Times New Roman" w:cs="Times New Roman"/>
        </w:rPr>
        <w:t xml:space="preserve">expansive </w:t>
      </w:r>
      <w:del w:id="232" w:author="Larson, Danelle M" w:date="2026-01-30T10:26:00Z" w16du:dateUtc="2026-01-30T16:26:00Z">
        <w:r w:rsidR="000D2AEC" w:rsidDel="00FA059F">
          <w:rPr>
            <w:rFonts w:ascii="Times New Roman" w:hAnsi="Times New Roman" w:cs="Times New Roman"/>
          </w:rPr>
          <w:delText>of</w:delText>
        </w:r>
        <w:r w:rsidR="00665405" w:rsidRPr="007903B4" w:rsidDel="00FA059F">
          <w:rPr>
            <w:rFonts w:ascii="Times New Roman" w:hAnsi="Times New Roman" w:cs="Times New Roman"/>
          </w:rPr>
          <w:delText xml:space="preserve"> </w:delText>
        </w:r>
      </w:del>
      <w:r w:rsidR="00665405" w:rsidRPr="007903B4">
        <w:rPr>
          <w:rFonts w:ascii="Times New Roman" w:hAnsi="Times New Roman" w:cs="Times New Roman"/>
        </w:rPr>
        <w:t xml:space="preserve">shallow </w:t>
      </w:r>
      <w:commentRangeEnd w:id="230"/>
      <w:r w:rsidR="00AB7E02">
        <w:rPr>
          <w:rStyle w:val="CommentReference"/>
          <w:rFonts w:ascii="Times New Roman" w:eastAsia="Times New Roman" w:hAnsi="Times New Roman" w:cs="Times New Roman"/>
        </w:rPr>
        <w:commentReference w:id="230"/>
      </w:r>
      <w:commentRangeEnd w:id="231"/>
      <w:r w:rsidR="00FA059F">
        <w:rPr>
          <w:rStyle w:val="CommentReference"/>
          <w:rFonts w:ascii="Times New Roman" w:eastAsia="Times New Roman" w:hAnsi="Times New Roman" w:cs="Times New Roman"/>
        </w:rPr>
        <w:commentReference w:id="231"/>
      </w:r>
      <w:r w:rsidR="00665405" w:rsidRPr="007903B4">
        <w:rPr>
          <w:rFonts w:ascii="Times New Roman" w:hAnsi="Times New Roman" w:cs="Times New Roman"/>
        </w:rPr>
        <w:t xml:space="preserve">waters </w:t>
      </w:r>
      <w:r w:rsidR="000D2AEC">
        <w:rPr>
          <w:rFonts w:ascii="Times New Roman" w:hAnsi="Times New Roman" w:cs="Times New Roman"/>
        </w:rPr>
        <w:t>(</w:t>
      </w:r>
      <w:r w:rsidR="00AF6935">
        <w:rPr>
          <w:rFonts w:ascii="Times New Roman" w:hAnsi="Times New Roman" w:cs="Times New Roman"/>
        </w:rPr>
        <w:t xml:space="preserve">less than </w:t>
      </w:r>
      <w:r w:rsidR="008D36F1">
        <w:rPr>
          <w:rFonts w:ascii="Times New Roman" w:hAnsi="Times New Roman" w:cs="Times New Roman"/>
        </w:rPr>
        <w:t>[</w:t>
      </w:r>
      <w:r w:rsidR="000D2AEC">
        <w:rPr>
          <w:rFonts w:ascii="Times New Roman" w:hAnsi="Times New Roman" w:cs="Times New Roman"/>
        </w:rPr>
        <w:t>&lt;</w:t>
      </w:r>
      <w:r w:rsidR="008D36F1">
        <w:rPr>
          <w:rFonts w:ascii="Times New Roman" w:hAnsi="Times New Roman" w:cs="Times New Roman"/>
        </w:rPr>
        <w:t>]</w:t>
      </w:r>
      <w:r w:rsidR="000D2AEC">
        <w:rPr>
          <w:rFonts w:ascii="Times New Roman" w:hAnsi="Times New Roman" w:cs="Times New Roman"/>
        </w:rPr>
        <w:t xml:space="preserve">1 </w:t>
      </w:r>
      <w:r w:rsidR="000B6267">
        <w:rPr>
          <w:rFonts w:ascii="Times New Roman" w:hAnsi="Times New Roman" w:cs="Times New Roman"/>
        </w:rPr>
        <w:t>meter [</w:t>
      </w:r>
      <w:r w:rsidR="000D2AEC">
        <w:rPr>
          <w:rFonts w:ascii="Times New Roman" w:hAnsi="Times New Roman" w:cs="Times New Roman"/>
        </w:rPr>
        <w:t>m</w:t>
      </w:r>
      <w:r w:rsidR="000B6267">
        <w:rPr>
          <w:rFonts w:ascii="Times New Roman" w:hAnsi="Times New Roman" w:cs="Times New Roman"/>
        </w:rPr>
        <w:t>]</w:t>
      </w:r>
      <w:r w:rsidR="000D2AEC">
        <w:rPr>
          <w:rFonts w:ascii="Times New Roman" w:hAnsi="Times New Roman" w:cs="Times New Roman"/>
        </w:rPr>
        <w:t xml:space="preserve"> deep) </w:t>
      </w:r>
      <w:r w:rsidR="00665405" w:rsidRPr="007903B4">
        <w:rPr>
          <w:rFonts w:ascii="Times New Roman" w:hAnsi="Times New Roman" w:cs="Times New Roman"/>
        </w:rPr>
        <w:t>up</w:t>
      </w:r>
      <w:r w:rsidR="00E62548">
        <w:rPr>
          <w:rFonts w:ascii="Times New Roman" w:hAnsi="Times New Roman" w:cs="Times New Roman"/>
        </w:rPr>
        <w:t>stream</w:t>
      </w:r>
      <w:r w:rsidR="00665405" w:rsidRPr="007903B4">
        <w:rPr>
          <w:rFonts w:ascii="Times New Roman" w:hAnsi="Times New Roman" w:cs="Times New Roman"/>
        </w:rPr>
        <w:t xml:space="preserve"> from </w:t>
      </w:r>
      <w:r w:rsidR="000D2AEC">
        <w:rPr>
          <w:rFonts w:ascii="Times New Roman" w:hAnsi="Times New Roman" w:cs="Times New Roman"/>
        </w:rPr>
        <w:t xml:space="preserve">lock and </w:t>
      </w:r>
      <w:r w:rsidR="00665405" w:rsidRPr="007903B4">
        <w:rPr>
          <w:rFonts w:ascii="Times New Roman" w:hAnsi="Times New Roman" w:cs="Times New Roman"/>
        </w:rPr>
        <w:t>dams.</w:t>
      </w:r>
      <w:r w:rsidR="00555C39" w:rsidRPr="00555C39">
        <w:rPr>
          <w:rFonts w:ascii="Times New Roman" w:hAnsi="Times New Roman" w:cs="Times New Roman"/>
        </w:rPr>
        <w:t xml:space="preserve"> </w:t>
      </w:r>
      <w:r w:rsidR="00555C39" w:rsidRPr="00A87D8D">
        <w:rPr>
          <w:rFonts w:ascii="Times New Roman" w:hAnsi="Times New Roman" w:cs="Times New Roman"/>
        </w:rPr>
        <w:t>Historically, the</w:t>
      </w:r>
      <w:r w:rsidR="00555C39">
        <w:rPr>
          <w:rFonts w:ascii="Times New Roman" w:hAnsi="Times New Roman" w:cs="Times New Roman"/>
        </w:rPr>
        <w:t xml:space="preserve"> newly</w:t>
      </w:r>
      <w:r w:rsidR="00555C39" w:rsidRPr="00A87D8D">
        <w:rPr>
          <w:rFonts w:ascii="Times New Roman" w:hAnsi="Times New Roman" w:cs="Times New Roman"/>
        </w:rPr>
        <w:t xml:space="preserve"> installed lock</w:t>
      </w:r>
      <w:r w:rsidR="00555C39">
        <w:rPr>
          <w:rFonts w:ascii="Times New Roman" w:hAnsi="Times New Roman" w:cs="Times New Roman"/>
        </w:rPr>
        <w:t>s</w:t>
      </w:r>
      <w:r w:rsidR="00555C39" w:rsidRPr="00A87D8D">
        <w:rPr>
          <w:rFonts w:ascii="Times New Roman" w:hAnsi="Times New Roman" w:cs="Times New Roman"/>
        </w:rPr>
        <w:t xml:space="preserve"> and dams created expansive aquatic areas with stabilized water levels that allowed macrophytes to flourish</w:t>
      </w:r>
      <w:r w:rsidR="0063333C">
        <w:rPr>
          <w:rFonts w:ascii="Times New Roman" w:hAnsi="Times New Roman" w:cs="Times New Roman"/>
        </w:rPr>
        <w:t xml:space="preserve"> </w:t>
      </w:r>
      <w:r w:rsidR="00555C39" w:rsidRPr="00A87D8D">
        <w:rPr>
          <w:rFonts w:ascii="Times New Roman" w:hAnsi="Times New Roman" w:cs="Times New Roman"/>
        </w:rPr>
        <w:t xml:space="preserve">for </w:t>
      </w:r>
      <w:r w:rsidR="00555C39" w:rsidRPr="00A87D8D">
        <w:rPr>
          <w:rFonts w:ascii="Times New Roman" w:hAnsi="Times New Roman" w:cs="Times New Roman"/>
        </w:rPr>
        <w:lastRenderedPageBreak/>
        <w:t>decades</w:t>
      </w:r>
      <w:r w:rsidR="00C076DB">
        <w:rPr>
          <w:rFonts w:ascii="Times New Roman" w:hAnsi="Times New Roman" w:cs="Times New Roman"/>
        </w:rPr>
        <w:t xml:space="preserve"> in all aquatic habitat types</w:t>
      </w:r>
      <w:r w:rsidR="00555C39" w:rsidRPr="00A87D8D">
        <w:rPr>
          <w:rFonts w:ascii="Times New Roman" w:hAnsi="Times New Roman" w:cs="Times New Roman"/>
        </w:rPr>
        <w:t xml:space="preserve"> </w:t>
      </w:r>
      <w:r w:rsidR="00555C39" w:rsidRPr="00A87D8D">
        <w:rPr>
          <w:rFonts w:ascii="Times New Roman" w:hAnsi="Times New Roman" w:cs="Times New Roman"/>
        </w:rPr>
        <w:fldChar w:fldCharType="begin" w:fldLock="1"/>
      </w:r>
      <w:r w:rsidR="00A27BE5">
        <w:rPr>
          <w:rFonts w:ascii="Times New Roman" w:hAnsi="Times New Roman" w:cs="Times New Roman"/>
        </w:rPr>
        <w:instrText xml:space="preserve"> ADDIN ZOTERO_ITEM CSL_CITATION {"citationID":"HyvO1vx5","properties":{"formattedCitation":"(Moore et al., 2010)","plainCitation":"(Moore et al., 2010)","noteIndex":0},"citationItems":[{"id":2620,"uris":["http://www.mendeley.com/documents/?uuid=95763baf-4862-465b-a77a-f5c1d817b5f8","http://zotero.org/users/13640977/items/UEBEU777"],"itemData":{"id":2620,"type":"article-journal","abstract":"Altered hydrology resulting from the presence of locks and dams and erosive agricultural land use practices have created conditions that have impacted the growth, distribution, and survival of aquatic vegetation on the Upper Mississippi River System (UMRS). Three inter-related abiotic factors (light transparency, nutrients, and sedimentation) worsened by impoundment and erosive agricultural practices, have played a major role in widespread submersed macrophyte loss in the UMRS. Aquatic vegetation provides food and shelter for biota as well as impacting water quality. Successful efforts to restore aquatic macrophytes on the UMRS have focused on habitat restoration construction projects and water-level management drawdowns. Currently, the status of aquatic vegetation varies within the UMRS, with most of the aquatic vegetation being found between lower Pool 4 (below Lake Pepin) and Pool 13. Although aquatic macrophytes have varied among locations over the past 17 years, an increase in aquatic plants was apparent in 2007 and 2008. Very little research regarding the role of moist soil and emergent vegetation and their responses to ecological factors has occurred within the UMRS. Future research efforts must continue to focus on understanding the ecological and anthropogenic impacts to all aquatic macrophytes within the landscape of one of the largest river systems in the world.","container-title":"Hydrobiologia","DOI":"10.1007/s10750-009-0062-9","ISSN":"00188158","issue":"1","note":"ISBN: 0018-8158","page":"103-114","title":"Synthesis of Upper Mississippi River System submersed and emergent aquatic vegetation: Past, present, and future","volume":"640","author":[{"family":"Moore","given":"Megan"},{"family":"Romano","given":"Susan P."},{"family":"Cook","given":"Thad"}],"issued":{"date-parts":[["2010"]]},"citation-key":"mooreSynthesisUpperMississippi2010"}}],"schema":"https://github.com/citation-style-language/schema/raw/master/csl-citation.json"} </w:instrText>
      </w:r>
      <w:r w:rsidR="00555C39" w:rsidRPr="00A87D8D">
        <w:rPr>
          <w:rFonts w:ascii="Times New Roman" w:hAnsi="Times New Roman" w:cs="Times New Roman"/>
        </w:rPr>
        <w:fldChar w:fldCharType="separate"/>
      </w:r>
      <w:r w:rsidR="009548D9" w:rsidRPr="009548D9">
        <w:rPr>
          <w:rFonts w:ascii="Times New Roman" w:hAnsi="Times New Roman" w:cs="Times New Roman"/>
        </w:rPr>
        <w:t>(Moore et al.</w:t>
      </w:r>
      <w:del w:id="233" w:author="Larson, Danelle M" w:date="2026-02-02T12:58:00Z" w16du:dateUtc="2026-02-02T18:58:00Z">
        <w:r w:rsidR="009548D9" w:rsidRPr="009548D9" w:rsidDel="00507BE4">
          <w:rPr>
            <w:rFonts w:ascii="Times New Roman" w:hAnsi="Times New Roman" w:cs="Times New Roman"/>
          </w:rPr>
          <w:delText>,</w:delText>
        </w:r>
      </w:del>
      <w:r w:rsidR="009548D9" w:rsidRPr="009548D9">
        <w:rPr>
          <w:rFonts w:ascii="Times New Roman" w:hAnsi="Times New Roman" w:cs="Times New Roman"/>
        </w:rPr>
        <w:t xml:space="preserve"> 2010)</w:t>
      </w:r>
      <w:r w:rsidR="00555C39" w:rsidRPr="00A87D8D">
        <w:rPr>
          <w:rFonts w:ascii="Times New Roman" w:hAnsi="Times New Roman" w:cs="Times New Roman"/>
        </w:rPr>
        <w:fldChar w:fldCharType="end"/>
      </w:r>
      <w:r w:rsidR="00555C39" w:rsidRPr="00A87D8D">
        <w:rPr>
          <w:rFonts w:ascii="Times New Roman" w:hAnsi="Times New Roman" w:cs="Times New Roman"/>
        </w:rPr>
        <w:t xml:space="preserve">. </w:t>
      </w:r>
      <w:r w:rsidR="00FD5D05">
        <w:rPr>
          <w:rFonts w:ascii="Times New Roman" w:hAnsi="Times New Roman" w:cs="Times New Roman"/>
        </w:rPr>
        <w:t>A</w:t>
      </w:r>
      <w:r w:rsidR="0050779F">
        <w:rPr>
          <w:rFonts w:ascii="Times New Roman" w:hAnsi="Times New Roman" w:cs="Times New Roman"/>
        </w:rPr>
        <w:t xml:space="preserve"> </w:t>
      </w:r>
      <w:r w:rsidR="00555C39" w:rsidRPr="00A87D8D">
        <w:rPr>
          <w:rFonts w:ascii="Times New Roman" w:hAnsi="Times New Roman" w:cs="Times New Roman"/>
        </w:rPr>
        <w:t xml:space="preserve">severe decline in macrophytes </w:t>
      </w:r>
      <w:r w:rsidR="0063333C">
        <w:rPr>
          <w:rFonts w:ascii="Times New Roman" w:hAnsi="Times New Roman" w:cs="Times New Roman"/>
        </w:rPr>
        <w:t xml:space="preserve">abruptly </w:t>
      </w:r>
      <w:r w:rsidR="00555C39" w:rsidRPr="00A87D8D">
        <w:rPr>
          <w:rFonts w:ascii="Times New Roman" w:hAnsi="Times New Roman" w:cs="Times New Roman"/>
        </w:rPr>
        <w:t>occurred system-wide</w:t>
      </w:r>
      <w:r w:rsidR="00FD5D05">
        <w:rPr>
          <w:rFonts w:ascii="Times New Roman" w:hAnsi="Times New Roman" w:cs="Times New Roman"/>
        </w:rPr>
        <w:t xml:space="preserve"> in the late 1980s</w:t>
      </w:r>
      <w:r w:rsidR="00555C39">
        <w:rPr>
          <w:rFonts w:ascii="Times New Roman" w:hAnsi="Times New Roman" w:cs="Times New Roman"/>
        </w:rPr>
        <w:t xml:space="preserve"> for reasons un</w:t>
      </w:r>
      <w:r w:rsidR="007E4F8C">
        <w:rPr>
          <w:rFonts w:ascii="Times New Roman" w:hAnsi="Times New Roman" w:cs="Times New Roman"/>
        </w:rPr>
        <w:t>documented</w:t>
      </w:r>
      <w:del w:id="234" w:author="Larson, Danelle M" w:date="2026-02-02T09:29:00Z" w16du:dateUtc="2026-02-02T15:29:00Z">
        <w:r w:rsidR="005A3FC1" w:rsidDel="00095DFA">
          <w:rPr>
            <w:rFonts w:ascii="Times New Roman" w:hAnsi="Times New Roman" w:cs="Times New Roman"/>
          </w:rPr>
          <w:delText>,</w:delText>
        </w:r>
      </w:del>
      <w:r w:rsidR="00555C39">
        <w:rPr>
          <w:rFonts w:ascii="Times New Roman" w:hAnsi="Times New Roman" w:cs="Times New Roman"/>
        </w:rPr>
        <w:t xml:space="preserve"> but </w:t>
      </w:r>
      <w:ins w:id="235" w:author="Larson, Danelle M" w:date="2026-02-02T09:29:00Z" w16du:dateUtc="2026-02-02T15:29:00Z">
        <w:r w:rsidR="00095DFA">
          <w:rPr>
            <w:rFonts w:ascii="Times New Roman" w:hAnsi="Times New Roman" w:cs="Times New Roman"/>
          </w:rPr>
          <w:t>hypothesized</w:t>
        </w:r>
      </w:ins>
      <w:r w:rsidR="00FD5D05">
        <w:rPr>
          <w:rFonts w:ascii="Times New Roman" w:hAnsi="Times New Roman" w:cs="Times New Roman"/>
        </w:rPr>
        <w:t xml:space="preserve"> </w:t>
      </w:r>
      <w:del w:id="236" w:author="Larson, Danelle M" w:date="2026-02-02T09:29:00Z" w16du:dateUtc="2026-02-02T15:29:00Z">
        <w:r w:rsidR="007E4F8C" w:rsidDel="00095DFA">
          <w:rPr>
            <w:rFonts w:ascii="Times New Roman" w:hAnsi="Times New Roman" w:cs="Times New Roman"/>
          </w:rPr>
          <w:delText>people</w:delText>
        </w:r>
        <w:r w:rsidR="00281746" w:rsidDel="00095DFA">
          <w:rPr>
            <w:rFonts w:ascii="Times New Roman" w:hAnsi="Times New Roman" w:cs="Times New Roman"/>
          </w:rPr>
          <w:delText xml:space="preserve"> </w:delText>
        </w:r>
        <w:r w:rsidR="00555C39" w:rsidRPr="00A87D8D" w:rsidDel="00095DFA">
          <w:rPr>
            <w:rFonts w:ascii="Times New Roman" w:hAnsi="Times New Roman" w:cs="Times New Roman"/>
          </w:rPr>
          <w:delText xml:space="preserve">speculated </w:delText>
        </w:r>
        <w:r w:rsidR="00281746" w:rsidDel="00095DFA">
          <w:rPr>
            <w:rFonts w:ascii="Times New Roman" w:hAnsi="Times New Roman" w:cs="Times New Roman"/>
          </w:rPr>
          <w:delText xml:space="preserve">that </w:delText>
        </w:r>
      </w:del>
      <w:r w:rsidR="00DB1132">
        <w:rPr>
          <w:rFonts w:ascii="Times New Roman" w:hAnsi="Times New Roman" w:cs="Times New Roman"/>
        </w:rPr>
        <w:t>plant loss</w:t>
      </w:r>
      <w:r w:rsidR="00555C39">
        <w:rPr>
          <w:rFonts w:ascii="Times New Roman" w:hAnsi="Times New Roman" w:cs="Times New Roman"/>
        </w:rPr>
        <w:t xml:space="preserve"> result</w:t>
      </w:r>
      <w:r w:rsidR="00222948">
        <w:rPr>
          <w:rFonts w:ascii="Times New Roman" w:hAnsi="Times New Roman" w:cs="Times New Roman"/>
        </w:rPr>
        <w:t>ed</w:t>
      </w:r>
      <w:r w:rsidR="00555C39">
        <w:rPr>
          <w:rFonts w:ascii="Times New Roman" w:hAnsi="Times New Roman" w:cs="Times New Roman"/>
        </w:rPr>
        <w:t xml:space="preserve"> from</w:t>
      </w:r>
      <w:r w:rsidR="00555C39" w:rsidRPr="00A87D8D">
        <w:rPr>
          <w:rFonts w:ascii="Times New Roman" w:hAnsi="Times New Roman" w:cs="Times New Roman"/>
        </w:rPr>
        <w:t xml:space="preserve"> high nutrient and sediment loads, drought, and island erosion </w:t>
      </w:r>
      <w:r w:rsidR="00555C39" w:rsidRPr="00A87D8D">
        <w:rPr>
          <w:rFonts w:ascii="Times New Roman" w:hAnsi="Times New Roman" w:cs="Times New Roman"/>
        </w:rPr>
        <w:fldChar w:fldCharType="begin" w:fldLock="1"/>
      </w:r>
      <w:r w:rsidR="00A27BE5">
        <w:rPr>
          <w:rFonts w:ascii="Times New Roman" w:hAnsi="Times New Roman" w:cs="Times New Roman"/>
        </w:rPr>
        <w:instrText xml:space="preserve"> ADDIN ZOTERO_ITEM CSL_CITATION {"citationID":"zgt1xjsb","properties":{"formattedCitation":"(Fischer &amp; Claflin, 1995; Rogers, 1994)","plainCitation":"(Fischer &amp; Claflin, 1995; Rogers, 1994)","noteIndex":0},"citationItems":[{"id":3592,"uris":["http://www.mendeley.com/documents/?uuid=af1a1190-54a7-3e38-89ac-7fd9d5b87767","http://zotero.org/users/13640977/items/H89AEGAT"],"itemData":{"id":3592,"type":"article-journal","abstract":"Declines in submersed aquatic macrophytes, notably Vallisneria americana Michx., recently have been observed in portions of the Upper Mississippi River (UMR). Coincidentally, Myriophyllum spicatum L. appears to have become more common, frequently occurring in locations formerly occupied by Vallisneria or other submersed aquatic species. Mechanisms causing these changes in the abundance and composition of aquatic vegetation are unknown. However, a 3-year drought may have affected nutrient transport and phytoplankton production, thereby influencing growth and reproduction of Vallisneria and other macrophyte species. Other factors may potentially affect populations of submersed macrophytes within the UMRS. Foremost among these are suspended sediment concentrations, flooding, herbicides, and grazing. © 1994 Taylor and Francis Group, LLC.","container-title":"Lake and Reservoir Management","DOI":"10.1080/07438149409354170","ISSN":"10402381","issue":"1","page":"35-38","title":"Preliminary evaluation of submersed macrophyte changes in the Upper Mississippi River","volume":"10","author":[{"family":"Rogers","given":"S. J."}],"issued":{"date-parts":[["1994"]]},"citation-key":"rogersPreliminaryEvaluationSubmersed1994"}},{"id":2969,"uris":["http://www.mendeley.com/documents/?uuid=afae0b6a-cfde-39ff-ba3f-a1e6ceb15159","http://zotero.org/users/13640977/items/E5GCWHYW"],"itemData":{"id":2969,"type":"article-journal","container-title":"Regulated Rivers: Research and Management","page":"157-165","title":"Declines in aquatic vegetation in navigation Pool No. 8, Upper Mississippi River between 1975 and 1991","volume":"11","author":[{"family":"Fischer","given":"James R"},{"family":"Claflin","given":"Thomas O"}],"issued":{"date-parts":[["1995"]]},"citation-key":"fischerDeclinesAquaticVegetation1995a"}}],"schema":"https://github.com/citation-style-language/schema/raw/master/csl-citation.json"} </w:instrText>
      </w:r>
      <w:r w:rsidR="00555C39" w:rsidRPr="00A87D8D">
        <w:rPr>
          <w:rFonts w:ascii="Times New Roman" w:hAnsi="Times New Roman" w:cs="Times New Roman"/>
        </w:rPr>
        <w:fldChar w:fldCharType="separate"/>
      </w:r>
      <w:r w:rsidR="009548D9" w:rsidRPr="009548D9">
        <w:rPr>
          <w:rFonts w:ascii="Times New Roman" w:hAnsi="Times New Roman" w:cs="Times New Roman"/>
        </w:rPr>
        <w:t>(Fischer &amp; Claflin</w:t>
      </w:r>
      <w:del w:id="237" w:author="Larson, Danelle M" w:date="2026-02-02T12:58:00Z" w16du:dateUtc="2026-02-02T18:58:00Z">
        <w:r w:rsidR="009548D9" w:rsidRPr="009548D9" w:rsidDel="00507BE4">
          <w:rPr>
            <w:rFonts w:ascii="Times New Roman" w:hAnsi="Times New Roman" w:cs="Times New Roman"/>
          </w:rPr>
          <w:delText>,</w:delText>
        </w:r>
      </w:del>
      <w:r w:rsidR="009548D9" w:rsidRPr="009548D9">
        <w:rPr>
          <w:rFonts w:ascii="Times New Roman" w:hAnsi="Times New Roman" w:cs="Times New Roman"/>
        </w:rPr>
        <w:t xml:space="preserve"> 1995; Rogers</w:t>
      </w:r>
      <w:del w:id="238" w:author="Larson, Danelle M" w:date="2026-02-02T12:58:00Z" w16du:dateUtc="2026-02-02T18:58:00Z">
        <w:r w:rsidR="009548D9" w:rsidRPr="009548D9" w:rsidDel="00507BE4">
          <w:rPr>
            <w:rFonts w:ascii="Times New Roman" w:hAnsi="Times New Roman" w:cs="Times New Roman"/>
          </w:rPr>
          <w:delText>,</w:delText>
        </w:r>
      </w:del>
      <w:r w:rsidR="009548D9" w:rsidRPr="009548D9">
        <w:rPr>
          <w:rFonts w:ascii="Times New Roman" w:hAnsi="Times New Roman" w:cs="Times New Roman"/>
        </w:rPr>
        <w:t xml:space="preserve"> 1994)</w:t>
      </w:r>
      <w:r w:rsidR="00555C39" w:rsidRPr="00A87D8D">
        <w:rPr>
          <w:rFonts w:ascii="Times New Roman" w:hAnsi="Times New Roman" w:cs="Times New Roman"/>
        </w:rPr>
        <w:fldChar w:fldCharType="end"/>
      </w:r>
      <w:r w:rsidR="00555C39" w:rsidRPr="00A87D8D">
        <w:rPr>
          <w:rFonts w:ascii="Times New Roman" w:hAnsi="Times New Roman" w:cs="Times New Roman"/>
        </w:rPr>
        <w:t>.</w:t>
      </w:r>
      <w:r w:rsidR="00555C39">
        <w:rPr>
          <w:rFonts w:ascii="Times New Roman" w:hAnsi="Times New Roman" w:cs="Times New Roman"/>
        </w:rPr>
        <w:t xml:space="preserve"> </w:t>
      </w:r>
      <w:r w:rsidR="00555C39" w:rsidRPr="4EF9E63C">
        <w:rPr>
          <w:rFonts w:ascii="Times New Roman" w:hAnsi="Times New Roman" w:cs="Times New Roman"/>
        </w:rPr>
        <w:t xml:space="preserve">The </w:t>
      </w:r>
      <w:r w:rsidR="00555C39">
        <w:rPr>
          <w:rFonts w:ascii="Times New Roman" w:hAnsi="Times New Roman" w:cs="Times New Roman"/>
        </w:rPr>
        <w:t>UMR</w:t>
      </w:r>
      <w:r w:rsidR="00555C39" w:rsidRPr="4EF9E63C">
        <w:rPr>
          <w:rFonts w:ascii="Times New Roman" w:hAnsi="Times New Roman" w:cs="Times New Roman"/>
        </w:rPr>
        <w:t xml:space="preserve"> Restoration Program was initiated </w:t>
      </w:r>
      <w:r w:rsidR="00555C39">
        <w:rPr>
          <w:rFonts w:ascii="Times New Roman" w:hAnsi="Times New Roman" w:cs="Times New Roman"/>
        </w:rPr>
        <w:t>in the early 1990s to</w:t>
      </w:r>
      <w:r w:rsidR="00555C39" w:rsidRPr="4EF9E63C">
        <w:rPr>
          <w:rFonts w:ascii="Times New Roman" w:hAnsi="Times New Roman" w:cs="Times New Roman"/>
        </w:rPr>
        <w:t xml:space="preserve"> conduct </w:t>
      </w:r>
      <w:r w:rsidR="00555C39">
        <w:rPr>
          <w:rFonts w:ascii="Times New Roman" w:hAnsi="Times New Roman" w:cs="Times New Roman"/>
        </w:rPr>
        <w:t xml:space="preserve">ecological </w:t>
      </w:r>
      <w:r w:rsidR="00555C39" w:rsidRPr="4EF9E63C">
        <w:rPr>
          <w:rFonts w:ascii="Times New Roman" w:hAnsi="Times New Roman" w:cs="Times New Roman"/>
        </w:rPr>
        <w:t>science</w:t>
      </w:r>
      <w:r w:rsidR="00555C39">
        <w:rPr>
          <w:rFonts w:ascii="Times New Roman" w:hAnsi="Times New Roman" w:cs="Times New Roman"/>
        </w:rPr>
        <w:t xml:space="preserve"> and</w:t>
      </w:r>
      <w:r w:rsidR="00555C39" w:rsidRPr="4EF9E63C">
        <w:rPr>
          <w:rFonts w:ascii="Times New Roman" w:hAnsi="Times New Roman" w:cs="Times New Roman"/>
        </w:rPr>
        <w:t xml:space="preserve"> habitat restoration </w:t>
      </w:r>
      <w:r w:rsidR="00555C39">
        <w:rPr>
          <w:rFonts w:ascii="Times New Roman" w:hAnsi="Times New Roman" w:cs="Times New Roman"/>
        </w:rPr>
        <w:t xml:space="preserve">for which restoring macrophyte abundance and diversity is one of several objectives </w:t>
      </w:r>
      <w:r w:rsidR="00555C39">
        <w:rPr>
          <w:rFonts w:ascii="Times New Roman" w:hAnsi="Times New Roman" w:cs="Times New Roman"/>
        </w:rPr>
        <w:fldChar w:fldCharType="begin" w:fldLock="1"/>
      </w:r>
      <w:r w:rsidR="00A27BE5">
        <w:rPr>
          <w:rFonts w:ascii="Times New Roman" w:hAnsi="Times New Roman" w:cs="Times New Roman"/>
        </w:rPr>
        <w:instrText xml:space="preserve"> ADDIN ZOTERO_ITEM CSL_CITATION {"citationID":"qJ5mvnqE","properties":{"formattedCitation":"(McCain et al., 2018)","plainCitation":"(McCain et al., 2018)","noteIndex":0},"citationItems":[{"id":2706,"uris":["http://www.mendeley.com/documents/?uuid=3da74529-7693-433b-a304-636cea4e2077","http://zotero.org/users/13640977/items/QJAL76E7"],"itemData":{"id":2706,"type":"book","event-place":"Rock Island, IL","note":"DOI: 10.3133/ofr20181143","publisher":"U.S. Army Corps of Engineers","publisher-place":"Rock Islan</w:instrText>
      </w:r>
      <w:r w:rsidR="00A27BE5">
        <w:rPr>
          <w:rFonts w:ascii="Times New Roman" w:hAnsi="Times New Roman" w:cs="Times New Roman" w:hint="eastAsia"/>
        </w:rPr>
        <w:instrText xml:space="preserve">d, IL","title":"Habitat Needs Assessment </w:instrText>
      </w:r>
      <w:r w:rsidR="00A27BE5">
        <w:rPr>
          <w:rFonts w:ascii="Times New Roman" w:hAnsi="Times New Roman" w:cs="Times New Roman" w:hint="eastAsia"/>
        </w:rPr>
        <w:instrText>‐</w:instrText>
      </w:r>
      <w:r w:rsidR="00A27BE5">
        <w:rPr>
          <w:rFonts w:ascii="Times New Roman" w:hAnsi="Times New Roman" w:cs="Times New Roman" w:hint="eastAsia"/>
        </w:rPr>
        <w:instrText xml:space="preserve"> II : Linking Science to Management Perspectives","author":[{"family":"McCain","given":"Kathryn"},{"family":"Schmueker","given":"Sara"},{"family":"De Jager","given":"Nathan"}],"issued":{"date-parts":[["2018"]]},"c</w:instrText>
      </w:r>
      <w:r w:rsidR="00A27BE5">
        <w:rPr>
          <w:rFonts w:ascii="Times New Roman" w:hAnsi="Times New Roman" w:cs="Times New Roman"/>
        </w:rPr>
        <w:instrText xml:space="preserve">itation-key":"mccainHabitatNeedsAssessment2018"}}],"schema":"https://github.com/citation-style-language/schema/raw/master/csl-citation.json"} </w:instrText>
      </w:r>
      <w:r w:rsidR="00555C39">
        <w:rPr>
          <w:rFonts w:ascii="Times New Roman" w:hAnsi="Times New Roman" w:cs="Times New Roman"/>
        </w:rPr>
        <w:fldChar w:fldCharType="separate"/>
      </w:r>
      <w:r w:rsidR="009548D9" w:rsidRPr="009548D9">
        <w:rPr>
          <w:rFonts w:ascii="Times New Roman" w:hAnsi="Times New Roman" w:cs="Times New Roman"/>
        </w:rPr>
        <w:t>(McCain et al. 2018)</w:t>
      </w:r>
      <w:r w:rsidR="00555C39">
        <w:rPr>
          <w:rFonts w:ascii="Times New Roman" w:hAnsi="Times New Roman" w:cs="Times New Roman"/>
        </w:rPr>
        <w:fldChar w:fldCharType="end"/>
      </w:r>
      <w:r w:rsidR="00555C39" w:rsidRPr="4EF9E63C">
        <w:rPr>
          <w:rFonts w:ascii="Times New Roman" w:hAnsi="Times New Roman" w:cs="Times New Roman"/>
        </w:rPr>
        <w:t>.</w:t>
      </w:r>
      <w:r w:rsidR="005F5D26">
        <w:rPr>
          <w:rFonts w:ascii="Times New Roman" w:hAnsi="Times New Roman" w:cs="Times New Roman"/>
        </w:rPr>
        <w:t xml:space="preserve"> This study use</w:t>
      </w:r>
      <w:r w:rsidR="00012653">
        <w:rPr>
          <w:rFonts w:ascii="Times New Roman" w:hAnsi="Times New Roman" w:cs="Times New Roman"/>
        </w:rPr>
        <w:t>d</w:t>
      </w:r>
      <w:r w:rsidR="005F5D26">
        <w:rPr>
          <w:rFonts w:ascii="Times New Roman" w:hAnsi="Times New Roman" w:cs="Times New Roman"/>
        </w:rPr>
        <w:t xml:space="preserve"> </w:t>
      </w:r>
      <w:del w:id="239" w:author="jeff houser" w:date="2026-01-26T14:18:00Z" w16du:dateUtc="2026-01-26T20:18:00Z">
        <w:r w:rsidR="005F5D26" w:rsidDel="00E35565">
          <w:rPr>
            <w:rFonts w:ascii="Times New Roman" w:hAnsi="Times New Roman" w:cs="Times New Roman"/>
          </w:rPr>
          <w:delText xml:space="preserve">UMR </w:delText>
        </w:r>
        <w:r w:rsidR="00F329B8" w:rsidDel="00E35565">
          <w:rPr>
            <w:rFonts w:ascii="Times New Roman" w:hAnsi="Times New Roman" w:cs="Times New Roman"/>
          </w:rPr>
          <w:delText>Restoration</w:delText>
        </w:r>
        <w:r w:rsidR="005F5D26" w:rsidDel="00E35565">
          <w:rPr>
            <w:rFonts w:ascii="Times New Roman" w:hAnsi="Times New Roman" w:cs="Times New Roman"/>
          </w:rPr>
          <w:delText xml:space="preserve"> Program</w:delText>
        </w:r>
      </w:del>
      <w:ins w:id="240" w:author="jeff houser" w:date="2026-01-26T14:18:00Z" w16du:dateUtc="2026-01-26T20:18:00Z">
        <w:r w:rsidR="00E35565">
          <w:rPr>
            <w:rFonts w:ascii="Times New Roman" w:hAnsi="Times New Roman" w:cs="Times New Roman"/>
          </w:rPr>
          <w:t>Upper Mississi</w:t>
        </w:r>
      </w:ins>
      <w:ins w:id="241" w:author="jeff houser" w:date="2026-01-26T14:19:00Z" w16du:dateUtc="2026-01-26T20:19:00Z">
        <w:r w:rsidR="00E35565">
          <w:rPr>
            <w:rFonts w:ascii="Times New Roman" w:hAnsi="Times New Roman" w:cs="Times New Roman"/>
          </w:rPr>
          <w:t xml:space="preserve">ppi River Restoration </w:t>
        </w:r>
      </w:ins>
      <w:ins w:id="242" w:author="jeff houser" w:date="2026-01-26T14:21:00Z" w16du:dateUtc="2026-01-26T20:21:00Z">
        <w:r w:rsidR="00B128E6">
          <w:rPr>
            <w:rFonts w:ascii="Times New Roman" w:hAnsi="Times New Roman" w:cs="Times New Roman"/>
          </w:rPr>
          <w:t>(</w:t>
        </w:r>
      </w:ins>
      <w:ins w:id="243" w:author="jeff houser" w:date="2026-01-26T14:19:00Z" w16du:dateUtc="2026-01-26T20:19:00Z">
        <w:r w:rsidR="00597482">
          <w:rPr>
            <w:rFonts w:ascii="Times New Roman" w:hAnsi="Times New Roman" w:cs="Times New Roman"/>
          </w:rPr>
          <w:t>UMRR</w:t>
        </w:r>
      </w:ins>
      <w:ins w:id="244" w:author="jeff houser" w:date="2026-01-26T14:21:00Z" w16du:dateUtc="2026-01-26T20:21:00Z">
        <w:r w:rsidR="00B128E6">
          <w:rPr>
            <w:rFonts w:ascii="Times New Roman" w:hAnsi="Times New Roman" w:cs="Times New Roman"/>
          </w:rPr>
          <w:t>)</w:t>
        </w:r>
      </w:ins>
      <w:ins w:id="245" w:author="jeff houser" w:date="2026-01-26T14:19:00Z" w16du:dateUtc="2026-01-26T20:19:00Z">
        <w:r w:rsidR="00597482">
          <w:rPr>
            <w:rFonts w:ascii="Times New Roman" w:hAnsi="Times New Roman" w:cs="Times New Roman"/>
          </w:rPr>
          <w:t xml:space="preserve"> </w:t>
        </w:r>
        <w:r w:rsidR="00E35565">
          <w:rPr>
            <w:rFonts w:ascii="Times New Roman" w:hAnsi="Times New Roman" w:cs="Times New Roman"/>
          </w:rPr>
          <w:t>program</w:t>
        </w:r>
        <w:r w:rsidR="00597482">
          <w:rPr>
            <w:rFonts w:ascii="Times New Roman" w:hAnsi="Times New Roman" w:cs="Times New Roman"/>
          </w:rPr>
          <w:t>’s Long Term Resource Monitoring</w:t>
        </w:r>
      </w:ins>
      <w:r w:rsidR="005F5D26">
        <w:rPr>
          <w:rFonts w:ascii="Times New Roman" w:hAnsi="Times New Roman" w:cs="Times New Roman"/>
        </w:rPr>
        <w:t xml:space="preserve"> </w:t>
      </w:r>
      <w:ins w:id="246" w:author="jeff houser" w:date="2026-01-26T14:25:00Z" w16du:dateUtc="2026-01-26T20:25:00Z">
        <w:r w:rsidR="003767DF">
          <w:rPr>
            <w:rFonts w:ascii="Times New Roman" w:hAnsi="Times New Roman" w:cs="Times New Roman"/>
          </w:rPr>
          <w:t xml:space="preserve">(LTRM) </w:t>
        </w:r>
      </w:ins>
      <w:del w:id="247" w:author="jeff houser" w:date="2026-01-26T14:19:00Z" w16du:dateUtc="2026-01-26T20:19:00Z">
        <w:r w:rsidR="005F5D26" w:rsidDel="00597482">
          <w:rPr>
            <w:rFonts w:ascii="Times New Roman" w:hAnsi="Times New Roman" w:cs="Times New Roman"/>
          </w:rPr>
          <w:delText xml:space="preserve">monitoring </w:delText>
        </w:r>
      </w:del>
      <w:r w:rsidR="005F5D26">
        <w:rPr>
          <w:rFonts w:ascii="Times New Roman" w:hAnsi="Times New Roman" w:cs="Times New Roman"/>
        </w:rPr>
        <w:t>data from 1998</w:t>
      </w:r>
      <w:r w:rsidR="00EB0F0A">
        <w:rPr>
          <w:rFonts w:ascii="Times New Roman" w:hAnsi="Times New Roman" w:cs="Times New Roman"/>
        </w:rPr>
        <w:t>–</w:t>
      </w:r>
      <w:del w:id="248" w:author="Larson, Danelle M" w:date="2026-01-30T10:28:00Z" w16du:dateUtc="2026-01-30T16:28:00Z">
        <w:r w:rsidR="005F5D26" w:rsidDel="007023B9">
          <w:rPr>
            <w:rFonts w:ascii="Times New Roman" w:hAnsi="Times New Roman" w:cs="Times New Roman"/>
          </w:rPr>
          <w:delText>20</w:delText>
        </w:r>
        <w:r w:rsidR="002F76D8" w:rsidDel="007023B9">
          <w:rPr>
            <w:rFonts w:ascii="Times New Roman" w:hAnsi="Times New Roman" w:cs="Times New Roman"/>
          </w:rPr>
          <w:delText>20</w:delText>
        </w:r>
        <w:r w:rsidR="005F5D26" w:rsidDel="007023B9">
          <w:rPr>
            <w:rFonts w:ascii="Times New Roman" w:hAnsi="Times New Roman" w:cs="Times New Roman"/>
          </w:rPr>
          <w:delText xml:space="preserve"> </w:delText>
        </w:r>
      </w:del>
      <w:ins w:id="249" w:author="Larson, Danelle M" w:date="2026-01-30T10:28:00Z" w16du:dateUtc="2026-01-30T16:28:00Z">
        <w:r w:rsidR="007023B9">
          <w:rPr>
            <w:rFonts w:ascii="Times New Roman" w:hAnsi="Times New Roman" w:cs="Times New Roman"/>
          </w:rPr>
          <w:t xml:space="preserve">2019 </w:t>
        </w:r>
      </w:ins>
      <w:r w:rsidR="005F5D26">
        <w:rPr>
          <w:rFonts w:ascii="Times New Roman" w:hAnsi="Times New Roman" w:cs="Times New Roman"/>
        </w:rPr>
        <w:t xml:space="preserve">to </w:t>
      </w:r>
      <w:commentRangeStart w:id="250"/>
      <w:commentRangeStart w:id="251"/>
      <w:del w:id="252" w:author="jeff houser" w:date="2026-01-26T14:24:00Z" w16du:dateUtc="2026-01-26T20:24:00Z">
        <w:r w:rsidR="005F5D26" w:rsidDel="008B60AB">
          <w:rPr>
            <w:rFonts w:ascii="Times New Roman" w:hAnsi="Times New Roman" w:cs="Times New Roman"/>
          </w:rPr>
          <w:delText xml:space="preserve">inform </w:delText>
        </w:r>
      </w:del>
      <w:ins w:id="253" w:author="jeff houser" w:date="2026-01-26T14:24:00Z" w16du:dateUtc="2026-01-26T20:24:00Z">
        <w:r w:rsidR="008B60AB">
          <w:rPr>
            <w:rFonts w:ascii="Times New Roman" w:hAnsi="Times New Roman" w:cs="Times New Roman"/>
          </w:rPr>
          <w:t>assess</w:t>
        </w:r>
        <w:commentRangeEnd w:id="250"/>
        <w:r w:rsidR="008B60AB">
          <w:rPr>
            <w:rStyle w:val="CommentReference"/>
            <w:rFonts w:ascii="Times New Roman" w:eastAsia="Times New Roman" w:hAnsi="Times New Roman" w:cs="Times New Roman"/>
          </w:rPr>
          <w:commentReference w:id="250"/>
        </w:r>
      </w:ins>
      <w:commentRangeEnd w:id="251"/>
      <w:r w:rsidR="00B720C6">
        <w:rPr>
          <w:rStyle w:val="CommentReference"/>
          <w:rFonts w:ascii="Times New Roman" w:eastAsia="Times New Roman" w:hAnsi="Times New Roman" w:cs="Times New Roman"/>
        </w:rPr>
        <w:commentReference w:id="251"/>
      </w:r>
      <w:ins w:id="254" w:author="jeff houser" w:date="2026-01-26T14:24:00Z" w16du:dateUtc="2026-01-26T20:24:00Z">
        <w:r w:rsidR="008B60AB">
          <w:rPr>
            <w:rFonts w:ascii="Times New Roman" w:hAnsi="Times New Roman" w:cs="Times New Roman"/>
          </w:rPr>
          <w:t xml:space="preserve"> </w:t>
        </w:r>
      </w:ins>
      <w:r w:rsidR="00E51A5D">
        <w:rPr>
          <w:rFonts w:ascii="Times New Roman" w:hAnsi="Times New Roman" w:cs="Times New Roman"/>
        </w:rPr>
        <w:t xml:space="preserve">relationships of hydrogeomorphology, water quality, and climate </w:t>
      </w:r>
      <w:del w:id="255" w:author="jeff houser" w:date="2026-01-26T14:24:00Z" w16du:dateUtc="2026-01-26T20:24:00Z">
        <w:r w:rsidR="00E51A5D" w:rsidDel="003767DF">
          <w:rPr>
            <w:rFonts w:ascii="Times New Roman" w:hAnsi="Times New Roman" w:cs="Times New Roman"/>
          </w:rPr>
          <w:delText xml:space="preserve">on </w:delText>
        </w:r>
      </w:del>
      <w:ins w:id="256" w:author="jeff houser" w:date="2026-01-26T14:24:00Z" w16du:dateUtc="2026-01-26T20:24:00Z">
        <w:r w:rsidR="003767DF">
          <w:rPr>
            <w:rFonts w:ascii="Times New Roman" w:hAnsi="Times New Roman" w:cs="Times New Roman"/>
          </w:rPr>
          <w:t xml:space="preserve">with </w:t>
        </w:r>
      </w:ins>
      <w:r w:rsidR="00E51A5D">
        <w:rPr>
          <w:rFonts w:ascii="Times New Roman" w:hAnsi="Times New Roman" w:cs="Times New Roman"/>
        </w:rPr>
        <w:t xml:space="preserve">the macrophyte recovery </w:t>
      </w:r>
      <w:r w:rsidR="0063333C">
        <w:rPr>
          <w:rFonts w:ascii="Times New Roman" w:hAnsi="Times New Roman" w:cs="Times New Roman"/>
        </w:rPr>
        <w:t xml:space="preserve">that occurred </w:t>
      </w:r>
      <w:r w:rsidR="00E51A5D">
        <w:rPr>
          <w:rFonts w:ascii="Times New Roman" w:hAnsi="Times New Roman" w:cs="Times New Roman"/>
        </w:rPr>
        <w:t xml:space="preserve">since the 2000s </w:t>
      </w:r>
      <w:r w:rsidR="00012653">
        <w:rPr>
          <w:rFonts w:ascii="Times New Roman" w:hAnsi="Times New Roman" w:cs="Times New Roman"/>
        </w:rPr>
        <w:t xml:space="preserve">during a time of great </w:t>
      </w:r>
      <w:r w:rsidR="004A12D1">
        <w:rPr>
          <w:rFonts w:ascii="Times New Roman" w:hAnsi="Times New Roman" w:cs="Times New Roman"/>
        </w:rPr>
        <w:t xml:space="preserve">ecosystem </w:t>
      </w:r>
      <w:r w:rsidR="00012653">
        <w:rPr>
          <w:rFonts w:ascii="Times New Roman" w:hAnsi="Times New Roman" w:cs="Times New Roman"/>
        </w:rPr>
        <w:t>change</w:t>
      </w:r>
      <w:r w:rsidR="004A12D1">
        <w:rPr>
          <w:rFonts w:ascii="Times New Roman" w:hAnsi="Times New Roman" w:cs="Times New Roman"/>
        </w:rPr>
        <w:t xml:space="preserve"> </w:t>
      </w:r>
      <w:r w:rsidR="00E51A5D">
        <w:rPr>
          <w:rFonts w:ascii="Times New Roman" w:hAnsi="Times New Roman" w:cs="Times New Roman"/>
        </w:rPr>
        <w:t>(</w:t>
      </w:r>
      <w:r w:rsidR="004A12D1">
        <w:rPr>
          <w:rFonts w:ascii="Times New Roman" w:hAnsi="Times New Roman" w:cs="Times New Roman"/>
        </w:rPr>
        <w:t xml:space="preserve">Houser 2022; </w:t>
      </w:r>
      <w:r w:rsidR="00E51A5D">
        <w:rPr>
          <w:rFonts w:ascii="Times New Roman" w:hAnsi="Times New Roman" w:cs="Times New Roman"/>
        </w:rPr>
        <w:t>Larson et al. 20</w:t>
      </w:r>
      <w:r w:rsidR="00F329B8">
        <w:rPr>
          <w:rFonts w:ascii="Times New Roman" w:hAnsi="Times New Roman" w:cs="Times New Roman"/>
        </w:rPr>
        <w:t>22)</w:t>
      </w:r>
      <w:r w:rsidR="00E51A5D">
        <w:rPr>
          <w:rFonts w:ascii="Times New Roman" w:hAnsi="Times New Roman" w:cs="Times New Roman"/>
        </w:rPr>
        <w:t xml:space="preserve">. </w:t>
      </w:r>
    </w:p>
    <w:p w14:paraId="012A03B7" w14:textId="6C29FE94" w:rsidR="00A378E3" w:rsidRPr="00DB1132" w:rsidRDefault="00051F7E" w:rsidP="00B76068">
      <w:pPr>
        <w:pStyle w:val="Heading2"/>
        <w:rPr>
          <w:i w:val="0"/>
        </w:rPr>
      </w:pPr>
      <w:r w:rsidRPr="00DB1132">
        <w:rPr>
          <w:i w:val="0"/>
        </w:rPr>
        <w:t xml:space="preserve">Sampling </w:t>
      </w:r>
      <w:r w:rsidR="003056DA" w:rsidRPr="00DB1132">
        <w:rPr>
          <w:i w:val="0"/>
          <w:iCs/>
        </w:rPr>
        <w:t>D</w:t>
      </w:r>
      <w:r w:rsidRPr="00DB1132">
        <w:rPr>
          <w:i w:val="0"/>
          <w:iCs/>
        </w:rPr>
        <w:t>esign</w:t>
      </w:r>
      <w:r w:rsidR="00A94C2B" w:rsidRPr="00DB1132">
        <w:rPr>
          <w:i w:val="0"/>
          <w:iCs/>
        </w:rPr>
        <w:t xml:space="preserve"> </w:t>
      </w:r>
      <w:r w:rsidR="003056DA" w:rsidRPr="00DB1132">
        <w:rPr>
          <w:i w:val="0"/>
          <w:iCs/>
        </w:rPr>
        <w:t>and</w:t>
      </w:r>
      <w:r w:rsidR="00A94C2B" w:rsidRPr="00DB1132">
        <w:rPr>
          <w:i w:val="0"/>
          <w:iCs/>
        </w:rPr>
        <w:t xml:space="preserve"> </w:t>
      </w:r>
      <w:ins w:id="257" w:author="Larson, Danelle M" w:date="2026-01-30T10:28:00Z" w16du:dateUtc="2026-01-30T16:28:00Z">
        <w:r w:rsidR="00CB083A">
          <w:rPr>
            <w:i w:val="0"/>
            <w:iCs/>
          </w:rPr>
          <w:t xml:space="preserve">Environmental </w:t>
        </w:r>
      </w:ins>
      <w:r w:rsidR="003056DA" w:rsidRPr="00DB1132">
        <w:rPr>
          <w:i w:val="0"/>
          <w:iCs/>
        </w:rPr>
        <w:t>C</w:t>
      </w:r>
      <w:r w:rsidR="00A94C2B" w:rsidRPr="00DB1132">
        <w:rPr>
          <w:i w:val="0"/>
          <w:iCs/>
        </w:rPr>
        <w:t>ovariates</w:t>
      </w:r>
    </w:p>
    <w:p w14:paraId="728B8E99" w14:textId="6F526A84" w:rsidR="00914A83" w:rsidRDefault="4EF9E63C" w:rsidP="005E3505">
      <w:pPr>
        <w:spacing w:line="480" w:lineRule="auto"/>
        <w:ind w:firstLine="720"/>
        <w:rPr>
          <w:rFonts w:ascii="Times New Roman" w:hAnsi="Times New Roman" w:cs="Times New Roman"/>
        </w:rPr>
      </w:pPr>
      <w:r w:rsidRPr="4EF9E63C">
        <w:rPr>
          <w:rFonts w:ascii="Times New Roman" w:hAnsi="Times New Roman" w:cs="Times New Roman"/>
        </w:rPr>
        <w:t xml:space="preserve">The </w:t>
      </w:r>
      <w:del w:id="258" w:author="jeff houser" w:date="2026-01-26T14:25:00Z" w16du:dateUtc="2026-01-26T20:25:00Z">
        <w:r w:rsidR="00DC67DD" w:rsidDel="003767DF">
          <w:rPr>
            <w:rFonts w:ascii="Times New Roman" w:hAnsi="Times New Roman" w:cs="Times New Roman"/>
          </w:rPr>
          <w:delText>UMR</w:delText>
        </w:r>
        <w:r w:rsidRPr="4EF9E63C" w:rsidDel="003767DF">
          <w:rPr>
            <w:rFonts w:ascii="Times New Roman" w:hAnsi="Times New Roman" w:cs="Times New Roman"/>
          </w:rPr>
          <w:delText xml:space="preserve"> Restoration</w:delText>
        </w:r>
      </w:del>
      <w:ins w:id="259" w:author="jeff houser" w:date="2026-01-26T14:25:00Z" w16du:dateUtc="2026-01-26T20:25:00Z">
        <w:r w:rsidR="003767DF">
          <w:rPr>
            <w:rFonts w:ascii="Times New Roman" w:hAnsi="Times New Roman" w:cs="Times New Roman"/>
          </w:rPr>
          <w:t xml:space="preserve">UMRR </w:t>
        </w:r>
      </w:ins>
      <w:del w:id="260" w:author="jeff houser" w:date="2026-01-26T14:25:00Z" w16du:dateUtc="2026-01-26T20:25:00Z">
        <w:r w:rsidRPr="4EF9E63C" w:rsidDel="003767DF">
          <w:rPr>
            <w:rFonts w:ascii="Times New Roman" w:hAnsi="Times New Roman" w:cs="Times New Roman"/>
          </w:rPr>
          <w:delText xml:space="preserve"> </w:delText>
        </w:r>
      </w:del>
      <w:ins w:id="261" w:author="jeff houser" w:date="2026-01-26T14:25:00Z" w16du:dateUtc="2026-01-26T20:25:00Z">
        <w:r w:rsidR="003767DF">
          <w:rPr>
            <w:rFonts w:ascii="Times New Roman" w:hAnsi="Times New Roman" w:cs="Times New Roman"/>
          </w:rPr>
          <w:t>p</w:t>
        </w:r>
      </w:ins>
      <w:del w:id="262" w:author="jeff houser" w:date="2026-01-26T14:25:00Z" w16du:dateUtc="2026-01-26T20:25:00Z">
        <w:r w:rsidRPr="4EF9E63C" w:rsidDel="003767DF">
          <w:rPr>
            <w:rFonts w:ascii="Times New Roman" w:hAnsi="Times New Roman" w:cs="Times New Roman"/>
          </w:rPr>
          <w:delText>P</w:delText>
        </w:r>
      </w:del>
      <w:r w:rsidRPr="4EF9E63C">
        <w:rPr>
          <w:rFonts w:ascii="Times New Roman" w:hAnsi="Times New Roman" w:cs="Times New Roman"/>
        </w:rPr>
        <w:t>rogram has monitored aquatic macrophytes</w:t>
      </w:r>
      <w:r w:rsidR="00B90D3B">
        <w:rPr>
          <w:rFonts w:ascii="Times New Roman" w:hAnsi="Times New Roman" w:cs="Times New Roman"/>
        </w:rPr>
        <w:t xml:space="preserve">, </w:t>
      </w:r>
      <w:r w:rsidRPr="4EF9E63C">
        <w:rPr>
          <w:rFonts w:ascii="Times New Roman" w:hAnsi="Times New Roman" w:cs="Times New Roman"/>
        </w:rPr>
        <w:t>water quality</w:t>
      </w:r>
      <w:r w:rsidR="00A43AC2">
        <w:rPr>
          <w:rFonts w:ascii="Times New Roman" w:hAnsi="Times New Roman" w:cs="Times New Roman"/>
        </w:rPr>
        <w:t xml:space="preserve">, </w:t>
      </w:r>
      <w:r w:rsidR="00B90D3B">
        <w:rPr>
          <w:rFonts w:ascii="Times New Roman" w:hAnsi="Times New Roman" w:cs="Times New Roman"/>
        </w:rPr>
        <w:t>and</w:t>
      </w:r>
      <w:r w:rsidR="00A43AC2">
        <w:rPr>
          <w:rFonts w:ascii="Times New Roman" w:hAnsi="Times New Roman" w:cs="Times New Roman"/>
        </w:rPr>
        <w:t xml:space="preserve"> </w:t>
      </w:r>
      <w:r w:rsidR="00D239B5">
        <w:rPr>
          <w:rFonts w:ascii="Times New Roman" w:hAnsi="Times New Roman" w:cs="Times New Roman"/>
        </w:rPr>
        <w:t>hydro</w:t>
      </w:r>
      <w:r w:rsidR="00A94C2B">
        <w:rPr>
          <w:rFonts w:ascii="Times New Roman" w:hAnsi="Times New Roman" w:cs="Times New Roman"/>
        </w:rPr>
        <w:t>geomorphology</w:t>
      </w:r>
      <w:r w:rsidR="00A43AC2">
        <w:rPr>
          <w:rFonts w:ascii="Times New Roman" w:hAnsi="Times New Roman" w:cs="Times New Roman"/>
        </w:rPr>
        <w:t xml:space="preserve"> </w:t>
      </w:r>
      <w:r w:rsidR="0011254F">
        <w:rPr>
          <w:rFonts w:ascii="Times New Roman" w:hAnsi="Times New Roman" w:cs="Times New Roman"/>
        </w:rPr>
        <w:t xml:space="preserve">since </w:t>
      </w:r>
      <w:r w:rsidR="00DC476F">
        <w:rPr>
          <w:rFonts w:ascii="Times New Roman" w:hAnsi="Times New Roman" w:cs="Times New Roman"/>
        </w:rPr>
        <w:t xml:space="preserve">at least </w:t>
      </w:r>
      <w:commentRangeStart w:id="263"/>
      <w:commentRangeStart w:id="264"/>
      <w:del w:id="265" w:author="Larson, Danelle M" w:date="2026-01-30T10:27:00Z" w16du:dateUtc="2026-01-30T16:27:00Z">
        <w:r w:rsidR="0011254F" w:rsidDel="00985D4C">
          <w:rPr>
            <w:rFonts w:ascii="Times New Roman" w:hAnsi="Times New Roman" w:cs="Times New Roman"/>
          </w:rPr>
          <w:delText>19</w:delText>
        </w:r>
        <w:r w:rsidR="005F4715" w:rsidDel="00985D4C">
          <w:rPr>
            <w:rFonts w:ascii="Times New Roman" w:hAnsi="Times New Roman" w:cs="Times New Roman"/>
          </w:rPr>
          <w:delText>88</w:delText>
        </w:r>
        <w:r w:rsidR="0011254F" w:rsidDel="00985D4C">
          <w:rPr>
            <w:rFonts w:ascii="Times New Roman" w:hAnsi="Times New Roman" w:cs="Times New Roman"/>
          </w:rPr>
          <w:delText xml:space="preserve"> </w:delText>
        </w:r>
      </w:del>
      <w:commentRangeEnd w:id="263"/>
      <w:commentRangeEnd w:id="264"/>
      <w:ins w:id="266" w:author="Larson, Danelle M" w:date="2026-01-30T10:27:00Z" w16du:dateUtc="2026-01-30T16:27:00Z">
        <w:r w:rsidR="00985D4C">
          <w:rPr>
            <w:rFonts w:ascii="Times New Roman" w:hAnsi="Times New Roman" w:cs="Times New Roman"/>
          </w:rPr>
          <w:t xml:space="preserve">1998 </w:t>
        </w:r>
      </w:ins>
      <w:r w:rsidR="007D4014">
        <w:rPr>
          <w:rStyle w:val="CommentReference"/>
          <w:rFonts w:ascii="Times New Roman" w:eastAsia="Times New Roman" w:hAnsi="Times New Roman" w:cs="Times New Roman"/>
        </w:rPr>
        <w:commentReference w:id="263"/>
      </w:r>
      <w:r w:rsidR="00985D4C">
        <w:rPr>
          <w:rStyle w:val="CommentReference"/>
          <w:rFonts w:ascii="Times New Roman" w:eastAsia="Times New Roman" w:hAnsi="Times New Roman" w:cs="Times New Roman"/>
        </w:rPr>
        <w:commentReference w:id="264"/>
      </w:r>
      <w:r w:rsidR="0011254F">
        <w:rPr>
          <w:rFonts w:ascii="Times New Roman" w:hAnsi="Times New Roman" w:cs="Times New Roman"/>
        </w:rPr>
        <w:t>using</w:t>
      </w:r>
      <w:r w:rsidR="00A43AC2" w:rsidRPr="00C56684">
        <w:rPr>
          <w:rFonts w:ascii="Times New Roman" w:hAnsi="Times New Roman" w:cs="Times New Roman"/>
        </w:rPr>
        <w:t xml:space="preserve"> standardized protocols</w:t>
      </w:r>
      <w:r w:rsidR="00174B5A">
        <w:rPr>
          <w:rFonts w:ascii="Times New Roman" w:hAnsi="Times New Roman" w:cs="Times New Roman"/>
        </w:rPr>
        <w:t xml:space="preserve"> </w:t>
      </w:r>
      <w:r w:rsidR="0011254F">
        <w:rPr>
          <w:rFonts w:ascii="Times New Roman" w:hAnsi="Times New Roman" w:cs="Times New Roman"/>
        </w:rPr>
        <w:t xml:space="preserve">and </w:t>
      </w:r>
      <w:r w:rsidR="007476CE">
        <w:rPr>
          <w:rFonts w:ascii="Times New Roman" w:hAnsi="Times New Roman" w:cs="Times New Roman"/>
        </w:rPr>
        <w:t xml:space="preserve">a stratified random sampling </w:t>
      </w:r>
      <w:r w:rsidR="00193044">
        <w:rPr>
          <w:rFonts w:ascii="Times New Roman" w:hAnsi="Times New Roman" w:cs="Times New Roman"/>
        </w:rPr>
        <w:t>design</w:t>
      </w:r>
      <w:r w:rsidR="00A43AC2" w:rsidRPr="00C56684">
        <w:rPr>
          <w:rFonts w:ascii="Times New Roman" w:hAnsi="Times New Roman" w:cs="Times New Roman"/>
        </w:rPr>
        <w:t xml:space="preserve"> </w:t>
      </w:r>
      <w:r w:rsidR="00A43AC2" w:rsidRPr="00C56684">
        <w:rPr>
          <w:rFonts w:ascii="Times New Roman" w:hAnsi="Times New Roman" w:cs="Times New Roman"/>
        </w:rPr>
        <w:fldChar w:fldCharType="begin" w:fldLock="1"/>
      </w:r>
      <w:r w:rsidR="00A27BE5">
        <w:rPr>
          <w:rFonts w:ascii="Times New Roman" w:hAnsi="Times New Roman" w:cs="Times New Roman"/>
        </w:rPr>
        <w:instrText xml:space="preserve"> ADDIN ZOTERO_ITEM CSL_CITATION {"citationID":"mCQAqwo5","properties":{"formattedCitation":"(De Jager et al., 2018; D. M. Larson et al., 2025; Soballe &amp; Fischer, 2004)","plainCitation":"(De Jager et al., 2018; D. M. Larson et al., 2025; Soballe &amp; Fischer, 2004)","noteIndex":0},"citationItems":[{"id":3092,"uris":["http://www.mendeley.com/documents/?uuid=63eaeb3e-170b-383b-93ec-a519805cf56d","http://zotero.org/users/13640977/items/AGTL2DAQ"],"itemData":{"id":3092,"type":"report","page":"1-134","title":"Indicators of Ecosystem Structure and Function for the Upper Mississippi River System. OFR20181143.","author":[{"family":"De Jager","given":"Nathan R"},{"family":"Rogala","given":"James T"},{"family":"Rohweder","given":"Jason J"},{"family":"Van Appledorn","given":"Molly"},{"family":"Bouska","given":"Kristen L"},{"family":"Houser","given":"Jeffrey N"},{"family":"Jankowski","given":"Kathi Jo"}],"issued":{"date-parts":[["2018"]]},"citation-key":"dejagerIndicatorsEcosystemStructure2018"}},{"id":"qRQ4npYE/ygkljeRu","uris":["http://zotero.org/users/13640977/items/27MLD4W7"],"itemData":{"id":"d9iIozO4/TysSuClV","type":"article-journal","container-title":"U.S. Geological Survey, Methods and Techniques Report","DOI":"XXXXXXXXXXX","page":"25","title":"Long Term Resource Monitoring sampling procedures: aquatic vegetation monitoring, version 2.","author":[{"family":"Larson","given":"Danelle M."},{"family":"Lund","given":"Eric E."},{"family":"Carhart","given":"Alicia M."},{"family":"Fopma","given":"Seth J."},{"family":"Szura","given":"Stephanie"},{"family":"Yin","given":"Yao"},{"family":"Winkleman","given":"Jennie S."},{"family":"Langrehr","given":"Heidi A."}],"issued":{"date-parts":[["2025"]]}}},{"id":4163,"uris":["http://www.mendeley.com/documents/?uuid=68124600-3a9f-3dab-8174-6ce8afa683b9","http://zotero.org/users/13640977/items/8EBIKX2R"],"itemData":{"id":4163,"type":"book","number-of-pages":"1-134","publisher":"U.S. Army Corps of Engineers Technical Report 2004-T002-01","title":"Long Term Resource Monitoring Program Procedures: Water Quality Monitoring","author":[{"family":"Soballe","given":"David M."},{"family":"Fischer","given":"James R."}],"issued":{"date-parts":[["2004"]]},"citation-key":"soballeLongTermResource2004"}}],"schema":"https://github.com/citation-style-language/schema/raw/master/csl-citation.json"} </w:instrText>
      </w:r>
      <w:r w:rsidR="00A43AC2" w:rsidRPr="00C56684">
        <w:rPr>
          <w:rFonts w:ascii="Times New Roman" w:hAnsi="Times New Roman" w:cs="Times New Roman"/>
        </w:rPr>
        <w:fldChar w:fldCharType="separate"/>
      </w:r>
      <w:r w:rsidR="009768BD" w:rsidRPr="009768BD">
        <w:rPr>
          <w:rFonts w:ascii="Times New Roman" w:hAnsi="Times New Roman" w:cs="Times New Roman"/>
        </w:rPr>
        <w:t>(De Jager et al.</w:t>
      </w:r>
      <w:del w:id="267" w:author="Larson, Danelle M" w:date="2026-02-02T12:59:00Z" w16du:dateUtc="2026-02-02T18:59:00Z">
        <w:r w:rsidR="009768BD" w:rsidRPr="009768BD" w:rsidDel="00507BE4">
          <w:rPr>
            <w:rFonts w:ascii="Times New Roman" w:hAnsi="Times New Roman" w:cs="Times New Roman"/>
          </w:rPr>
          <w:delText>,</w:delText>
        </w:r>
      </w:del>
      <w:r w:rsidR="009768BD" w:rsidRPr="009768BD">
        <w:rPr>
          <w:rFonts w:ascii="Times New Roman" w:hAnsi="Times New Roman" w:cs="Times New Roman"/>
        </w:rPr>
        <w:t xml:space="preserve"> 2018;</w:t>
      </w:r>
      <w:r w:rsidR="004F0675">
        <w:rPr>
          <w:rFonts w:ascii="Times New Roman" w:hAnsi="Times New Roman" w:cs="Times New Roman"/>
        </w:rPr>
        <w:t xml:space="preserve"> </w:t>
      </w:r>
      <w:del w:id="268" w:author="Larson, Danelle M" w:date="2026-02-02T12:59:00Z" w16du:dateUtc="2026-02-02T18:59:00Z">
        <w:r w:rsidR="009768BD" w:rsidRPr="009768BD" w:rsidDel="00507BE4">
          <w:rPr>
            <w:rFonts w:ascii="Times New Roman" w:hAnsi="Times New Roman" w:cs="Times New Roman"/>
          </w:rPr>
          <w:delText xml:space="preserve"> D. M. </w:delText>
        </w:r>
      </w:del>
      <w:r w:rsidR="009768BD" w:rsidRPr="009768BD">
        <w:rPr>
          <w:rFonts w:ascii="Times New Roman" w:hAnsi="Times New Roman" w:cs="Times New Roman"/>
        </w:rPr>
        <w:t>Larson et al.</w:t>
      </w:r>
      <w:del w:id="269" w:author="Larson, Danelle M" w:date="2026-02-02T12:59:00Z" w16du:dateUtc="2026-02-02T18:59:00Z">
        <w:r w:rsidR="009768BD" w:rsidRPr="009768BD" w:rsidDel="00507BE4">
          <w:rPr>
            <w:rFonts w:ascii="Times New Roman" w:hAnsi="Times New Roman" w:cs="Times New Roman"/>
          </w:rPr>
          <w:delText>,</w:delText>
        </w:r>
      </w:del>
      <w:r w:rsidR="009768BD" w:rsidRPr="009768BD">
        <w:rPr>
          <w:rFonts w:ascii="Times New Roman" w:hAnsi="Times New Roman" w:cs="Times New Roman"/>
        </w:rPr>
        <w:t xml:space="preserve"> 2025; Soballe &amp; Fischer</w:t>
      </w:r>
      <w:del w:id="270" w:author="Larson, Danelle M" w:date="2026-02-02T12:59:00Z" w16du:dateUtc="2026-02-02T18:59:00Z">
        <w:r w:rsidR="009768BD" w:rsidRPr="009768BD" w:rsidDel="00507BE4">
          <w:rPr>
            <w:rFonts w:ascii="Times New Roman" w:hAnsi="Times New Roman" w:cs="Times New Roman"/>
          </w:rPr>
          <w:delText>,</w:delText>
        </w:r>
      </w:del>
      <w:r w:rsidR="009768BD" w:rsidRPr="009768BD">
        <w:rPr>
          <w:rFonts w:ascii="Times New Roman" w:hAnsi="Times New Roman" w:cs="Times New Roman"/>
        </w:rPr>
        <w:t xml:space="preserve"> 2004)</w:t>
      </w:r>
      <w:r w:rsidR="00A43AC2" w:rsidRPr="00C56684">
        <w:rPr>
          <w:rFonts w:ascii="Times New Roman" w:hAnsi="Times New Roman" w:cs="Times New Roman"/>
        </w:rPr>
        <w:fldChar w:fldCharType="end"/>
      </w:r>
      <w:r w:rsidRPr="00C56684">
        <w:rPr>
          <w:rFonts w:ascii="Times New Roman" w:hAnsi="Times New Roman" w:cs="Times New Roman"/>
        </w:rPr>
        <w:t xml:space="preserve">. </w:t>
      </w:r>
      <w:r w:rsidR="004B2E6A">
        <w:rPr>
          <w:rFonts w:ascii="Times New Roman" w:hAnsi="Times New Roman" w:cs="Times New Roman"/>
        </w:rPr>
        <w:t xml:space="preserve">We </w:t>
      </w:r>
      <w:r w:rsidR="004F0675">
        <w:rPr>
          <w:rFonts w:ascii="Times New Roman" w:hAnsi="Times New Roman" w:cs="Times New Roman"/>
        </w:rPr>
        <w:t>included</w:t>
      </w:r>
      <w:r w:rsidR="00520FF2" w:rsidRPr="00C56684">
        <w:rPr>
          <w:rFonts w:ascii="Times New Roman" w:hAnsi="Times New Roman" w:cs="Times New Roman"/>
        </w:rPr>
        <w:t xml:space="preserve"> </w:t>
      </w:r>
      <w:commentRangeStart w:id="271"/>
      <w:commentRangeStart w:id="272"/>
      <w:r w:rsidR="00520FF2" w:rsidRPr="00C56684">
        <w:rPr>
          <w:rFonts w:ascii="Times New Roman" w:hAnsi="Times New Roman" w:cs="Times New Roman"/>
        </w:rPr>
        <w:t xml:space="preserve">four </w:t>
      </w:r>
      <w:r w:rsidR="00520FF2">
        <w:rPr>
          <w:rFonts w:ascii="Times New Roman" w:hAnsi="Times New Roman" w:cs="Times New Roman"/>
        </w:rPr>
        <w:t xml:space="preserve">study </w:t>
      </w:r>
      <w:r w:rsidR="00D930C3">
        <w:rPr>
          <w:rFonts w:ascii="Times New Roman" w:hAnsi="Times New Roman" w:cs="Times New Roman"/>
        </w:rPr>
        <w:t>reaches</w:t>
      </w:r>
      <w:r w:rsidR="007B406E">
        <w:rPr>
          <w:rFonts w:ascii="Times New Roman" w:hAnsi="Times New Roman" w:cs="Times New Roman"/>
        </w:rPr>
        <w:t xml:space="preserve"> named </w:t>
      </w:r>
      <w:r w:rsidR="00520FF2" w:rsidRPr="4EF9E63C">
        <w:rPr>
          <w:rFonts w:ascii="Times New Roman" w:hAnsi="Times New Roman" w:cs="Times New Roman"/>
        </w:rPr>
        <w:t xml:space="preserve">Upper </w:t>
      </w:r>
      <w:del w:id="273" w:author="jeff houser" w:date="2026-01-26T14:22:00Z" w16du:dateUtc="2026-01-26T20:22:00Z">
        <w:r w:rsidR="00996C54" w:rsidDel="00C50FD8">
          <w:rPr>
            <w:rFonts w:ascii="Times New Roman" w:hAnsi="Times New Roman" w:cs="Times New Roman"/>
          </w:rPr>
          <w:delText>Reach</w:delText>
        </w:r>
        <w:r w:rsidR="00520FF2" w:rsidRPr="4EF9E63C" w:rsidDel="00C50FD8">
          <w:rPr>
            <w:rFonts w:ascii="Times New Roman" w:hAnsi="Times New Roman" w:cs="Times New Roman"/>
          </w:rPr>
          <w:delText xml:space="preserve"> </w:delText>
        </w:r>
      </w:del>
      <w:ins w:id="274" w:author="jeff houser" w:date="2026-01-26T14:22:00Z" w16du:dateUtc="2026-01-26T20:22:00Z">
        <w:r w:rsidR="00C50FD8">
          <w:rPr>
            <w:rFonts w:ascii="Times New Roman" w:hAnsi="Times New Roman" w:cs="Times New Roman"/>
          </w:rPr>
          <w:t>Pool</w:t>
        </w:r>
        <w:r w:rsidR="00C50FD8" w:rsidRPr="4EF9E63C">
          <w:rPr>
            <w:rFonts w:ascii="Times New Roman" w:hAnsi="Times New Roman" w:cs="Times New Roman"/>
          </w:rPr>
          <w:t xml:space="preserve"> </w:t>
        </w:r>
      </w:ins>
      <w:r w:rsidR="00520FF2" w:rsidRPr="4EF9E63C">
        <w:rPr>
          <w:rFonts w:ascii="Times New Roman" w:hAnsi="Times New Roman" w:cs="Times New Roman"/>
        </w:rPr>
        <w:t xml:space="preserve">4, Lower </w:t>
      </w:r>
      <w:del w:id="275" w:author="jeff houser" w:date="2026-01-26T14:22:00Z" w16du:dateUtc="2026-01-26T20:22:00Z">
        <w:r w:rsidR="00996C54" w:rsidDel="00C50FD8">
          <w:rPr>
            <w:rFonts w:ascii="Times New Roman" w:hAnsi="Times New Roman" w:cs="Times New Roman"/>
          </w:rPr>
          <w:delText>Reach</w:delText>
        </w:r>
        <w:r w:rsidR="00520FF2" w:rsidRPr="4EF9E63C" w:rsidDel="00C50FD8">
          <w:rPr>
            <w:rFonts w:ascii="Times New Roman" w:hAnsi="Times New Roman" w:cs="Times New Roman"/>
          </w:rPr>
          <w:delText xml:space="preserve"> </w:delText>
        </w:r>
      </w:del>
      <w:ins w:id="276" w:author="jeff houser" w:date="2026-01-26T14:22:00Z" w16du:dateUtc="2026-01-26T20:22:00Z">
        <w:r w:rsidR="00C50FD8">
          <w:rPr>
            <w:rFonts w:ascii="Times New Roman" w:hAnsi="Times New Roman" w:cs="Times New Roman"/>
          </w:rPr>
          <w:t xml:space="preserve">Pool </w:t>
        </w:r>
      </w:ins>
      <w:r w:rsidR="00520FF2" w:rsidRPr="4EF9E63C">
        <w:rPr>
          <w:rFonts w:ascii="Times New Roman" w:hAnsi="Times New Roman" w:cs="Times New Roman"/>
        </w:rPr>
        <w:t xml:space="preserve">4, </w:t>
      </w:r>
      <w:del w:id="277" w:author="jeff houser" w:date="2026-01-26T14:28:00Z" w16du:dateUtc="2026-01-26T20:28:00Z">
        <w:r w:rsidR="00996C54" w:rsidDel="008756B3">
          <w:rPr>
            <w:rFonts w:ascii="Times New Roman" w:hAnsi="Times New Roman" w:cs="Times New Roman"/>
          </w:rPr>
          <w:delText>Reach</w:delText>
        </w:r>
        <w:r w:rsidR="00520FF2" w:rsidRPr="4EF9E63C" w:rsidDel="008756B3">
          <w:rPr>
            <w:rFonts w:ascii="Times New Roman" w:hAnsi="Times New Roman" w:cs="Times New Roman"/>
          </w:rPr>
          <w:delText xml:space="preserve"> </w:delText>
        </w:r>
      </w:del>
      <w:ins w:id="278" w:author="jeff houser" w:date="2026-01-26T14:28:00Z" w16du:dateUtc="2026-01-26T20:28:00Z">
        <w:r w:rsidR="008756B3">
          <w:rPr>
            <w:rFonts w:ascii="Times New Roman" w:hAnsi="Times New Roman" w:cs="Times New Roman"/>
          </w:rPr>
          <w:t>Pool</w:t>
        </w:r>
        <w:r w:rsidR="008756B3" w:rsidRPr="4EF9E63C">
          <w:rPr>
            <w:rFonts w:ascii="Times New Roman" w:hAnsi="Times New Roman" w:cs="Times New Roman"/>
          </w:rPr>
          <w:t xml:space="preserve"> </w:t>
        </w:r>
      </w:ins>
      <w:r w:rsidR="00520FF2" w:rsidRPr="4EF9E63C">
        <w:rPr>
          <w:rFonts w:ascii="Times New Roman" w:hAnsi="Times New Roman" w:cs="Times New Roman"/>
        </w:rPr>
        <w:t>8</w:t>
      </w:r>
      <w:r w:rsidR="00520FF2">
        <w:rPr>
          <w:rFonts w:ascii="Times New Roman" w:hAnsi="Times New Roman" w:cs="Times New Roman"/>
        </w:rPr>
        <w:t>,</w:t>
      </w:r>
      <w:r w:rsidR="00520FF2" w:rsidRPr="4EF9E63C">
        <w:rPr>
          <w:rFonts w:ascii="Times New Roman" w:hAnsi="Times New Roman" w:cs="Times New Roman"/>
        </w:rPr>
        <w:t xml:space="preserve"> and </w:t>
      </w:r>
      <w:del w:id="279" w:author="jeff houser" w:date="2026-01-26T14:28:00Z" w16du:dateUtc="2026-01-26T20:28:00Z">
        <w:r w:rsidR="00996C54" w:rsidDel="008756B3">
          <w:rPr>
            <w:rFonts w:ascii="Times New Roman" w:hAnsi="Times New Roman" w:cs="Times New Roman"/>
          </w:rPr>
          <w:delText>Reach</w:delText>
        </w:r>
        <w:r w:rsidR="00520FF2" w:rsidRPr="4EF9E63C" w:rsidDel="008756B3">
          <w:rPr>
            <w:rFonts w:ascii="Times New Roman" w:hAnsi="Times New Roman" w:cs="Times New Roman"/>
          </w:rPr>
          <w:delText xml:space="preserve"> </w:delText>
        </w:r>
      </w:del>
      <w:ins w:id="280" w:author="jeff houser" w:date="2026-01-26T14:28:00Z" w16du:dateUtc="2026-01-26T20:28:00Z">
        <w:r w:rsidR="008756B3">
          <w:rPr>
            <w:rFonts w:ascii="Times New Roman" w:hAnsi="Times New Roman" w:cs="Times New Roman"/>
          </w:rPr>
          <w:t xml:space="preserve">Pool </w:t>
        </w:r>
      </w:ins>
      <w:r w:rsidR="00520FF2" w:rsidRPr="4EF9E63C">
        <w:rPr>
          <w:rFonts w:ascii="Times New Roman" w:hAnsi="Times New Roman" w:cs="Times New Roman"/>
        </w:rPr>
        <w:t xml:space="preserve">13 </w:t>
      </w:r>
      <w:commentRangeEnd w:id="271"/>
      <w:r w:rsidR="006C5E18">
        <w:rPr>
          <w:rStyle w:val="CommentReference"/>
          <w:rFonts w:ascii="Times New Roman" w:eastAsia="Times New Roman" w:hAnsi="Times New Roman" w:cs="Times New Roman"/>
        </w:rPr>
        <w:commentReference w:id="271"/>
      </w:r>
      <w:commentRangeEnd w:id="272"/>
      <w:r w:rsidR="00E20A27">
        <w:rPr>
          <w:rStyle w:val="CommentReference"/>
          <w:rFonts w:ascii="Times New Roman" w:eastAsia="Times New Roman" w:hAnsi="Times New Roman" w:cs="Times New Roman"/>
        </w:rPr>
        <w:commentReference w:id="272"/>
      </w:r>
      <w:r w:rsidR="00520FF2">
        <w:rPr>
          <w:rFonts w:ascii="Times New Roman" w:hAnsi="Times New Roman" w:cs="Times New Roman"/>
        </w:rPr>
        <w:t xml:space="preserve">that </w:t>
      </w:r>
      <w:r w:rsidR="00520FF2" w:rsidRPr="007903B4">
        <w:rPr>
          <w:rFonts w:ascii="Times New Roman" w:hAnsi="Times New Roman" w:cs="Times New Roman"/>
        </w:rPr>
        <w:t>span</w:t>
      </w:r>
      <w:ins w:id="281" w:author="Larson, Danelle M" w:date="2026-01-30T10:28:00Z" w16du:dateUtc="2026-01-30T16:28:00Z">
        <w:r w:rsidR="0025140E">
          <w:rPr>
            <w:rFonts w:ascii="Times New Roman" w:hAnsi="Times New Roman" w:cs="Times New Roman"/>
          </w:rPr>
          <w:t>ned</w:t>
        </w:r>
      </w:ins>
      <w:r w:rsidR="00295452">
        <w:rPr>
          <w:rFonts w:ascii="Times New Roman" w:hAnsi="Times New Roman" w:cs="Times New Roman"/>
        </w:rPr>
        <w:t xml:space="preserve"> </w:t>
      </w:r>
      <w:del w:id="282" w:author="Larson, Danelle M" w:date="2026-01-30T10:28:00Z" w16du:dateUtc="2026-01-30T16:28:00Z">
        <w:r w:rsidR="00520FF2" w:rsidRPr="007903B4" w:rsidDel="0025140E">
          <w:rPr>
            <w:rFonts w:ascii="Times New Roman" w:hAnsi="Times New Roman" w:cs="Times New Roman"/>
          </w:rPr>
          <w:delText xml:space="preserve"> </w:delText>
        </w:r>
        <w:r w:rsidR="0068461E" w:rsidDel="0025140E">
          <w:rPr>
            <w:rFonts w:ascii="Times New Roman" w:hAnsi="Times New Roman" w:cs="Times New Roman"/>
          </w:rPr>
          <w:delText xml:space="preserve">across </w:delText>
        </w:r>
      </w:del>
      <w:r w:rsidR="0068461E">
        <w:rPr>
          <w:rFonts w:ascii="Times New Roman" w:hAnsi="Times New Roman" w:cs="Times New Roman"/>
        </w:rPr>
        <w:t>a</w:t>
      </w:r>
      <w:r w:rsidR="00520FF2">
        <w:rPr>
          <w:rFonts w:ascii="Times New Roman" w:hAnsi="Times New Roman" w:cs="Times New Roman"/>
        </w:rPr>
        <w:t xml:space="preserve"> 4</w:t>
      </w:r>
      <w:r w:rsidR="00520FF2" w:rsidRPr="007903B4">
        <w:rPr>
          <w:rFonts w:ascii="Times New Roman" w:hAnsi="Times New Roman" w:cs="Times New Roman"/>
        </w:rPr>
        <w:t>00</w:t>
      </w:r>
      <w:r w:rsidR="00E76280">
        <w:rPr>
          <w:rFonts w:ascii="Times New Roman" w:hAnsi="Times New Roman" w:cs="Times New Roman"/>
        </w:rPr>
        <w:t>-</w:t>
      </w:r>
      <w:r w:rsidR="00520FF2" w:rsidRPr="007903B4">
        <w:rPr>
          <w:rFonts w:ascii="Times New Roman" w:hAnsi="Times New Roman" w:cs="Times New Roman"/>
        </w:rPr>
        <w:t xml:space="preserve">km </w:t>
      </w:r>
      <w:r w:rsidR="00520FF2">
        <w:rPr>
          <w:rFonts w:ascii="Times New Roman" w:hAnsi="Times New Roman" w:cs="Times New Roman"/>
        </w:rPr>
        <w:t xml:space="preserve">river </w:t>
      </w:r>
      <w:r w:rsidR="007B406E">
        <w:rPr>
          <w:rFonts w:ascii="Times New Roman" w:hAnsi="Times New Roman" w:cs="Times New Roman"/>
        </w:rPr>
        <w:t>reach</w:t>
      </w:r>
      <w:r w:rsidR="00520FF2">
        <w:rPr>
          <w:rFonts w:ascii="Times New Roman" w:hAnsi="Times New Roman" w:cs="Times New Roman"/>
        </w:rPr>
        <w:t xml:space="preserve"> (Figure 1)</w:t>
      </w:r>
      <w:r w:rsidR="007B406E">
        <w:rPr>
          <w:rFonts w:ascii="Times New Roman" w:hAnsi="Times New Roman" w:cs="Times New Roman"/>
        </w:rPr>
        <w:t xml:space="preserve">. </w:t>
      </w:r>
      <w:del w:id="283" w:author="Larson, Danelle M" w:date="2026-01-30T10:28:00Z" w16du:dateUtc="2026-01-30T16:28:00Z">
        <w:r w:rsidR="007B406E" w:rsidDel="0025140E">
          <w:rPr>
            <w:rFonts w:ascii="Times New Roman" w:hAnsi="Times New Roman" w:cs="Times New Roman"/>
          </w:rPr>
          <w:delText>W</w:delText>
        </w:r>
        <w:r w:rsidR="00520FF2" w:rsidDel="0025140E">
          <w:rPr>
            <w:rFonts w:ascii="Times New Roman" w:hAnsi="Times New Roman" w:cs="Times New Roman"/>
          </w:rPr>
          <w:delText>ithin these</w:delText>
        </w:r>
        <w:r w:rsidR="00020C28" w:rsidDel="0025140E">
          <w:rPr>
            <w:rFonts w:ascii="Times New Roman" w:hAnsi="Times New Roman" w:cs="Times New Roman"/>
          </w:rPr>
          <w:delText xml:space="preserve"> </w:delText>
        </w:r>
      </w:del>
      <w:ins w:id="284" w:author="Larson, Danelle M" w:date="2026-01-30T10:28:00Z" w16du:dateUtc="2026-01-30T16:28:00Z">
        <w:r w:rsidR="0025140E">
          <w:rPr>
            <w:rFonts w:ascii="Times New Roman" w:hAnsi="Times New Roman" w:cs="Times New Roman"/>
          </w:rPr>
          <w:t xml:space="preserve">These </w:t>
        </w:r>
      </w:ins>
      <w:r w:rsidR="00D930C3">
        <w:rPr>
          <w:rFonts w:ascii="Times New Roman" w:hAnsi="Times New Roman" w:cs="Times New Roman"/>
        </w:rPr>
        <w:t>reaches</w:t>
      </w:r>
      <w:r w:rsidR="00020C28">
        <w:rPr>
          <w:rFonts w:ascii="Times New Roman" w:hAnsi="Times New Roman" w:cs="Times New Roman"/>
        </w:rPr>
        <w:t xml:space="preserve"> </w:t>
      </w:r>
      <w:del w:id="285" w:author="Larson, Danelle M" w:date="2026-01-30T10:28:00Z" w16du:dateUtc="2026-01-30T16:28:00Z">
        <w:r w:rsidR="00020C28" w:rsidDel="0025140E">
          <w:rPr>
            <w:rFonts w:ascii="Times New Roman" w:hAnsi="Times New Roman" w:cs="Times New Roman"/>
          </w:rPr>
          <w:delText>are</w:delText>
        </w:r>
        <w:r w:rsidR="00520FF2" w:rsidDel="0025140E">
          <w:rPr>
            <w:rFonts w:ascii="Times New Roman" w:hAnsi="Times New Roman" w:cs="Times New Roman"/>
          </w:rPr>
          <w:delText xml:space="preserve"> </w:delText>
        </w:r>
      </w:del>
      <w:ins w:id="286" w:author="Larson, Danelle M" w:date="2026-01-30T10:28:00Z" w16du:dateUtc="2026-01-30T16:28:00Z">
        <w:r w:rsidR="0025140E">
          <w:rPr>
            <w:rFonts w:ascii="Times New Roman" w:hAnsi="Times New Roman" w:cs="Times New Roman"/>
          </w:rPr>
          <w:t xml:space="preserve">have </w:t>
        </w:r>
      </w:ins>
      <w:r w:rsidR="00520FF2" w:rsidRPr="007903B4">
        <w:rPr>
          <w:rFonts w:ascii="Times New Roman" w:hAnsi="Times New Roman" w:cs="Times New Roman"/>
        </w:rPr>
        <w:t>multiple environmental gradients</w:t>
      </w:r>
      <w:r w:rsidR="00520FF2">
        <w:rPr>
          <w:rFonts w:ascii="Times New Roman" w:hAnsi="Times New Roman" w:cs="Times New Roman"/>
        </w:rPr>
        <w:t>, four strata</w:t>
      </w:r>
      <w:r w:rsidR="000B334F">
        <w:rPr>
          <w:rFonts w:ascii="Times New Roman" w:hAnsi="Times New Roman" w:cs="Times New Roman"/>
        </w:rPr>
        <w:t xml:space="preserve"> (habitat types)</w:t>
      </w:r>
      <w:r w:rsidR="00520FF2">
        <w:rPr>
          <w:rFonts w:ascii="Times New Roman" w:hAnsi="Times New Roman" w:cs="Times New Roman"/>
        </w:rPr>
        <w:t xml:space="preserve">, and </w:t>
      </w:r>
      <w:r w:rsidR="00295452">
        <w:rPr>
          <w:rFonts w:ascii="Times New Roman" w:hAnsi="Times New Roman" w:cs="Times New Roman"/>
        </w:rPr>
        <w:t>marginally</w:t>
      </w:r>
      <w:r w:rsidR="00520FF2">
        <w:rPr>
          <w:rFonts w:ascii="Times New Roman" w:hAnsi="Times New Roman" w:cs="Times New Roman"/>
        </w:rPr>
        <w:t xml:space="preserve"> different macrophyte community</w:t>
      </w:r>
      <w:r w:rsidR="00315C3A">
        <w:rPr>
          <w:rFonts w:ascii="Times New Roman" w:hAnsi="Times New Roman" w:cs="Times New Roman"/>
        </w:rPr>
        <w:t xml:space="preserve"> composition</w:t>
      </w:r>
      <w:r w:rsidR="00520FF2">
        <w:rPr>
          <w:rFonts w:ascii="Times New Roman" w:hAnsi="Times New Roman" w:cs="Times New Roman"/>
        </w:rPr>
        <w:t xml:space="preserve"> </w:t>
      </w:r>
      <w:r w:rsidR="00520FF2">
        <w:rPr>
          <w:rFonts w:ascii="Times New Roman" w:hAnsi="Times New Roman" w:cs="Times New Roman"/>
        </w:rPr>
        <w:fldChar w:fldCharType="begin" w:fldLock="1"/>
      </w:r>
      <w:r w:rsidR="00A27BE5">
        <w:rPr>
          <w:rFonts w:ascii="Times New Roman" w:hAnsi="Times New Roman" w:cs="Times New Roman"/>
        </w:rPr>
        <w:instrText xml:space="preserve"> ADDIN ZOTERO_ITEM CSL_CITATION {"citationID":"jo41C7tr","properties":{"formattedCitation":"(D. M. Larson, Carhart, et al., 2023)","plainCitation":"(D. M. Larson, Carhart, et al., 2023)","noteIndex":0},"citationItems":[{"id":4533,"uris":["http://www.mendeley.com/documents/?uuid=4a3f8184-5e98-367c-855a-e1d6366da0e3","http://zotero.org/users/13640977/items/SXNFQUKZ"],"itemData":{"id":4533,"type":"article-journal","container-title":"Ecosphere","DOI":"10.1002/ecs2.4468","page":"e4468","title":"Aquatic vegetation types identified during early and late phases of vegetation recovery in the Upper Mississippi River","volume":"14","author":[{"family":"Larson","given":"Danelle M"},{"family":"Carhart","given":"Alicia"},{"family":"Lund","given":"Eric"}],"issued":{"date-parts":[["2023"]]},"citation-key":"larsonAquaticVegetationTypes2023"}}],"schema":"https://github.com/citation-style-language/schema/raw/master/csl-citation.json"} </w:instrText>
      </w:r>
      <w:r w:rsidR="00520FF2">
        <w:rPr>
          <w:rFonts w:ascii="Times New Roman" w:hAnsi="Times New Roman" w:cs="Times New Roman"/>
        </w:rPr>
        <w:fldChar w:fldCharType="separate"/>
      </w:r>
      <w:r w:rsidR="009768BD" w:rsidRPr="009768BD">
        <w:rPr>
          <w:rFonts w:ascii="Times New Roman" w:hAnsi="Times New Roman" w:cs="Times New Roman"/>
        </w:rPr>
        <w:t>(</w:t>
      </w:r>
      <w:del w:id="287" w:author="Larson, Danelle M" w:date="2026-02-02T12:59:00Z" w16du:dateUtc="2026-02-02T18:59:00Z">
        <w:r w:rsidR="009768BD" w:rsidRPr="009768BD" w:rsidDel="00507BE4">
          <w:rPr>
            <w:rFonts w:ascii="Times New Roman" w:hAnsi="Times New Roman" w:cs="Times New Roman"/>
          </w:rPr>
          <w:delText>D. M.</w:delText>
        </w:r>
      </w:del>
      <w:r w:rsidR="009768BD" w:rsidRPr="009768BD">
        <w:rPr>
          <w:rFonts w:ascii="Times New Roman" w:hAnsi="Times New Roman" w:cs="Times New Roman"/>
        </w:rPr>
        <w:t>Larson</w:t>
      </w:r>
      <w:r w:rsidR="00295452">
        <w:rPr>
          <w:rFonts w:ascii="Times New Roman" w:hAnsi="Times New Roman" w:cs="Times New Roman"/>
        </w:rPr>
        <w:t xml:space="preserve"> </w:t>
      </w:r>
      <w:del w:id="288" w:author="Larson, Danelle M" w:date="2026-02-02T12:59:00Z" w16du:dateUtc="2026-02-02T18:59:00Z">
        <w:r w:rsidR="009768BD" w:rsidRPr="009768BD" w:rsidDel="00507BE4">
          <w:rPr>
            <w:rFonts w:ascii="Times New Roman" w:hAnsi="Times New Roman" w:cs="Times New Roman"/>
          </w:rPr>
          <w:delText xml:space="preserve">, Carhart, </w:delText>
        </w:r>
      </w:del>
      <w:r w:rsidR="009768BD" w:rsidRPr="009768BD">
        <w:rPr>
          <w:rFonts w:ascii="Times New Roman" w:hAnsi="Times New Roman" w:cs="Times New Roman"/>
        </w:rPr>
        <w:t>et al.</w:t>
      </w:r>
      <w:del w:id="289" w:author="Larson, Danelle M" w:date="2026-02-02T12:59:00Z" w16du:dateUtc="2026-02-02T18:59:00Z">
        <w:r w:rsidR="009768BD" w:rsidRPr="009768BD" w:rsidDel="00507BE4">
          <w:rPr>
            <w:rFonts w:ascii="Times New Roman" w:hAnsi="Times New Roman" w:cs="Times New Roman"/>
          </w:rPr>
          <w:delText>,</w:delText>
        </w:r>
      </w:del>
      <w:r w:rsidR="009768BD" w:rsidRPr="009768BD">
        <w:rPr>
          <w:rFonts w:ascii="Times New Roman" w:hAnsi="Times New Roman" w:cs="Times New Roman"/>
        </w:rPr>
        <w:t xml:space="preserve"> 2023)</w:t>
      </w:r>
      <w:r w:rsidR="00520FF2">
        <w:rPr>
          <w:rFonts w:ascii="Times New Roman" w:hAnsi="Times New Roman" w:cs="Times New Roman"/>
        </w:rPr>
        <w:fldChar w:fldCharType="end"/>
      </w:r>
      <w:r w:rsidR="00520FF2">
        <w:rPr>
          <w:rFonts w:ascii="Times New Roman" w:hAnsi="Times New Roman" w:cs="Times New Roman"/>
        </w:rPr>
        <w:t xml:space="preserve">. </w:t>
      </w:r>
    </w:p>
    <w:p w14:paraId="1475D037" w14:textId="7DA9979F" w:rsidR="000C3E00" w:rsidRPr="000C3E00" w:rsidRDefault="000C3E00" w:rsidP="008C7EAC">
      <w:pPr>
        <w:spacing w:line="480" w:lineRule="auto"/>
        <w:ind w:firstLine="720"/>
        <w:rPr>
          <w:rFonts w:ascii="Times New Roman" w:eastAsia="Calibri" w:hAnsi="Times New Roman" w:cs="Times New Roman"/>
        </w:rPr>
      </w:pPr>
      <w:r w:rsidRPr="00FF33CB">
        <w:rPr>
          <w:rFonts w:ascii="Times New Roman" w:eastAsia="Calibri" w:hAnsi="Times New Roman" w:cs="Times New Roman"/>
        </w:rPr>
        <w:t>Macrophytes were surveyed annually</w:t>
      </w:r>
      <w:r w:rsidR="009B32E1">
        <w:rPr>
          <w:rFonts w:ascii="Times New Roman" w:eastAsia="Calibri" w:hAnsi="Times New Roman" w:cs="Times New Roman"/>
        </w:rPr>
        <w:t xml:space="preserve"> </w:t>
      </w:r>
      <w:r w:rsidR="005C2749">
        <w:rPr>
          <w:rFonts w:ascii="Times New Roman" w:eastAsia="Calibri" w:hAnsi="Times New Roman" w:cs="Times New Roman"/>
        </w:rPr>
        <w:t>during</w:t>
      </w:r>
      <w:r w:rsidR="009B32E1">
        <w:rPr>
          <w:rFonts w:ascii="Times New Roman" w:eastAsia="Calibri" w:hAnsi="Times New Roman" w:cs="Times New Roman"/>
        </w:rPr>
        <w:t xml:space="preserve"> summer</w:t>
      </w:r>
      <w:r w:rsidRPr="00FF33CB">
        <w:rPr>
          <w:rFonts w:ascii="Times New Roman" w:eastAsia="Calibri" w:hAnsi="Times New Roman" w:cs="Times New Roman"/>
        </w:rPr>
        <w:t xml:space="preserve"> </w:t>
      </w:r>
      <w:r w:rsidR="0024212B" w:rsidRPr="00FF33CB">
        <w:rPr>
          <w:rFonts w:ascii="Times New Roman" w:eastAsia="Calibri" w:hAnsi="Times New Roman" w:cs="Times New Roman"/>
        </w:rPr>
        <w:t>using a standardized protocol</w:t>
      </w:r>
      <w:r w:rsidR="0024212B">
        <w:rPr>
          <w:rFonts w:ascii="Times New Roman" w:eastAsia="Calibri" w:hAnsi="Times New Roman" w:cs="Times New Roman"/>
        </w:rPr>
        <w:t xml:space="preserve"> </w:t>
      </w:r>
      <w:r w:rsidRPr="00FF33CB">
        <w:rPr>
          <w:rFonts w:ascii="Times New Roman" w:eastAsia="Calibri" w:hAnsi="Times New Roman" w:cs="Times New Roman"/>
        </w:rPr>
        <w:t xml:space="preserve">at 450 plots </w:t>
      </w:r>
      <w:r w:rsidR="008C7EAC">
        <w:rPr>
          <w:rFonts w:ascii="Times New Roman" w:eastAsia="Calibri" w:hAnsi="Times New Roman" w:cs="Times New Roman"/>
        </w:rPr>
        <w:t>in Pools 4, 8 and 13</w:t>
      </w:r>
      <w:r w:rsidR="00523A75">
        <w:rPr>
          <w:rFonts w:ascii="Times New Roman" w:eastAsia="Calibri" w:hAnsi="Times New Roman" w:cs="Times New Roman"/>
        </w:rPr>
        <w:t xml:space="preserve"> </w:t>
      </w:r>
      <w:r w:rsidR="00523A75">
        <w:rPr>
          <w:rFonts w:ascii="Times New Roman" w:eastAsia="Calibri" w:hAnsi="Times New Roman" w:cs="Times New Roman"/>
        </w:rPr>
        <w:fldChar w:fldCharType="begin"/>
      </w:r>
      <w:r w:rsidR="00A27BE5">
        <w:rPr>
          <w:rFonts w:ascii="Times New Roman" w:eastAsia="Calibri" w:hAnsi="Times New Roman" w:cs="Times New Roman"/>
        </w:rPr>
        <w:instrText xml:space="preserve"> ADDIN ZOTERO_ITEM CSL_CITATION {"citationID":"0ttv7S0b","properties":{"formattedCitation":"(D. M. Larson et al., 2025)","plainCitation":"(D. M. Larson et al., 2025)","noteIndex":0},"citationItems":[{"id":"qRQ4npYE/ygkljeRu","uris":["http://zotero.org/users/13640977/items/27MLD4W7"],"itemData":{"id":"d9iIozO4/TysSuClV","type":"article-journal","container-title":"U.S. Geological Survey, Methods and Techniques Report","DOI":"XXXXXXXXXXX","page":"25","title":"Long Term Resource Monitoring sampling procedures: aquatic vegetation monitoring, version 2.","author":[{"family":"Larson","given":"Danelle M."},{"family":"Lund","given":"Eric E."},{"family":"Carhart","given":"Alicia M."},{"family":"Fopma","given":"Seth J."},{"family":"Szura","given":"Stephanie"},{"family":"Yin","given":"Yao"},{"family":"Winkleman","given":"Jennie S."},{"family":"Langrehr","given":"Heidi A."}],"issued":{"date-parts":[["2025"]]}}}],"schema":"https://github.com/citation-style-language/schema/raw/master/csl-citation.json"} </w:instrText>
      </w:r>
      <w:r w:rsidR="00523A75">
        <w:rPr>
          <w:rFonts w:ascii="Times New Roman" w:eastAsia="Calibri" w:hAnsi="Times New Roman" w:cs="Times New Roman"/>
        </w:rPr>
        <w:fldChar w:fldCharType="separate"/>
      </w:r>
      <w:r w:rsidR="009768BD" w:rsidRPr="009768BD">
        <w:rPr>
          <w:rFonts w:ascii="Times New Roman" w:hAnsi="Times New Roman" w:cs="Times New Roman"/>
        </w:rPr>
        <w:t>(</w:t>
      </w:r>
      <w:del w:id="290" w:author="Larson, Danelle M" w:date="2026-02-02T12:59:00Z" w16du:dateUtc="2026-02-02T18:59:00Z">
        <w:r w:rsidR="009768BD" w:rsidRPr="009768BD" w:rsidDel="00507BE4">
          <w:rPr>
            <w:rFonts w:ascii="Times New Roman" w:hAnsi="Times New Roman" w:cs="Times New Roman"/>
          </w:rPr>
          <w:delText>D. M.</w:delText>
        </w:r>
      </w:del>
      <w:r w:rsidR="009768BD" w:rsidRPr="009768BD">
        <w:rPr>
          <w:rFonts w:ascii="Times New Roman" w:hAnsi="Times New Roman" w:cs="Times New Roman"/>
        </w:rPr>
        <w:t>Larson et al.</w:t>
      </w:r>
      <w:del w:id="291" w:author="Larson, Danelle M" w:date="2026-02-02T12:59:00Z" w16du:dateUtc="2026-02-02T18:59:00Z">
        <w:r w:rsidR="009768BD" w:rsidRPr="009768BD" w:rsidDel="00507BE4">
          <w:rPr>
            <w:rFonts w:ascii="Times New Roman" w:hAnsi="Times New Roman" w:cs="Times New Roman"/>
          </w:rPr>
          <w:delText>,</w:delText>
        </w:r>
      </w:del>
      <w:r w:rsidR="009768BD" w:rsidRPr="009768BD">
        <w:rPr>
          <w:rFonts w:ascii="Times New Roman" w:hAnsi="Times New Roman" w:cs="Times New Roman"/>
        </w:rPr>
        <w:t xml:space="preserve"> 2025)</w:t>
      </w:r>
      <w:r w:rsidR="00523A75">
        <w:rPr>
          <w:rFonts w:ascii="Times New Roman" w:eastAsia="Calibri" w:hAnsi="Times New Roman" w:cs="Times New Roman"/>
        </w:rPr>
        <w:fldChar w:fldCharType="end"/>
      </w:r>
      <w:r w:rsidR="005F6424">
        <w:rPr>
          <w:rFonts w:ascii="Times New Roman" w:eastAsia="Calibri" w:hAnsi="Times New Roman" w:cs="Times New Roman"/>
        </w:rPr>
        <w:t>.</w:t>
      </w:r>
      <w:del w:id="292" w:author="Larson, Danelle M" w:date="2026-01-30T10:30:00Z" w16du:dateUtc="2026-01-30T16:30:00Z">
        <w:r w:rsidR="008C7EAC" w:rsidDel="00182C12">
          <w:rPr>
            <w:rFonts w:ascii="Times New Roman" w:eastAsia="Calibri" w:hAnsi="Times New Roman" w:cs="Times New Roman"/>
          </w:rPr>
          <w:delText xml:space="preserve"> </w:delText>
        </w:r>
      </w:del>
      <w:ins w:id="293" w:author="Larson, Danelle M" w:date="2026-01-30T10:30:00Z" w16du:dateUtc="2026-01-30T16:30:00Z">
        <w:r w:rsidR="00182C12" w:rsidRPr="00FF33CB">
          <w:rPr>
            <w:rFonts w:ascii="Times New Roman" w:eastAsia="Calibri" w:hAnsi="Times New Roman" w:cs="Times New Roman"/>
          </w:rPr>
          <w:t xml:space="preserve"> </w:t>
        </w:r>
        <w:r w:rsidR="00182C12">
          <w:rPr>
            <w:rFonts w:ascii="Times New Roman" w:eastAsia="Calibri" w:hAnsi="Times New Roman" w:cs="Times New Roman"/>
          </w:rPr>
          <w:t xml:space="preserve">Sampling units were selected under a stratified random sampling design, with strata defined above. Given randomization and relatively low sampling probabilities, units were effectively never resampled (an exception that units in Pool 8 were resampled from 2000–2003). </w:t>
        </w:r>
      </w:ins>
      <w:r w:rsidR="008C7EAC" w:rsidRPr="008C7EAC">
        <w:rPr>
          <w:rFonts w:ascii="Times New Roman" w:eastAsia="Calibri" w:hAnsi="Times New Roman" w:cs="Times New Roman"/>
        </w:rPr>
        <w:t xml:space="preserve">We split Pool 4 into two sections </w:t>
      </w:r>
      <w:r w:rsidR="00E92DC0">
        <w:rPr>
          <w:rFonts w:ascii="Times New Roman" w:eastAsia="Calibri" w:hAnsi="Times New Roman" w:cs="Times New Roman"/>
        </w:rPr>
        <w:t xml:space="preserve">(after stratification) </w:t>
      </w:r>
      <w:r w:rsidR="008C7EAC" w:rsidRPr="008C7EAC">
        <w:rPr>
          <w:rFonts w:ascii="Times New Roman" w:eastAsia="Calibri" w:hAnsi="Times New Roman" w:cs="Times New Roman"/>
        </w:rPr>
        <w:lastRenderedPageBreak/>
        <w:t>named</w:t>
      </w:r>
      <w:r w:rsidR="008C7EAC">
        <w:rPr>
          <w:rFonts w:ascii="Times New Roman" w:eastAsia="Calibri" w:hAnsi="Times New Roman" w:cs="Times New Roman"/>
        </w:rPr>
        <w:t xml:space="preserve"> U</w:t>
      </w:r>
      <w:r w:rsidR="008C7EAC" w:rsidRPr="008C7EAC">
        <w:rPr>
          <w:rFonts w:ascii="Times New Roman" w:eastAsia="Calibri" w:hAnsi="Times New Roman" w:cs="Times New Roman"/>
        </w:rPr>
        <w:t xml:space="preserve">pper Pool 4 and </w:t>
      </w:r>
      <w:r w:rsidR="00E92DC0">
        <w:rPr>
          <w:rFonts w:ascii="Times New Roman" w:eastAsia="Calibri" w:hAnsi="Times New Roman" w:cs="Times New Roman"/>
        </w:rPr>
        <w:t>L</w:t>
      </w:r>
      <w:r w:rsidR="008C7EAC" w:rsidRPr="008C7EAC">
        <w:rPr>
          <w:rFonts w:ascii="Times New Roman" w:eastAsia="Calibri" w:hAnsi="Times New Roman" w:cs="Times New Roman"/>
        </w:rPr>
        <w:t>ower Pool 4, which were then analyzed</w:t>
      </w:r>
      <w:r w:rsidR="008C7EAC">
        <w:rPr>
          <w:rFonts w:ascii="Times New Roman" w:eastAsia="Calibri" w:hAnsi="Times New Roman" w:cs="Times New Roman"/>
        </w:rPr>
        <w:t xml:space="preserve"> </w:t>
      </w:r>
      <w:r w:rsidR="008C7EAC" w:rsidRPr="008C7EAC">
        <w:rPr>
          <w:rFonts w:ascii="Times New Roman" w:eastAsia="Calibri" w:hAnsi="Times New Roman" w:cs="Times New Roman"/>
        </w:rPr>
        <w:t>separately because of the contrasting habitat</w:t>
      </w:r>
      <w:r w:rsidR="008C7EAC">
        <w:rPr>
          <w:rFonts w:ascii="Times New Roman" w:eastAsia="Calibri" w:hAnsi="Times New Roman" w:cs="Times New Roman"/>
        </w:rPr>
        <w:t xml:space="preserve"> </w:t>
      </w:r>
      <w:r w:rsidR="008C7EAC" w:rsidRPr="008C7EAC">
        <w:rPr>
          <w:rFonts w:ascii="Times New Roman" w:eastAsia="Calibri" w:hAnsi="Times New Roman" w:cs="Times New Roman"/>
        </w:rPr>
        <w:t>characteristics upstream and downstream from Lake</w:t>
      </w:r>
      <w:r w:rsidR="008C7EAC">
        <w:rPr>
          <w:rFonts w:ascii="Times New Roman" w:eastAsia="Calibri" w:hAnsi="Times New Roman" w:cs="Times New Roman"/>
        </w:rPr>
        <w:t xml:space="preserve"> </w:t>
      </w:r>
      <w:r w:rsidR="008C7EAC" w:rsidRPr="008C7EAC">
        <w:rPr>
          <w:rFonts w:ascii="Times New Roman" w:eastAsia="Calibri" w:hAnsi="Times New Roman" w:cs="Times New Roman"/>
        </w:rPr>
        <w:t>Pepin.</w:t>
      </w:r>
      <w:r w:rsidR="00E951CC">
        <w:rPr>
          <w:rFonts w:ascii="Times New Roman" w:eastAsia="Calibri" w:hAnsi="Times New Roman" w:cs="Times New Roman"/>
        </w:rPr>
        <w:t xml:space="preserve"> Strata were defined as above with the exception that plots with water depth predicted to exceed 2.5 m at standard conditions were excluded from sampling.</w:t>
      </w:r>
      <w:r w:rsidRPr="00FF33CB">
        <w:rPr>
          <w:rFonts w:ascii="Times New Roman" w:eastAsia="Calibri" w:hAnsi="Times New Roman" w:cs="Times New Roman"/>
        </w:rPr>
        <w:t xml:space="preserve"> </w:t>
      </w:r>
      <w:r w:rsidR="00B64654">
        <w:rPr>
          <w:rFonts w:ascii="Times New Roman" w:eastAsia="Calibri" w:hAnsi="Times New Roman" w:cs="Times New Roman"/>
        </w:rPr>
        <w:t>In this study we ignored the ex</w:t>
      </w:r>
      <w:r w:rsidR="004D5DF8">
        <w:rPr>
          <w:rFonts w:ascii="Times New Roman" w:eastAsia="Calibri" w:hAnsi="Times New Roman" w:cs="Times New Roman"/>
        </w:rPr>
        <w:t xml:space="preserve">ception that </w:t>
      </w:r>
      <w:r w:rsidR="00E951CC">
        <w:rPr>
          <w:rFonts w:ascii="Times New Roman" w:eastAsia="Calibri" w:hAnsi="Times New Roman" w:cs="Times New Roman"/>
        </w:rPr>
        <w:t>units were resampled from 2000</w:t>
      </w:r>
      <w:r w:rsidR="0095628C">
        <w:rPr>
          <w:rFonts w:ascii="Times New Roman" w:eastAsia="Calibri" w:hAnsi="Times New Roman" w:cs="Times New Roman"/>
        </w:rPr>
        <w:t>–</w:t>
      </w:r>
      <w:r w:rsidR="00E951CC">
        <w:rPr>
          <w:rFonts w:ascii="Times New Roman" w:eastAsia="Calibri" w:hAnsi="Times New Roman" w:cs="Times New Roman"/>
        </w:rPr>
        <w:t xml:space="preserve">2003 in </w:t>
      </w:r>
      <w:del w:id="294" w:author="jeff houser" w:date="2026-01-26T15:03:00Z" w16du:dateUtc="2026-01-26T21:03:00Z">
        <w:r w:rsidR="00996C54" w:rsidDel="00B228B3">
          <w:rPr>
            <w:rFonts w:ascii="Times New Roman" w:eastAsia="Calibri" w:hAnsi="Times New Roman" w:cs="Times New Roman"/>
          </w:rPr>
          <w:delText>Reach</w:delText>
        </w:r>
      </w:del>
      <w:ins w:id="295" w:author="jeff houser" w:date="2026-01-26T15:03:00Z" w16du:dateUtc="2026-01-26T21:03:00Z">
        <w:r w:rsidR="00B228B3">
          <w:rPr>
            <w:rFonts w:ascii="Times New Roman" w:eastAsia="Calibri" w:hAnsi="Times New Roman" w:cs="Times New Roman"/>
          </w:rPr>
          <w:t>Pool</w:t>
        </w:r>
      </w:ins>
      <w:r w:rsidR="00E951CC">
        <w:rPr>
          <w:rFonts w:ascii="Times New Roman" w:eastAsia="Calibri" w:hAnsi="Times New Roman" w:cs="Times New Roman"/>
        </w:rPr>
        <w:t xml:space="preserve"> 8. </w:t>
      </w:r>
      <w:r w:rsidRPr="00FF33CB">
        <w:rPr>
          <w:rFonts w:ascii="Times New Roman" w:eastAsia="Calibri" w:hAnsi="Times New Roman" w:cs="Times New Roman"/>
        </w:rPr>
        <w:t xml:space="preserve">The macrophyte sampling plot was defined as a 2-m rectangular area around the sampling boat (plot area </w:t>
      </w:r>
      <w:r w:rsidR="007811E4">
        <w:rPr>
          <w:rFonts w:ascii="Times New Roman" w:eastAsia="Calibri" w:hAnsi="Times New Roman" w:cs="Times New Roman"/>
        </w:rPr>
        <w:t xml:space="preserve">is </w:t>
      </w:r>
      <w:r w:rsidR="006C35E1">
        <w:rPr>
          <w:rFonts w:ascii="Times New Roman" w:eastAsia="Calibri" w:hAnsi="Times New Roman" w:cs="Times New Roman"/>
        </w:rPr>
        <w:t>~</w:t>
      </w:r>
      <w:r w:rsidRPr="00FF33CB">
        <w:rPr>
          <w:rFonts w:ascii="Times New Roman" w:eastAsia="Calibri" w:hAnsi="Times New Roman" w:cs="Times New Roman"/>
        </w:rPr>
        <w:t xml:space="preserve">44 </w:t>
      </w:r>
      <w:r w:rsidR="00774E3C">
        <w:rPr>
          <w:rFonts w:ascii="Times New Roman" w:eastAsia="Calibri" w:hAnsi="Times New Roman" w:cs="Times New Roman"/>
        </w:rPr>
        <w:t>square meters</w:t>
      </w:r>
      <w:r w:rsidRPr="00FF33CB">
        <w:rPr>
          <w:rFonts w:ascii="Times New Roman" w:eastAsia="Calibri" w:hAnsi="Times New Roman" w:cs="Times New Roman"/>
        </w:rPr>
        <w:t xml:space="preserve">). </w:t>
      </w:r>
      <w:r w:rsidR="006C35E1">
        <w:rPr>
          <w:rFonts w:ascii="Times New Roman" w:eastAsia="Calibri" w:hAnsi="Times New Roman" w:cs="Times New Roman"/>
        </w:rPr>
        <w:t>Macrophyte</w:t>
      </w:r>
      <w:r w:rsidRPr="00FF33CB">
        <w:rPr>
          <w:rFonts w:ascii="Times New Roman" w:eastAsia="Calibri" w:hAnsi="Times New Roman" w:cs="Times New Roman"/>
        </w:rPr>
        <w:t xml:space="preserve"> detections were recorded </w:t>
      </w:r>
      <w:r w:rsidR="002535FB">
        <w:rPr>
          <w:rFonts w:ascii="Times New Roman" w:eastAsia="Calibri" w:hAnsi="Times New Roman" w:cs="Times New Roman"/>
        </w:rPr>
        <w:t>from</w:t>
      </w:r>
      <w:r w:rsidRPr="00FF33CB">
        <w:rPr>
          <w:rFonts w:ascii="Times New Roman" w:eastAsia="Calibri" w:hAnsi="Times New Roman" w:cs="Times New Roman"/>
        </w:rPr>
        <w:t xml:space="preserve"> visual assessment </w:t>
      </w:r>
      <w:r w:rsidR="002535FB">
        <w:rPr>
          <w:rFonts w:ascii="Times New Roman" w:eastAsia="Calibri" w:hAnsi="Times New Roman" w:cs="Times New Roman"/>
        </w:rPr>
        <w:t>and raking with a</w:t>
      </w:r>
      <w:r w:rsidRPr="00FF33CB">
        <w:rPr>
          <w:rFonts w:ascii="Times New Roman" w:eastAsia="Calibri" w:hAnsi="Times New Roman" w:cs="Times New Roman"/>
        </w:rPr>
        <w:t xml:space="preserve"> modified garden rake</w:t>
      </w:r>
      <w:r w:rsidR="00E951CC">
        <w:rPr>
          <w:rFonts w:ascii="Times New Roman" w:eastAsia="Calibri" w:hAnsi="Times New Roman" w:cs="Times New Roman"/>
        </w:rPr>
        <w:t>.</w:t>
      </w:r>
      <w:r w:rsidR="004F54AC">
        <w:rPr>
          <w:rFonts w:ascii="Times New Roman" w:eastAsia="Calibri" w:hAnsi="Times New Roman" w:cs="Times New Roman"/>
        </w:rPr>
        <w:t xml:space="preserve"> </w:t>
      </w:r>
      <w:r w:rsidR="00E951CC">
        <w:rPr>
          <w:rFonts w:ascii="Times New Roman" w:eastAsia="Calibri" w:hAnsi="Times New Roman" w:cs="Times New Roman"/>
        </w:rPr>
        <w:t>Plant d</w:t>
      </w:r>
      <w:r w:rsidR="004F54AC">
        <w:rPr>
          <w:rFonts w:ascii="Times New Roman" w:eastAsia="Calibri" w:hAnsi="Times New Roman" w:cs="Times New Roman"/>
        </w:rPr>
        <w:t>etection</w:t>
      </w:r>
      <w:ins w:id="296" w:author="Larson, Danelle M" w:date="2026-01-30T10:31:00Z" w16du:dateUtc="2026-01-30T16:31:00Z">
        <w:r w:rsidR="00683A00">
          <w:rPr>
            <w:rFonts w:ascii="Times New Roman" w:eastAsia="Calibri" w:hAnsi="Times New Roman" w:cs="Times New Roman"/>
          </w:rPr>
          <w:t>s</w:t>
        </w:r>
      </w:ins>
      <w:r w:rsidR="004F54AC">
        <w:rPr>
          <w:rFonts w:ascii="Times New Roman" w:eastAsia="Calibri" w:hAnsi="Times New Roman" w:cs="Times New Roman"/>
        </w:rPr>
        <w:t xml:space="preserve"> </w:t>
      </w:r>
      <w:del w:id="297" w:author="Larson, Danelle M" w:date="2026-01-30T10:31:00Z" w16du:dateUtc="2026-01-30T16:31:00Z">
        <w:r w:rsidR="004F54AC" w:rsidDel="00683A00">
          <w:rPr>
            <w:rFonts w:ascii="Times New Roman" w:eastAsia="Calibri" w:hAnsi="Times New Roman" w:cs="Times New Roman"/>
          </w:rPr>
          <w:delText xml:space="preserve">probability studies </w:delText>
        </w:r>
      </w:del>
      <w:r w:rsidR="008A2599">
        <w:rPr>
          <w:rFonts w:ascii="Times New Roman" w:eastAsia="Calibri" w:hAnsi="Times New Roman" w:cs="Times New Roman"/>
        </w:rPr>
        <w:t xml:space="preserve">were </w:t>
      </w:r>
      <w:r w:rsidR="002535FB">
        <w:rPr>
          <w:rFonts w:ascii="Times New Roman" w:eastAsia="Calibri" w:hAnsi="Times New Roman" w:cs="Times New Roman"/>
        </w:rPr>
        <w:t xml:space="preserve">previously </w:t>
      </w:r>
      <w:r w:rsidR="00E951CC">
        <w:rPr>
          <w:rFonts w:ascii="Times New Roman" w:eastAsia="Calibri" w:hAnsi="Times New Roman" w:cs="Times New Roman"/>
        </w:rPr>
        <w:t xml:space="preserve">described </w:t>
      </w:r>
      <w:r w:rsidR="004F54AC">
        <w:rPr>
          <w:rFonts w:ascii="Times New Roman" w:eastAsia="Calibri" w:hAnsi="Times New Roman" w:cs="Times New Roman"/>
        </w:rPr>
        <w:fldChar w:fldCharType="begin"/>
      </w:r>
      <w:r w:rsidR="00A27BE5">
        <w:rPr>
          <w:rFonts w:ascii="Times New Roman" w:eastAsia="Calibri" w:hAnsi="Times New Roman" w:cs="Times New Roman"/>
        </w:rPr>
        <w:instrText xml:space="preserve"> ADDIN ZOTERO_ITEM CSL_CITATION {"citationID":"F0Jz87Gi","properties":{"formattedCitation":"(Gray, 2021; Gray et al., 2013)","plainCitation":"(Gray, 2021; Gray et al., 2013)","noteIndex":0},"citationItems":[{"id":4633,"uris":["http://zotero.org/users/13640977/items/E75WKCLN"],"itemData":{"id":4633,"type":"article-journal","abstract":"Levels of submersed aquatic vegetation (SAV) are commonly assessed using a modified garden rake. However, the utility of the rake sampling method relative to methods that are typically viewed as more definitive (and expensive) such as snorkeling and coring remains a matter of debate. This study explores whether probabilities of species detections for four SAV species varied among sampling units in a rake-biomass study and, if so, whether such variation reflected variation in species abundance. Variation in detection probabilities, when unaddressed, may yield biased estimators of percent frequency of occurrence (“occupancy”) and of occurrence-habitat asso­ ciations. Biomass-driven variation in detection probabilities is important because such variation may not be explainable using covariates typically measured when sampling using the rake method. This study found sub­ stantial among-unit variation in detection probabilities, with majorities of that variation on the logit or modeling scale being associated with biomass but not with the non-biomass covariates substrate type, water depth and day of study. The study closes by exploring sampling protocols and modeling methods that may yield improved SAV occupancy estimates.","container-title":"Aquatic Botany","DOI":"10.1016/j.aquabot.2021.103375","ISSN":"03043770","journalAbbreviation":"Aquatic Botany","language":"en","page":"103375","source":"DOI.org (Crossref)","title":"Probabilities of detecting submersed aquatic vegetation species using a rake method may vary with biomass","volume":"171","author":[{"family":"Gray","given":"Brian R."}],"issued":{"date-parts":[["2021",4]]},"citation-key":"grayProbabilitiesDetectingSubmersed2021"}},{"id":4200,"uris":["http://zotero.org/users/13640977/items/UQQWULLY"],"itemData":{"id":4200,"type":"article-journal","abstract":"Site occupancy models are commonly used by ecologists to estimate the probabilities of species site occupancy and of species detection. This study addresses the influence on site occupancy and detection estimates of variation in species availability among surveys within sites. Such variation in availability may result from temporary emigration, nonavailability of the species for detection, and sampling sites spatially when species presence is not uniform within sites. We demonstrate, using Monte Carlo simulations and aquatic vegetation data, that variation in availability and heterogeneity in the probability of availability may yield biases in the expected values of the site occupancy and detection estimates that have traditionally been associated with low-detection probabilities and heterogeneity in those probabilities. These findings confirm that the effects of availability may be important for ecologists and managers, and that where such effects are expected, modification of sampling designs and/or analytical methods should be considered. Failure to limit the effects of availability may preclude reliable estimation of the probability of site occupancy.","container-title":"Natural Resource Modeling","issue":"4","page":"526-545","title":"Influences of availability on parameter estimates from site occupancy models with application to submersed aquatic vegetation","volume":"26","author":[{"family":"Gray","given":"Brian R"},{"family":"Holland","given":"Mark D"},{"family":"Yi","given":"Feng"},{"family":"Ann","given":"Leigh"},{"family":"Starcevich","given":"Harrod"}],"issued":{"date-parts":[["2013"]]},"citation-key":"grayInfluencesAvailabilityParameter2013"}}],"schema":"https://github.com/citation-style-language/schema/raw/master/csl-citation.json"} </w:instrText>
      </w:r>
      <w:r w:rsidR="004F54AC">
        <w:rPr>
          <w:rFonts w:ascii="Times New Roman" w:eastAsia="Calibri" w:hAnsi="Times New Roman" w:cs="Times New Roman"/>
        </w:rPr>
        <w:fldChar w:fldCharType="separate"/>
      </w:r>
      <w:r w:rsidR="009548D9" w:rsidRPr="009548D9">
        <w:rPr>
          <w:rFonts w:ascii="Times New Roman" w:hAnsi="Times New Roman" w:cs="Times New Roman"/>
        </w:rPr>
        <w:t>(Gray</w:t>
      </w:r>
      <w:del w:id="298" w:author="Larson, Danelle M" w:date="2026-02-02T12:59:00Z" w16du:dateUtc="2026-02-02T18:59:00Z">
        <w:r w:rsidR="009548D9" w:rsidRPr="009548D9" w:rsidDel="00507BE4">
          <w:rPr>
            <w:rFonts w:ascii="Times New Roman" w:hAnsi="Times New Roman" w:cs="Times New Roman"/>
          </w:rPr>
          <w:delText>,</w:delText>
        </w:r>
      </w:del>
      <w:r w:rsidR="009548D9" w:rsidRPr="009548D9">
        <w:rPr>
          <w:rFonts w:ascii="Times New Roman" w:hAnsi="Times New Roman" w:cs="Times New Roman"/>
        </w:rPr>
        <w:t xml:space="preserve"> 2021; Gray et al.</w:t>
      </w:r>
      <w:del w:id="299" w:author="Larson, Danelle M" w:date="2026-02-02T12:59:00Z" w16du:dateUtc="2026-02-02T18:59:00Z">
        <w:r w:rsidR="009548D9" w:rsidRPr="009548D9" w:rsidDel="002632D7">
          <w:rPr>
            <w:rFonts w:ascii="Times New Roman" w:hAnsi="Times New Roman" w:cs="Times New Roman"/>
          </w:rPr>
          <w:delText>,</w:delText>
        </w:r>
      </w:del>
      <w:r w:rsidR="009548D9" w:rsidRPr="009548D9">
        <w:rPr>
          <w:rFonts w:ascii="Times New Roman" w:hAnsi="Times New Roman" w:cs="Times New Roman"/>
        </w:rPr>
        <w:t xml:space="preserve"> 2013)</w:t>
      </w:r>
      <w:r w:rsidR="004F54AC">
        <w:rPr>
          <w:rFonts w:ascii="Times New Roman" w:eastAsia="Calibri" w:hAnsi="Times New Roman" w:cs="Times New Roman"/>
        </w:rPr>
        <w:fldChar w:fldCharType="end"/>
      </w:r>
      <w:r w:rsidR="004F54AC" w:rsidRPr="00FF33CB">
        <w:rPr>
          <w:rFonts w:ascii="Times New Roman" w:eastAsia="Calibri" w:hAnsi="Times New Roman" w:cs="Times New Roman"/>
        </w:rPr>
        <w:t>.</w:t>
      </w:r>
    </w:p>
    <w:p w14:paraId="57215DD2" w14:textId="67975349" w:rsidR="00793EDA" w:rsidRDefault="006C12E9" w:rsidP="00FA68C7">
      <w:pPr>
        <w:pStyle w:val="NoSpacing1"/>
        <w:spacing w:line="480" w:lineRule="auto"/>
        <w:ind w:firstLine="720"/>
        <w:rPr>
          <w:rFonts w:ascii="Times New Roman" w:hAnsi="Times New Roman"/>
          <w:sz w:val="24"/>
          <w:szCs w:val="24"/>
        </w:rPr>
      </w:pPr>
      <w:r>
        <w:rPr>
          <w:rFonts w:ascii="Times New Roman" w:hAnsi="Times New Roman"/>
          <w:sz w:val="24"/>
          <w:szCs w:val="24"/>
        </w:rPr>
        <w:t xml:space="preserve">Environmental </w:t>
      </w:r>
      <w:r w:rsidR="00CE07EE">
        <w:rPr>
          <w:rFonts w:ascii="Times New Roman" w:hAnsi="Times New Roman"/>
          <w:sz w:val="24"/>
          <w:szCs w:val="24"/>
        </w:rPr>
        <w:t xml:space="preserve">covariates </w:t>
      </w:r>
      <w:r>
        <w:rPr>
          <w:rFonts w:ascii="Times New Roman" w:hAnsi="Times New Roman"/>
          <w:sz w:val="24"/>
          <w:szCs w:val="24"/>
        </w:rPr>
        <w:t xml:space="preserve">were </w:t>
      </w:r>
      <w:r w:rsidR="004307F5">
        <w:rPr>
          <w:rFonts w:ascii="Times New Roman" w:hAnsi="Times New Roman"/>
          <w:sz w:val="24"/>
          <w:szCs w:val="24"/>
        </w:rPr>
        <w:t xml:space="preserve">chosen </w:t>
      </w:r>
      <w:r>
        <w:rPr>
          <w:rFonts w:ascii="Times New Roman" w:hAnsi="Times New Roman"/>
          <w:sz w:val="24"/>
          <w:szCs w:val="24"/>
        </w:rPr>
        <w:t xml:space="preserve">by </w:t>
      </w:r>
      <w:r w:rsidR="00A94EA4">
        <w:rPr>
          <w:rFonts w:ascii="Times New Roman" w:hAnsi="Times New Roman"/>
          <w:sz w:val="24"/>
          <w:szCs w:val="24"/>
        </w:rPr>
        <w:t>consulting</w:t>
      </w:r>
      <w:r w:rsidR="00793EDA">
        <w:rPr>
          <w:rFonts w:ascii="Times New Roman" w:hAnsi="Times New Roman"/>
          <w:sz w:val="24"/>
          <w:szCs w:val="24"/>
        </w:rPr>
        <w:t xml:space="preserve"> scientists and resource managers at a macrophyte restoration workshop</w:t>
      </w:r>
      <w:r w:rsidR="0069683B">
        <w:rPr>
          <w:rFonts w:ascii="Times New Roman" w:hAnsi="Times New Roman"/>
          <w:sz w:val="24"/>
          <w:szCs w:val="24"/>
        </w:rPr>
        <w:t xml:space="preserve"> hosted by author D.M. Larson</w:t>
      </w:r>
      <w:r w:rsidR="00A061E2">
        <w:rPr>
          <w:rFonts w:ascii="Times New Roman" w:hAnsi="Times New Roman"/>
          <w:sz w:val="24"/>
          <w:szCs w:val="24"/>
        </w:rPr>
        <w:t xml:space="preserve"> in 2021</w:t>
      </w:r>
      <w:r w:rsidR="0069683B">
        <w:rPr>
          <w:rFonts w:ascii="Times New Roman" w:hAnsi="Times New Roman"/>
          <w:sz w:val="24"/>
          <w:szCs w:val="24"/>
        </w:rPr>
        <w:t>.</w:t>
      </w:r>
      <w:r w:rsidR="00793EDA">
        <w:rPr>
          <w:rFonts w:ascii="Times New Roman" w:hAnsi="Times New Roman"/>
          <w:sz w:val="24"/>
          <w:szCs w:val="24"/>
        </w:rPr>
        <w:t xml:space="preserve"> </w:t>
      </w:r>
      <w:r w:rsidR="00793EDA" w:rsidRPr="00793EDA">
        <w:rPr>
          <w:rFonts w:ascii="Times New Roman" w:hAnsi="Times New Roman"/>
          <w:sz w:val="24"/>
          <w:szCs w:val="24"/>
        </w:rPr>
        <w:t xml:space="preserve">Using workshop </w:t>
      </w:r>
      <w:r w:rsidR="00A70A3F">
        <w:rPr>
          <w:rFonts w:ascii="Times New Roman" w:hAnsi="Times New Roman"/>
          <w:sz w:val="24"/>
          <w:szCs w:val="24"/>
        </w:rPr>
        <w:t>participants</w:t>
      </w:r>
      <w:r w:rsidR="0011254F">
        <w:rPr>
          <w:rFonts w:ascii="Times New Roman" w:hAnsi="Times New Roman"/>
          <w:sz w:val="24"/>
          <w:szCs w:val="24"/>
        </w:rPr>
        <w:t>’</w:t>
      </w:r>
      <w:r w:rsidR="00A70A3F">
        <w:rPr>
          <w:rFonts w:ascii="Times New Roman" w:hAnsi="Times New Roman"/>
          <w:sz w:val="24"/>
          <w:szCs w:val="24"/>
        </w:rPr>
        <w:t xml:space="preserve"> </w:t>
      </w:r>
      <w:r w:rsidR="00793EDA" w:rsidRPr="00793EDA">
        <w:rPr>
          <w:rFonts w:ascii="Times New Roman" w:hAnsi="Times New Roman"/>
          <w:sz w:val="24"/>
          <w:szCs w:val="24"/>
        </w:rPr>
        <w:t xml:space="preserve">knowledge </w:t>
      </w:r>
      <w:r w:rsidR="00793EDA">
        <w:rPr>
          <w:rFonts w:ascii="Times New Roman" w:hAnsi="Times New Roman"/>
          <w:sz w:val="24"/>
          <w:szCs w:val="24"/>
        </w:rPr>
        <w:t>and</w:t>
      </w:r>
      <w:r w:rsidR="00C2127A">
        <w:rPr>
          <w:rFonts w:ascii="Times New Roman" w:hAnsi="Times New Roman"/>
          <w:sz w:val="24"/>
          <w:szCs w:val="24"/>
        </w:rPr>
        <w:t xml:space="preserve"> </w:t>
      </w:r>
      <w:commentRangeStart w:id="300"/>
      <w:commentRangeStart w:id="301"/>
      <w:ins w:id="302" w:author="jeff houser" w:date="2026-01-26T14:38:00Z" w16du:dateUtc="2026-01-26T20:38:00Z">
        <w:del w:id="303" w:author="Larson, Danelle M" w:date="2026-01-30T10:32:00Z" w16du:dateUtc="2026-01-30T16:32:00Z">
          <w:r w:rsidR="00C40593" w:rsidDel="00F940FE">
            <w:rPr>
              <w:rFonts w:ascii="Times New Roman" w:hAnsi="Times New Roman"/>
              <w:sz w:val="24"/>
              <w:szCs w:val="24"/>
            </w:rPr>
            <w:delText xml:space="preserve">the published </w:delText>
          </w:r>
        </w:del>
      </w:ins>
      <w:r w:rsidR="008A2599">
        <w:rPr>
          <w:rFonts w:ascii="Times New Roman" w:hAnsi="Times New Roman"/>
          <w:sz w:val="24"/>
          <w:szCs w:val="24"/>
        </w:rPr>
        <w:t>literature</w:t>
      </w:r>
      <w:commentRangeEnd w:id="300"/>
      <w:r w:rsidR="007330EB">
        <w:rPr>
          <w:rStyle w:val="CommentReference"/>
          <w:rFonts w:ascii="Times New Roman" w:eastAsia="Times New Roman" w:hAnsi="Times New Roman"/>
        </w:rPr>
        <w:commentReference w:id="300"/>
      </w:r>
      <w:commentRangeEnd w:id="301"/>
      <w:r w:rsidR="00F940FE">
        <w:rPr>
          <w:rStyle w:val="CommentReference"/>
          <w:rFonts w:ascii="Times New Roman" w:eastAsia="Times New Roman" w:hAnsi="Times New Roman"/>
        </w:rPr>
        <w:commentReference w:id="301"/>
      </w:r>
      <w:r w:rsidR="00793EDA" w:rsidRPr="00793EDA">
        <w:rPr>
          <w:rFonts w:ascii="Times New Roman" w:hAnsi="Times New Roman"/>
          <w:sz w:val="24"/>
          <w:szCs w:val="24"/>
        </w:rPr>
        <w:t xml:space="preserve">, we </w:t>
      </w:r>
      <w:r w:rsidR="005046BA">
        <w:rPr>
          <w:rFonts w:ascii="Times New Roman" w:hAnsi="Times New Roman"/>
          <w:sz w:val="24"/>
          <w:szCs w:val="24"/>
        </w:rPr>
        <w:t xml:space="preserve">initially </w:t>
      </w:r>
      <w:r w:rsidR="00E24A78">
        <w:rPr>
          <w:rFonts w:ascii="Times New Roman" w:hAnsi="Times New Roman"/>
          <w:sz w:val="24"/>
          <w:szCs w:val="24"/>
        </w:rPr>
        <w:t>considered</w:t>
      </w:r>
      <w:r w:rsidR="00E24A78" w:rsidRPr="004226AE">
        <w:rPr>
          <w:rFonts w:ascii="Times New Roman" w:hAnsi="Times New Roman"/>
          <w:sz w:val="24"/>
          <w:szCs w:val="24"/>
        </w:rPr>
        <w:t xml:space="preserve"> </w:t>
      </w:r>
      <w:r w:rsidR="005046BA">
        <w:rPr>
          <w:rFonts w:ascii="Times New Roman" w:hAnsi="Times New Roman"/>
          <w:sz w:val="24"/>
          <w:szCs w:val="24"/>
        </w:rPr>
        <w:t>22</w:t>
      </w:r>
      <w:r w:rsidR="4EF9E63C" w:rsidRPr="004226AE">
        <w:rPr>
          <w:rFonts w:ascii="Times New Roman" w:hAnsi="Times New Roman"/>
          <w:sz w:val="24"/>
          <w:szCs w:val="24"/>
        </w:rPr>
        <w:t xml:space="preserve"> environmental variables</w:t>
      </w:r>
      <w:r w:rsidR="00F3014D">
        <w:rPr>
          <w:rFonts w:ascii="Times New Roman" w:hAnsi="Times New Roman"/>
          <w:sz w:val="24"/>
          <w:szCs w:val="24"/>
        </w:rPr>
        <w:t xml:space="preserve"> deemed</w:t>
      </w:r>
      <w:r w:rsidR="008A2599">
        <w:rPr>
          <w:rFonts w:ascii="Times New Roman" w:hAnsi="Times New Roman"/>
          <w:sz w:val="24"/>
          <w:szCs w:val="24"/>
        </w:rPr>
        <w:t xml:space="preserve"> most</w:t>
      </w:r>
      <w:r w:rsidR="00F3014D">
        <w:rPr>
          <w:rFonts w:ascii="Times New Roman" w:hAnsi="Times New Roman"/>
          <w:sz w:val="24"/>
          <w:szCs w:val="24"/>
        </w:rPr>
        <w:t xml:space="preserve"> important for macrophyte occurrence</w:t>
      </w:r>
      <w:r w:rsidR="00FF53D1">
        <w:rPr>
          <w:rFonts w:ascii="Times New Roman" w:hAnsi="Times New Roman"/>
          <w:sz w:val="24"/>
          <w:szCs w:val="24"/>
        </w:rPr>
        <w:t>;</w:t>
      </w:r>
      <w:r w:rsidR="00F3014D">
        <w:rPr>
          <w:rFonts w:ascii="Times New Roman" w:hAnsi="Times New Roman"/>
          <w:sz w:val="24"/>
          <w:szCs w:val="24"/>
        </w:rPr>
        <w:t xml:space="preserve"> </w:t>
      </w:r>
      <w:r w:rsidR="00FF53D1">
        <w:rPr>
          <w:rFonts w:ascii="Times New Roman" w:hAnsi="Times New Roman"/>
          <w:sz w:val="24"/>
          <w:szCs w:val="24"/>
        </w:rPr>
        <w:t>h</w:t>
      </w:r>
      <w:r w:rsidR="00F3014D">
        <w:rPr>
          <w:rFonts w:ascii="Times New Roman" w:hAnsi="Times New Roman"/>
          <w:sz w:val="24"/>
          <w:szCs w:val="24"/>
        </w:rPr>
        <w:t xml:space="preserve">owever, </w:t>
      </w:r>
      <w:commentRangeStart w:id="304"/>
      <w:commentRangeStart w:id="305"/>
      <w:r w:rsidR="00F3014D">
        <w:rPr>
          <w:rFonts w:ascii="Times New Roman" w:hAnsi="Times New Roman"/>
          <w:sz w:val="24"/>
          <w:szCs w:val="24"/>
        </w:rPr>
        <w:t>we</w:t>
      </w:r>
      <w:r w:rsidR="00C158DA">
        <w:rPr>
          <w:rFonts w:ascii="Times New Roman" w:hAnsi="Times New Roman"/>
          <w:sz w:val="24"/>
          <w:szCs w:val="24"/>
        </w:rPr>
        <w:t xml:space="preserve"> </w:t>
      </w:r>
      <w:r w:rsidR="00A25EA9" w:rsidRPr="00FA7373">
        <w:rPr>
          <w:rFonts w:ascii="Times New Roman" w:hAnsi="Times New Roman"/>
          <w:sz w:val="24"/>
          <w:szCs w:val="24"/>
        </w:rPr>
        <w:t xml:space="preserve">ultimately chose </w:t>
      </w:r>
      <w:r w:rsidR="00C46A63">
        <w:rPr>
          <w:rFonts w:ascii="Times New Roman" w:hAnsi="Times New Roman"/>
          <w:sz w:val="24"/>
          <w:szCs w:val="24"/>
        </w:rPr>
        <w:t>nine</w:t>
      </w:r>
      <w:r w:rsidR="00A25EA9" w:rsidRPr="00FA7373">
        <w:rPr>
          <w:rFonts w:ascii="Times New Roman" w:hAnsi="Times New Roman"/>
          <w:sz w:val="24"/>
          <w:szCs w:val="24"/>
        </w:rPr>
        <w:t xml:space="preserve"> variables </w:t>
      </w:r>
      <w:r w:rsidR="00AE2055" w:rsidRPr="00FA7373">
        <w:rPr>
          <w:rFonts w:ascii="Times New Roman" w:hAnsi="Times New Roman"/>
          <w:sz w:val="24"/>
          <w:szCs w:val="24"/>
        </w:rPr>
        <w:t>for</w:t>
      </w:r>
      <w:r w:rsidR="00AE2055">
        <w:rPr>
          <w:rFonts w:ascii="Times New Roman" w:hAnsi="Times New Roman"/>
          <w:sz w:val="24"/>
          <w:szCs w:val="24"/>
        </w:rPr>
        <w:t xml:space="preserve"> parsimonious modelling</w:t>
      </w:r>
      <w:r w:rsidR="00F3014D">
        <w:rPr>
          <w:rFonts w:ascii="Times New Roman" w:hAnsi="Times New Roman"/>
          <w:sz w:val="24"/>
          <w:szCs w:val="24"/>
        </w:rPr>
        <w:t xml:space="preserve"> </w:t>
      </w:r>
      <w:del w:id="306" w:author="Larson, Danelle M" w:date="2026-01-30T10:33:00Z" w16du:dateUtc="2026-01-30T16:33:00Z">
        <w:r w:rsidR="00F3014D" w:rsidDel="00C96680">
          <w:rPr>
            <w:rFonts w:ascii="Times New Roman" w:hAnsi="Times New Roman"/>
            <w:sz w:val="24"/>
            <w:szCs w:val="24"/>
          </w:rPr>
          <w:delText xml:space="preserve">based on </w:delText>
        </w:r>
        <w:r w:rsidR="00F3014D" w:rsidRPr="00552713" w:rsidDel="00C96680">
          <w:rPr>
            <w:rFonts w:ascii="Times New Roman" w:hAnsi="Times New Roman"/>
            <w:i/>
            <w:iCs/>
            <w:sz w:val="24"/>
            <w:szCs w:val="24"/>
          </w:rPr>
          <w:delText>a priori</w:delText>
        </w:r>
        <w:r w:rsidR="00F3014D" w:rsidDel="00C96680">
          <w:rPr>
            <w:rFonts w:ascii="Times New Roman" w:hAnsi="Times New Roman"/>
            <w:sz w:val="24"/>
            <w:szCs w:val="24"/>
          </w:rPr>
          <w:delText xml:space="preserve"> hypotheses </w:delText>
        </w:r>
      </w:del>
      <w:r w:rsidR="003E4AE2">
        <w:rPr>
          <w:rFonts w:ascii="Times New Roman" w:hAnsi="Times New Roman"/>
          <w:sz w:val="24"/>
          <w:szCs w:val="24"/>
        </w:rPr>
        <w:t>(Table 1)</w:t>
      </w:r>
      <w:commentRangeEnd w:id="304"/>
      <w:r w:rsidR="00F074B9">
        <w:rPr>
          <w:rStyle w:val="CommentReference"/>
          <w:rFonts w:ascii="Times New Roman" w:eastAsia="Times New Roman" w:hAnsi="Times New Roman"/>
        </w:rPr>
        <w:commentReference w:id="304"/>
      </w:r>
      <w:commentRangeEnd w:id="305"/>
      <w:r w:rsidR="00C96680">
        <w:rPr>
          <w:rStyle w:val="CommentReference"/>
          <w:rFonts w:ascii="Times New Roman" w:eastAsia="Times New Roman" w:hAnsi="Times New Roman"/>
        </w:rPr>
        <w:commentReference w:id="305"/>
      </w:r>
      <w:r w:rsidR="00E24A78">
        <w:rPr>
          <w:rFonts w:ascii="Times New Roman" w:hAnsi="Times New Roman"/>
          <w:sz w:val="24"/>
          <w:szCs w:val="24"/>
        </w:rPr>
        <w:t>.</w:t>
      </w:r>
      <w:r w:rsidR="00AE2055">
        <w:rPr>
          <w:rFonts w:ascii="Times New Roman" w:hAnsi="Times New Roman"/>
          <w:sz w:val="24"/>
          <w:szCs w:val="24"/>
        </w:rPr>
        <w:t xml:space="preserve"> </w:t>
      </w:r>
      <w:r w:rsidR="00E24A78">
        <w:rPr>
          <w:rFonts w:ascii="Times New Roman" w:hAnsi="Times New Roman"/>
          <w:sz w:val="24"/>
          <w:szCs w:val="24"/>
        </w:rPr>
        <w:t>The</w:t>
      </w:r>
      <w:r w:rsidR="007C6CF6">
        <w:rPr>
          <w:rFonts w:ascii="Times New Roman" w:hAnsi="Times New Roman"/>
          <w:sz w:val="24"/>
          <w:szCs w:val="24"/>
        </w:rPr>
        <w:t xml:space="preserve"> variables</w:t>
      </w:r>
      <w:r w:rsidR="00E24A78">
        <w:rPr>
          <w:rFonts w:ascii="Times New Roman" w:hAnsi="Times New Roman"/>
          <w:sz w:val="24"/>
          <w:szCs w:val="24"/>
        </w:rPr>
        <w:t xml:space="preserve"> represent</w:t>
      </w:r>
      <w:ins w:id="307" w:author="Larson, Danelle M" w:date="2026-02-03T10:38:00Z" w16du:dateUtc="2026-02-03T16:38:00Z">
        <w:r w:rsidR="00CC2588">
          <w:rPr>
            <w:rFonts w:ascii="Times New Roman" w:hAnsi="Times New Roman"/>
            <w:sz w:val="24"/>
            <w:szCs w:val="24"/>
          </w:rPr>
          <w:t>ed</w:t>
        </w:r>
      </w:ins>
      <w:r w:rsidR="00E24A78">
        <w:rPr>
          <w:rFonts w:ascii="Times New Roman" w:hAnsi="Times New Roman"/>
          <w:sz w:val="24"/>
          <w:szCs w:val="24"/>
        </w:rPr>
        <w:t xml:space="preserve"> </w:t>
      </w:r>
      <w:r w:rsidR="00FD362C">
        <w:rPr>
          <w:rFonts w:ascii="Times New Roman" w:hAnsi="Times New Roman"/>
          <w:sz w:val="24"/>
          <w:szCs w:val="24"/>
        </w:rPr>
        <w:t>three</w:t>
      </w:r>
      <w:r w:rsidR="00E24A78">
        <w:rPr>
          <w:rFonts w:ascii="Times New Roman" w:hAnsi="Times New Roman"/>
          <w:sz w:val="24"/>
          <w:szCs w:val="24"/>
        </w:rPr>
        <w:t xml:space="preserve"> </w:t>
      </w:r>
      <w:r w:rsidR="00C158DA">
        <w:rPr>
          <w:rFonts w:ascii="Times New Roman" w:hAnsi="Times New Roman"/>
          <w:sz w:val="24"/>
          <w:szCs w:val="24"/>
        </w:rPr>
        <w:t xml:space="preserve">covariate </w:t>
      </w:r>
      <w:r w:rsidR="00E24A78">
        <w:rPr>
          <w:rFonts w:ascii="Times New Roman" w:eastAsia="MS Gothic" w:hAnsi="Times New Roman"/>
          <w:sz w:val="24"/>
          <w:szCs w:val="24"/>
        </w:rPr>
        <w:t>groupings</w:t>
      </w:r>
      <w:r w:rsidR="00E24A78" w:rsidRPr="00421E8A">
        <w:rPr>
          <w:rFonts w:ascii="Times New Roman" w:eastAsia="MS Gothic" w:hAnsi="Times New Roman"/>
          <w:sz w:val="24"/>
          <w:szCs w:val="24"/>
        </w:rPr>
        <w:t xml:space="preserve"> </w:t>
      </w:r>
      <w:r w:rsidR="00E24A78">
        <w:rPr>
          <w:rFonts w:ascii="Times New Roman" w:hAnsi="Times New Roman"/>
          <w:sz w:val="24"/>
          <w:szCs w:val="24"/>
        </w:rPr>
        <w:t>(</w:t>
      </w:r>
      <w:r w:rsidR="008735AD" w:rsidRPr="00754A01">
        <w:rPr>
          <w:rFonts w:ascii="Times New Roman" w:eastAsiaTheme="minorHAnsi" w:hAnsi="Times New Roman"/>
          <w:sz w:val="24"/>
          <w:szCs w:val="24"/>
        </w:rPr>
        <w:t>hydrogeomorphology</w:t>
      </w:r>
      <w:r w:rsidR="00687A24">
        <w:rPr>
          <w:rFonts w:ascii="Times New Roman" w:hAnsi="Times New Roman"/>
          <w:sz w:val="24"/>
          <w:szCs w:val="24"/>
        </w:rPr>
        <w:t>, water quality, and climate</w:t>
      </w:r>
      <w:r w:rsidR="00E24A78">
        <w:rPr>
          <w:rFonts w:ascii="Times New Roman" w:hAnsi="Times New Roman"/>
          <w:sz w:val="24"/>
          <w:szCs w:val="24"/>
        </w:rPr>
        <w:t>)</w:t>
      </w:r>
      <w:r w:rsidR="00B269D0">
        <w:rPr>
          <w:rFonts w:ascii="Times New Roman" w:hAnsi="Times New Roman"/>
          <w:sz w:val="24"/>
          <w:szCs w:val="24"/>
        </w:rPr>
        <w:t xml:space="preserve"> </w:t>
      </w:r>
      <w:r w:rsidR="001867FB">
        <w:rPr>
          <w:rFonts w:ascii="Times New Roman" w:hAnsi="Times New Roman"/>
          <w:sz w:val="24"/>
          <w:szCs w:val="24"/>
        </w:rPr>
        <w:t>and</w:t>
      </w:r>
      <w:r w:rsidR="00E24A78">
        <w:rPr>
          <w:rFonts w:ascii="Times New Roman" w:hAnsi="Times New Roman"/>
          <w:sz w:val="24"/>
          <w:szCs w:val="24"/>
        </w:rPr>
        <w:t xml:space="preserve"> </w:t>
      </w:r>
      <w:r w:rsidR="008C725C">
        <w:rPr>
          <w:rFonts w:ascii="Times New Roman" w:hAnsi="Times New Roman"/>
          <w:sz w:val="24"/>
          <w:szCs w:val="24"/>
        </w:rPr>
        <w:t>limited</w:t>
      </w:r>
      <w:r w:rsidR="00581832">
        <w:rPr>
          <w:rFonts w:ascii="Times New Roman" w:hAnsi="Times New Roman"/>
          <w:sz w:val="24"/>
          <w:szCs w:val="24"/>
        </w:rPr>
        <w:t xml:space="preserve"> </w:t>
      </w:r>
      <w:r w:rsidR="003E1BFE">
        <w:rPr>
          <w:rFonts w:ascii="Times New Roman" w:hAnsi="Times New Roman"/>
          <w:sz w:val="24"/>
          <w:szCs w:val="24"/>
        </w:rPr>
        <w:t xml:space="preserve">multicollinearity </w:t>
      </w:r>
      <w:r w:rsidR="00927E40">
        <w:rPr>
          <w:rFonts w:ascii="Times New Roman" w:hAnsi="Times New Roman"/>
          <w:sz w:val="24"/>
          <w:szCs w:val="24"/>
        </w:rPr>
        <w:t>(</w:t>
      </w:r>
      <w:r w:rsidR="007C51AC">
        <w:rPr>
          <w:rFonts w:ascii="Times New Roman" w:hAnsi="Times New Roman"/>
          <w:sz w:val="24"/>
          <w:szCs w:val="24"/>
        </w:rPr>
        <w:t>R &lt;0.7</w:t>
      </w:r>
      <w:r w:rsidR="00927E40">
        <w:rPr>
          <w:rFonts w:ascii="Times New Roman" w:hAnsi="Times New Roman"/>
          <w:sz w:val="24"/>
          <w:szCs w:val="24"/>
        </w:rPr>
        <w:t xml:space="preserve"> and </w:t>
      </w:r>
      <w:r w:rsidR="00C943D7">
        <w:rPr>
          <w:rFonts w:ascii="Times New Roman" w:hAnsi="Times New Roman"/>
          <w:sz w:val="24"/>
          <w:szCs w:val="24"/>
        </w:rPr>
        <w:t xml:space="preserve">variance inflation factor </w:t>
      </w:r>
      <w:r w:rsidR="007C51AC">
        <w:rPr>
          <w:rFonts w:ascii="Times New Roman" w:hAnsi="Times New Roman"/>
          <w:sz w:val="24"/>
          <w:szCs w:val="24"/>
        </w:rPr>
        <w:t>&lt;2</w:t>
      </w:r>
      <w:r w:rsidR="00A62B94">
        <w:rPr>
          <w:rFonts w:ascii="Times New Roman" w:hAnsi="Times New Roman"/>
          <w:sz w:val="24"/>
          <w:szCs w:val="24"/>
        </w:rPr>
        <w:t>)</w:t>
      </w:r>
      <w:r w:rsidR="007C51AC">
        <w:rPr>
          <w:rFonts w:ascii="Times New Roman" w:hAnsi="Times New Roman"/>
          <w:sz w:val="24"/>
          <w:szCs w:val="24"/>
        </w:rPr>
        <w:t xml:space="preserve">. </w:t>
      </w:r>
      <w:r w:rsidR="00F31FD9">
        <w:rPr>
          <w:rFonts w:ascii="Times New Roman" w:hAnsi="Times New Roman"/>
          <w:sz w:val="24"/>
          <w:szCs w:val="24"/>
        </w:rPr>
        <w:t xml:space="preserve">We used </w:t>
      </w:r>
      <w:r w:rsidR="00A248A8">
        <w:rPr>
          <w:rFonts w:ascii="Times New Roman" w:hAnsi="Times New Roman"/>
          <w:sz w:val="24"/>
          <w:szCs w:val="24"/>
        </w:rPr>
        <w:t>interpolat</w:t>
      </w:r>
      <w:del w:id="308" w:author="Larson, Danelle M" w:date="2026-02-03T11:58:00Z" w16du:dateUtc="2026-02-03T17:58:00Z">
        <w:r w:rsidR="00A248A8" w:rsidDel="00403AC5">
          <w:rPr>
            <w:rFonts w:ascii="Times New Roman" w:hAnsi="Times New Roman"/>
            <w:sz w:val="24"/>
            <w:szCs w:val="24"/>
          </w:rPr>
          <w:delText xml:space="preserve">ed data </w:delText>
        </w:r>
      </w:del>
      <w:ins w:id="309" w:author="Larson, Danelle M" w:date="2026-02-03T11:58:00Z" w16du:dateUtc="2026-02-03T17:58:00Z">
        <w:r w:rsidR="00403AC5">
          <w:rPr>
            <w:rFonts w:ascii="Times New Roman" w:hAnsi="Times New Roman"/>
            <w:sz w:val="24"/>
            <w:szCs w:val="24"/>
          </w:rPr>
          <w:t xml:space="preserve">ion </w:t>
        </w:r>
      </w:ins>
      <w:r w:rsidR="00A248A8">
        <w:rPr>
          <w:rFonts w:ascii="Times New Roman" w:hAnsi="Times New Roman"/>
          <w:sz w:val="24"/>
          <w:szCs w:val="24"/>
        </w:rPr>
        <w:t xml:space="preserve">with </w:t>
      </w:r>
      <w:r w:rsidR="00C2127A">
        <w:rPr>
          <w:rFonts w:ascii="Times New Roman" w:hAnsi="Times New Roman"/>
          <w:sz w:val="24"/>
          <w:szCs w:val="24"/>
        </w:rPr>
        <w:t xml:space="preserve">a </w:t>
      </w:r>
      <w:r w:rsidR="00A248A8">
        <w:rPr>
          <w:rFonts w:ascii="Times New Roman" w:hAnsi="Times New Roman"/>
          <w:sz w:val="24"/>
          <w:szCs w:val="24"/>
        </w:rPr>
        <w:t xml:space="preserve">prediction accuracy </w:t>
      </w:r>
      <w:r w:rsidR="009C610D">
        <w:rPr>
          <w:rFonts w:ascii="Times New Roman" w:hAnsi="Times New Roman"/>
          <w:sz w:val="24"/>
          <w:szCs w:val="24"/>
        </w:rPr>
        <w:t xml:space="preserve">greater than </w:t>
      </w:r>
      <w:r w:rsidR="00440FA4">
        <w:rPr>
          <w:rFonts w:ascii="Times New Roman" w:hAnsi="Times New Roman"/>
          <w:sz w:val="24"/>
          <w:szCs w:val="24"/>
        </w:rPr>
        <w:t>(</w:t>
      </w:r>
      <w:r w:rsidR="00A248A8">
        <w:rPr>
          <w:rFonts w:ascii="Times New Roman" w:hAnsi="Times New Roman"/>
          <w:sz w:val="24"/>
          <w:szCs w:val="24"/>
        </w:rPr>
        <w:t>&gt;</w:t>
      </w:r>
      <w:r w:rsidR="00440FA4">
        <w:rPr>
          <w:rFonts w:ascii="Times New Roman" w:hAnsi="Times New Roman"/>
          <w:sz w:val="24"/>
          <w:szCs w:val="24"/>
        </w:rPr>
        <w:t>)</w:t>
      </w:r>
      <w:r w:rsidR="00A248A8">
        <w:rPr>
          <w:rFonts w:ascii="Times New Roman" w:hAnsi="Times New Roman"/>
          <w:sz w:val="24"/>
          <w:szCs w:val="24"/>
        </w:rPr>
        <w:t xml:space="preserve">93% </w:t>
      </w:r>
      <w:r w:rsidR="00C2127A">
        <w:rPr>
          <w:rFonts w:ascii="Times New Roman" w:hAnsi="Times New Roman"/>
          <w:sz w:val="24"/>
          <w:szCs w:val="24"/>
        </w:rPr>
        <w:t xml:space="preserve">to fill in missing values for </w:t>
      </w:r>
      <w:r w:rsidR="00924271">
        <w:rPr>
          <w:rFonts w:ascii="Times New Roman" w:hAnsi="Times New Roman"/>
          <w:sz w:val="24"/>
          <w:szCs w:val="24"/>
        </w:rPr>
        <w:t xml:space="preserve">velocity, </w:t>
      </w:r>
      <w:del w:id="310" w:author="Larson, Danelle M" w:date="2026-02-02T13:00:00Z" w16du:dateUtc="2026-02-02T19:00:00Z">
        <w:r w:rsidR="00307C71" w:rsidDel="002632D7">
          <w:rPr>
            <w:rFonts w:ascii="Times New Roman" w:hAnsi="Times New Roman"/>
            <w:sz w:val="24"/>
            <w:szCs w:val="24"/>
          </w:rPr>
          <w:delText>LOGN</w:delText>
        </w:r>
      </w:del>
      <w:ins w:id="311" w:author="Larson, Danelle M" w:date="2026-02-02T13:00:00Z" w16du:dateUtc="2026-02-02T19:00:00Z">
        <w:r w:rsidR="002632D7">
          <w:rPr>
            <w:rFonts w:ascii="Times New Roman" w:hAnsi="Times New Roman"/>
            <w:sz w:val="24"/>
            <w:szCs w:val="24"/>
          </w:rPr>
          <w:t>logN</w:t>
        </w:r>
      </w:ins>
      <w:r w:rsidR="00C943D7">
        <w:rPr>
          <w:rFonts w:ascii="Times New Roman" w:hAnsi="Times New Roman"/>
          <w:sz w:val="24"/>
          <w:szCs w:val="24"/>
        </w:rPr>
        <w:t>,</w:t>
      </w:r>
      <w:r w:rsidR="00C97349">
        <w:rPr>
          <w:rFonts w:ascii="Times New Roman" w:hAnsi="Times New Roman"/>
          <w:sz w:val="24"/>
          <w:szCs w:val="24"/>
        </w:rPr>
        <w:t xml:space="preserve"> and </w:t>
      </w:r>
      <w:del w:id="312" w:author="Larson, Danelle M" w:date="2026-02-02T13:00:00Z" w16du:dateUtc="2026-02-02T19:00:00Z">
        <w:r w:rsidR="00E4613D" w:rsidDel="002632D7">
          <w:rPr>
            <w:rFonts w:ascii="Times New Roman" w:hAnsi="Times New Roman"/>
            <w:sz w:val="24"/>
            <w:szCs w:val="24"/>
          </w:rPr>
          <w:delText>LOGP</w:delText>
        </w:r>
        <w:r w:rsidR="00C97349" w:rsidDel="002632D7">
          <w:rPr>
            <w:rFonts w:ascii="Times New Roman" w:hAnsi="Times New Roman"/>
            <w:sz w:val="24"/>
            <w:szCs w:val="24"/>
          </w:rPr>
          <w:delText xml:space="preserve"> </w:delText>
        </w:r>
      </w:del>
      <w:ins w:id="313" w:author="Larson, Danelle M" w:date="2026-02-02T13:00:00Z" w16du:dateUtc="2026-02-02T19:00:00Z">
        <w:r w:rsidR="002632D7">
          <w:rPr>
            <w:rFonts w:ascii="Times New Roman" w:hAnsi="Times New Roman"/>
            <w:sz w:val="24"/>
            <w:szCs w:val="24"/>
          </w:rPr>
          <w:t xml:space="preserve">logP </w:t>
        </w:r>
      </w:ins>
      <w:r w:rsidR="008D1908">
        <w:rPr>
          <w:rFonts w:ascii="Times New Roman" w:hAnsi="Times New Roman"/>
          <w:sz w:val="24"/>
          <w:szCs w:val="24"/>
        </w:rPr>
        <w:fldChar w:fldCharType="begin" w:fldLock="1"/>
      </w:r>
      <w:r w:rsidR="00A27BE5">
        <w:rPr>
          <w:rFonts w:ascii="Times New Roman" w:hAnsi="Times New Roman"/>
          <w:sz w:val="24"/>
          <w:szCs w:val="24"/>
        </w:rPr>
        <w:instrText xml:space="preserve"> ADDIN ZOTERO_ITEM CSL_CITATION {"citationID":"XKjp99pX","properties":{"formattedCitation":"(D. M. Larson, Bungula, et al., 2023)","plainCitation":"(D. M. Larson, Bungula, et al., 2023)","noteIndex":0},"citationItems":[{"id":4610,"uris":["http://www.mendeley.com/documents/?uuid=2a07095c-6aed-3595-8787-2b935a43d7c4","http://zotero.org/users/13640977/items/RUR9WSWF"],"itemData":{"id":4610,"type":"article-journal","abstract":"Missing data are typical yet must be addressed for proper inferences or expanding datasets to guide our limnological understanding and management of aquatic systems. Interpolation methods (i.e., estimating missing values using known values within the dataset) can alleviate data gaps and common problems. We compared seven popular interpolation methods for predicting substantial missingness in a long-term water quality dataset from the Upper Mississippi River, U.S.A. The dataset included 80,000 sampling sites collected over 30 yr that had substantial missingness for total nitrogen (TN), total phosphorus (TP), and water velocity. For all three interpolated water quality variables, random forests had very high prediction accuracy and outperformed the methods of ordinary kriging, polynomial regressions, regression trees, and inverse distance weighting. TP had a mean absolute error (MAE) of 0.03 mg (L-TP)−1, TN had a MAE of 0.39 mg (L-TN)−1, and water velocity had a MAE of 0.10 m s−1. The random forests' error rates were mapped and showed low spatiotemporal variability across the riverscape, indicating high model performance across many habitat types and large spatial scales. In the current era of “big data,” interpolation becomes an imperative step prior to ecological analyses yet remains unfamiliar and underutilized. Our research briefly describes the importance of addressing missingness and provides a roadmap to conduct model intercomparisons of other big datasets. We also share adaptable data analysis scripts, which allows others to readily conduct interpolation comparisons for many limnology applications and contexts.","container-title":"Limnology and Oceanography: Methods","DOI":"10.1002/lom3.10556","ISSN":"15415856","note":"publisher: John Wiley and Sons Inc","page":"435-449","title":"Reconstructing missing data by comparing interpolation techniques: Applications for long-term water quality data","volume":"21","author":[{"family":"Larson","given":"Danelle M."},{"family":"Bungula","given":"Wako"},{"family":"Lee","given":"Amber"},{"family":"Stockdill","given":"Alaina"},{"family":"McKean","given":"Casey"},{"family":"Miller","given":"Frederick \"Forrest\""},{"family":"Davis","given":"Killian"},{"family":"Erickson","given":"Richard A."},{"family":"Hlavacek","given":"Enrika"}],"issued":{"date-parts":[["2023"]]},"citation-key":"larsonReconstructingMissingData2023"}}],"schema":"https://github.com/citation-style-language/schema/raw/master/csl-citation.json"} </w:instrText>
      </w:r>
      <w:r w:rsidR="008D1908">
        <w:rPr>
          <w:rFonts w:ascii="Times New Roman" w:hAnsi="Times New Roman"/>
          <w:sz w:val="24"/>
          <w:szCs w:val="24"/>
        </w:rPr>
        <w:fldChar w:fldCharType="separate"/>
      </w:r>
      <w:r w:rsidR="009768BD" w:rsidRPr="009768BD">
        <w:rPr>
          <w:rFonts w:ascii="Times New Roman" w:hAnsi="Times New Roman"/>
          <w:sz w:val="24"/>
        </w:rPr>
        <w:t>(</w:t>
      </w:r>
      <w:del w:id="314" w:author="Larson, Danelle M" w:date="2026-02-02T13:00:00Z" w16du:dateUtc="2026-02-02T19:00:00Z">
        <w:r w:rsidR="009768BD" w:rsidRPr="009768BD" w:rsidDel="002632D7">
          <w:rPr>
            <w:rFonts w:ascii="Times New Roman" w:hAnsi="Times New Roman"/>
            <w:sz w:val="24"/>
          </w:rPr>
          <w:delText>D. M.</w:delText>
        </w:r>
      </w:del>
      <w:del w:id="315" w:author="Larson, Danelle M" w:date="2026-02-03T10:39:00Z" w16du:dateUtc="2026-02-03T16:39:00Z">
        <w:r w:rsidR="009768BD" w:rsidRPr="009768BD" w:rsidDel="00513F02">
          <w:rPr>
            <w:rFonts w:ascii="Times New Roman" w:hAnsi="Times New Roman"/>
            <w:sz w:val="24"/>
          </w:rPr>
          <w:delText xml:space="preserve"> </w:delText>
        </w:r>
      </w:del>
      <w:r w:rsidR="009768BD" w:rsidRPr="009768BD">
        <w:rPr>
          <w:rFonts w:ascii="Times New Roman" w:hAnsi="Times New Roman"/>
          <w:sz w:val="24"/>
        </w:rPr>
        <w:t>Larson</w:t>
      </w:r>
      <w:del w:id="316" w:author="Larson, Danelle M" w:date="2026-02-02T13:00:00Z" w16du:dateUtc="2026-02-02T19:00:00Z">
        <w:r w:rsidR="009768BD" w:rsidRPr="009768BD" w:rsidDel="002632D7">
          <w:rPr>
            <w:rFonts w:ascii="Times New Roman" w:hAnsi="Times New Roman"/>
            <w:sz w:val="24"/>
          </w:rPr>
          <w:delText>, Bungula,</w:delText>
        </w:r>
      </w:del>
      <w:r w:rsidR="009768BD" w:rsidRPr="009768BD">
        <w:rPr>
          <w:rFonts w:ascii="Times New Roman" w:hAnsi="Times New Roman"/>
          <w:sz w:val="24"/>
        </w:rPr>
        <w:t xml:space="preserve"> et al.</w:t>
      </w:r>
      <w:del w:id="317" w:author="Larson, Danelle M" w:date="2026-02-02T13:00:00Z" w16du:dateUtc="2026-02-02T19:00:00Z">
        <w:r w:rsidR="009768BD" w:rsidRPr="009768BD" w:rsidDel="002632D7">
          <w:rPr>
            <w:rFonts w:ascii="Times New Roman" w:hAnsi="Times New Roman"/>
            <w:sz w:val="24"/>
          </w:rPr>
          <w:delText>,</w:delText>
        </w:r>
      </w:del>
      <w:r w:rsidR="009768BD" w:rsidRPr="009768BD">
        <w:rPr>
          <w:rFonts w:ascii="Times New Roman" w:hAnsi="Times New Roman"/>
          <w:sz w:val="24"/>
        </w:rPr>
        <w:t xml:space="preserve"> 2023</w:t>
      </w:r>
      <w:ins w:id="318" w:author="Larson, Danelle M" w:date="2026-02-03T10:39:00Z" w16du:dateUtc="2026-02-03T16:39:00Z">
        <w:r w:rsidR="00513F02">
          <w:rPr>
            <w:rFonts w:ascii="Times New Roman" w:hAnsi="Times New Roman"/>
            <w:sz w:val="24"/>
          </w:rPr>
          <w:t>b</w:t>
        </w:r>
      </w:ins>
      <w:r w:rsidR="009768BD" w:rsidRPr="009768BD">
        <w:rPr>
          <w:rFonts w:ascii="Times New Roman" w:hAnsi="Times New Roman"/>
          <w:sz w:val="24"/>
        </w:rPr>
        <w:t>)</w:t>
      </w:r>
      <w:r w:rsidR="008D1908">
        <w:rPr>
          <w:rFonts w:ascii="Times New Roman" w:hAnsi="Times New Roman"/>
          <w:sz w:val="24"/>
          <w:szCs w:val="24"/>
        </w:rPr>
        <w:fldChar w:fldCharType="end"/>
      </w:r>
      <w:r w:rsidR="006B0679">
        <w:rPr>
          <w:rFonts w:ascii="Times New Roman" w:hAnsi="Times New Roman"/>
          <w:sz w:val="24"/>
          <w:szCs w:val="24"/>
        </w:rPr>
        <w:t xml:space="preserve">. </w:t>
      </w:r>
    </w:p>
    <w:p w14:paraId="426480CB" w14:textId="77777777" w:rsidR="00862D34" w:rsidRDefault="00F753F1" w:rsidP="00C866DF">
      <w:pPr>
        <w:spacing w:line="480" w:lineRule="auto"/>
        <w:ind w:firstLine="720"/>
        <w:rPr>
          <w:ins w:id="319" w:author="Larson, Danelle M" w:date="2026-02-02T14:33:00Z" w16du:dateUtc="2026-02-02T20:33:00Z"/>
          <w:rFonts w:ascii="Times New Roman" w:hAnsi="Times New Roman" w:cs="Times New Roman"/>
        </w:rPr>
      </w:pPr>
      <w:r>
        <w:rPr>
          <w:rFonts w:ascii="Times New Roman" w:hAnsi="Times New Roman" w:cs="Times New Roman"/>
        </w:rPr>
        <w:t xml:space="preserve">All monitored variables were collected at </w:t>
      </w:r>
      <w:commentRangeStart w:id="320"/>
      <w:commentRangeStart w:id="321"/>
      <w:del w:id="322" w:author="Larson, Danelle M" w:date="2026-01-30T10:34:00Z" w16du:dateUtc="2026-01-30T16:34:00Z">
        <w:r w:rsidDel="00532CE5">
          <w:rPr>
            <w:rFonts w:ascii="Times New Roman" w:hAnsi="Times New Roman" w:cs="Times New Roman"/>
          </w:rPr>
          <w:delText xml:space="preserve">slightly </w:delText>
        </w:r>
      </w:del>
      <w:r>
        <w:rPr>
          <w:rFonts w:ascii="Times New Roman" w:hAnsi="Times New Roman" w:cs="Times New Roman"/>
        </w:rPr>
        <w:t>different locations and dates,</w:t>
      </w:r>
      <w:commentRangeEnd w:id="320"/>
      <w:r w:rsidR="00AE672E">
        <w:rPr>
          <w:rStyle w:val="CommentReference"/>
          <w:rFonts w:ascii="Times New Roman" w:eastAsia="Times New Roman" w:hAnsi="Times New Roman" w:cs="Times New Roman"/>
        </w:rPr>
        <w:commentReference w:id="320"/>
      </w:r>
      <w:commentRangeEnd w:id="321"/>
      <w:r w:rsidR="00AB1307">
        <w:rPr>
          <w:rStyle w:val="CommentReference"/>
          <w:rFonts w:ascii="Times New Roman" w:eastAsia="Times New Roman" w:hAnsi="Times New Roman" w:cs="Times New Roman"/>
        </w:rPr>
        <w:commentReference w:id="321"/>
      </w:r>
      <w:r>
        <w:rPr>
          <w:rFonts w:ascii="Times New Roman" w:hAnsi="Times New Roman" w:cs="Times New Roman"/>
        </w:rPr>
        <w:t xml:space="preserve"> but </w:t>
      </w:r>
      <w:del w:id="323" w:author="Larson, Danelle M" w:date="2026-01-30T10:37:00Z" w16du:dateUtc="2026-01-30T16:37:00Z">
        <w:r w:rsidDel="0010215E">
          <w:rPr>
            <w:rFonts w:ascii="Times New Roman" w:hAnsi="Times New Roman" w:cs="Times New Roman"/>
          </w:rPr>
          <w:delText xml:space="preserve">all protocols </w:delText>
        </w:r>
      </w:del>
      <w:commentRangeStart w:id="324"/>
      <w:commentRangeStart w:id="325"/>
      <w:del w:id="326" w:author="Larson, Danelle M" w:date="2026-01-30T10:33:00Z" w16du:dateUtc="2026-01-30T16:33:00Z">
        <w:r w:rsidDel="00532CE5">
          <w:rPr>
            <w:rFonts w:ascii="Times New Roman" w:hAnsi="Times New Roman" w:cs="Times New Roman"/>
          </w:rPr>
          <w:delText xml:space="preserve">had </w:delText>
        </w:r>
      </w:del>
      <w:del w:id="327" w:author="Larson, Danelle M" w:date="2026-01-30T10:37:00Z" w16du:dateUtc="2026-01-30T16:37:00Z">
        <w:r w:rsidDel="0010215E">
          <w:rPr>
            <w:rFonts w:ascii="Times New Roman" w:hAnsi="Times New Roman" w:cs="Times New Roman"/>
          </w:rPr>
          <w:delText xml:space="preserve">a stratified random sampling </w:delText>
        </w:r>
      </w:del>
      <w:del w:id="328" w:author="Larson, Danelle M" w:date="2026-01-30T10:34:00Z" w16du:dateUtc="2026-01-30T16:34:00Z">
        <w:r w:rsidDel="00532CE5">
          <w:rPr>
            <w:rFonts w:ascii="Times New Roman" w:hAnsi="Times New Roman" w:cs="Times New Roman"/>
          </w:rPr>
          <w:delText xml:space="preserve">scheme </w:delText>
        </w:r>
      </w:del>
      <w:commentRangeEnd w:id="324"/>
      <w:commentRangeEnd w:id="325"/>
      <w:del w:id="329" w:author="Larson, Danelle M" w:date="2026-01-30T10:37:00Z" w16du:dateUtc="2026-01-30T16:37:00Z">
        <w:r w:rsidR="00C40593" w:rsidDel="0010215E">
          <w:rPr>
            <w:rStyle w:val="CommentReference"/>
            <w:rFonts w:ascii="Times New Roman" w:eastAsia="Times New Roman" w:hAnsi="Times New Roman" w:cs="Times New Roman"/>
          </w:rPr>
          <w:commentReference w:id="324"/>
        </w:r>
        <w:r w:rsidR="0010215E" w:rsidDel="0010215E">
          <w:rPr>
            <w:rStyle w:val="CommentReference"/>
            <w:rFonts w:ascii="Times New Roman" w:eastAsia="Times New Roman" w:hAnsi="Times New Roman" w:cs="Times New Roman"/>
          </w:rPr>
          <w:commentReference w:id="325"/>
        </w:r>
        <w:r w:rsidDel="0010215E">
          <w:rPr>
            <w:rFonts w:ascii="Times New Roman" w:hAnsi="Times New Roman" w:cs="Times New Roman"/>
          </w:rPr>
          <w:delText xml:space="preserve">and </w:delText>
        </w:r>
      </w:del>
      <w:r>
        <w:rPr>
          <w:rFonts w:ascii="Times New Roman" w:hAnsi="Times New Roman" w:cs="Times New Roman"/>
        </w:rPr>
        <w:t xml:space="preserve">high data densities that allowed data to be </w:t>
      </w:r>
      <w:r w:rsidR="00C943D7">
        <w:rPr>
          <w:rFonts w:ascii="Times New Roman" w:hAnsi="Times New Roman" w:cs="Times New Roman"/>
        </w:rPr>
        <w:t>integrated</w:t>
      </w:r>
      <w:r>
        <w:rPr>
          <w:rFonts w:ascii="Times New Roman" w:hAnsi="Times New Roman" w:cs="Times New Roman"/>
        </w:rPr>
        <w:t xml:space="preserve"> at the</w:t>
      </w:r>
      <w:r w:rsidR="00C914B8">
        <w:rPr>
          <w:rFonts w:ascii="Times New Roman" w:hAnsi="Times New Roman" w:cs="Times New Roman"/>
        </w:rPr>
        <w:t xml:space="preserve"> macrophyte</w:t>
      </w:r>
      <w:r>
        <w:rPr>
          <w:rFonts w:ascii="Times New Roman" w:hAnsi="Times New Roman" w:cs="Times New Roman"/>
        </w:rPr>
        <w:t xml:space="preserve"> plot-level</w:t>
      </w:r>
      <w:r w:rsidRPr="00C56684">
        <w:rPr>
          <w:rFonts w:ascii="Times New Roman" w:hAnsi="Times New Roman" w:cs="Times New Roman"/>
        </w:rPr>
        <w:t xml:space="preserve">. </w:t>
      </w:r>
      <w:r w:rsidR="00322045">
        <w:rPr>
          <w:rFonts w:ascii="Times New Roman" w:hAnsi="Times New Roman" w:cs="Times New Roman"/>
        </w:rPr>
        <w:t xml:space="preserve">We </w:t>
      </w:r>
      <w:r w:rsidR="00A423ED" w:rsidRPr="00EC0B31">
        <w:rPr>
          <w:rFonts w:ascii="Times New Roman" w:hAnsi="Times New Roman" w:cs="Times New Roman"/>
        </w:rPr>
        <w:t xml:space="preserve">used ArcGIS version 10.7.1 </w:t>
      </w:r>
      <w:r w:rsidR="00A423ED">
        <w:rPr>
          <w:rFonts w:ascii="Times New Roman" w:hAnsi="Times New Roman" w:cs="Times New Roman"/>
        </w:rPr>
        <w:t>to merge</w:t>
      </w:r>
      <w:r w:rsidR="00274C1A">
        <w:rPr>
          <w:rFonts w:ascii="Times New Roman" w:hAnsi="Times New Roman" w:cs="Times New Roman"/>
        </w:rPr>
        <w:t xml:space="preserve"> </w:t>
      </w:r>
      <w:r w:rsidR="00C862C3">
        <w:rPr>
          <w:rFonts w:ascii="Times New Roman" w:hAnsi="Times New Roman" w:cs="Times New Roman"/>
        </w:rPr>
        <w:t>the</w:t>
      </w:r>
      <w:r w:rsidR="0069683B">
        <w:rPr>
          <w:rFonts w:ascii="Times New Roman" w:hAnsi="Times New Roman" w:cs="Times New Roman"/>
        </w:rPr>
        <w:t xml:space="preserve"> </w:t>
      </w:r>
      <w:r w:rsidR="00E27518">
        <w:rPr>
          <w:rFonts w:ascii="Times New Roman" w:hAnsi="Times New Roman" w:cs="Times New Roman"/>
        </w:rPr>
        <w:t xml:space="preserve">environmental </w:t>
      </w:r>
      <w:r w:rsidR="00C158DA">
        <w:rPr>
          <w:rFonts w:ascii="Times New Roman" w:hAnsi="Times New Roman" w:cs="Times New Roman"/>
        </w:rPr>
        <w:t xml:space="preserve">covariates </w:t>
      </w:r>
      <w:r w:rsidR="006A4572">
        <w:rPr>
          <w:rFonts w:ascii="Times New Roman" w:hAnsi="Times New Roman" w:cs="Times New Roman"/>
        </w:rPr>
        <w:t>(Table 1)</w:t>
      </w:r>
      <w:r w:rsidR="00B0139B">
        <w:rPr>
          <w:rFonts w:ascii="Times New Roman" w:hAnsi="Times New Roman" w:cs="Times New Roman"/>
        </w:rPr>
        <w:t xml:space="preserve"> </w:t>
      </w:r>
      <w:r w:rsidR="00A347A7">
        <w:rPr>
          <w:rFonts w:ascii="Times New Roman" w:hAnsi="Times New Roman" w:cs="Times New Roman"/>
        </w:rPr>
        <w:t>that were closest in space and time</w:t>
      </w:r>
      <w:r w:rsidR="00322045">
        <w:rPr>
          <w:rFonts w:ascii="Times New Roman" w:hAnsi="Times New Roman" w:cs="Times New Roman"/>
        </w:rPr>
        <w:t xml:space="preserve"> </w:t>
      </w:r>
      <w:r w:rsidR="00B0139B" w:rsidRPr="00EC0B31">
        <w:rPr>
          <w:rFonts w:ascii="Times New Roman" w:hAnsi="Times New Roman" w:cs="Times New Roman"/>
        </w:rPr>
        <w:t>to each macrophyte plot.</w:t>
      </w:r>
      <w:r w:rsidR="008D1678">
        <w:rPr>
          <w:rFonts w:ascii="Times New Roman" w:hAnsi="Times New Roman" w:cs="Times New Roman"/>
        </w:rPr>
        <w:t xml:space="preserve"> </w:t>
      </w:r>
      <w:r w:rsidR="00E00200" w:rsidRPr="00EC0B31">
        <w:rPr>
          <w:rFonts w:ascii="Times New Roman" w:hAnsi="Times New Roman" w:cs="Times New Roman"/>
        </w:rPr>
        <w:t>The</w:t>
      </w:r>
      <w:r w:rsidR="00DB64D2">
        <w:rPr>
          <w:rFonts w:ascii="Times New Roman" w:hAnsi="Times New Roman" w:cs="Times New Roman"/>
        </w:rPr>
        <w:t xml:space="preserve"> “</w:t>
      </w:r>
      <w:r w:rsidR="00E00200" w:rsidRPr="00EC0B31">
        <w:rPr>
          <w:rFonts w:ascii="Times New Roman" w:hAnsi="Times New Roman" w:cs="Times New Roman"/>
        </w:rPr>
        <w:t>cost distance function</w:t>
      </w:r>
      <w:r w:rsidR="00DB64D2">
        <w:rPr>
          <w:rFonts w:ascii="Times New Roman" w:hAnsi="Times New Roman" w:cs="Times New Roman"/>
        </w:rPr>
        <w:t>”</w:t>
      </w:r>
      <w:r w:rsidR="00111605">
        <w:rPr>
          <w:rFonts w:ascii="Times New Roman" w:hAnsi="Times New Roman" w:cs="Times New Roman"/>
        </w:rPr>
        <w:t xml:space="preserve"> within ArcGIS</w:t>
      </w:r>
      <w:r w:rsidR="00E00200" w:rsidRPr="00EC0B31">
        <w:rPr>
          <w:rFonts w:ascii="Times New Roman" w:hAnsi="Times New Roman" w:cs="Times New Roman"/>
        </w:rPr>
        <w:t xml:space="preserve"> ensured that the nearest water quality </w:t>
      </w:r>
      <w:r w:rsidR="00E00200">
        <w:rPr>
          <w:rFonts w:ascii="Times New Roman" w:hAnsi="Times New Roman" w:cs="Times New Roman"/>
        </w:rPr>
        <w:t xml:space="preserve">sample and </w:t>
      </w:r>
      <w:r w:rsidR="007B1857">
        <w:rPr>
          <w:rFonts w:ascii="Times New Roman" w:hAnsi="Times New Roman" w:cs="Times New Roman"/>
        </w:rPr>
        <w:lastRenderedPageBreak/>
        <w:t>hydro</w:t>
      </w:r>
      <w:r w:rsidR="00E00200">
        <w:rPr>
          <w:rFonts w:ascii="Times New Roman" w:hAnsi="Times New Roman" w:cs="Times New Roman"/>
        </w:rPr>
        <w:t>geomorphic variables</w:t>
      </w:r>
      <w:r w:rsidR="00E00200" w:rsidRPr="00EC0B31">
        <w:rPr>
          <w:rFonts w:ascii="Times New Roman" w:hAnsi="Times New Roman" w:cs="Times New Roman"/>
        </w:rPr>
        <w:t xml:space="preserve"> w</w:t>
      </w:r>
      <w:r w:rsidR="00E00200">
        <w:rPr>
          <w:rFonts w:ascii="Times New Roman" w:hAnsi="Times New Roman" w:cs="Times New Roman"/>
        </w:rPr>
        <w:t>ere</w:t>
      </w:r>
      <w:r w:rsidR="00E00200" w:rsidRPr="00EC0B31">
        <w:rPr>
          <w:rFonts w:ascii="Times New Roman" w:hAnsi="Times New Roman" w:cs="Times New Roman"/>
        </w:rPr>
        <w:t xml:space="preserve"> hydrologically connected to the macrophyte plot. </w:t>
      </w:r>
      <w:r w:rsidR="00D97902" w:rsidRPr="00EC0B31">
        <w:rPr>
          <w:rFonts w:ascii="Times New Roman" w:hAnsi="Times New Roman" w:cs="Times New Roman"/>
        </w:rPr>
        <w:t>We</w:t>
      </w:r>
      <w:r w:rsidR="00D4765A">
        <w:rPr>
          <w:rFonts w:ascii="Times New Roman" w:hAnsi="Times New Roman" w:cs="Times New Roman"/>
        </w:rPr>
        <w:t xml:space="preserve"> further</w:t>
      </w:r>
      <w:r w:rsidR="00D97902" w:rsidRPr="00EC0B31">
        <w:rPr>
          <w:rFonts w:ascii="Times New Roman" w:hAnsi="Times New Roman" w:cs="Times New Roman"/>
        </w:rPr>
        <w:t xml:space="preserve"> extract</w:t>
      </w:r>
      <w:r w:rsidR="0011254F">
        <w:rPr>
          <w:rFonts w:ascii="Times New Roman" w:hAnsi="Times New Roman" w:cs="Times New Roman"/>
        </w:rPr>
        <w:t>ed</w:t>
      </w:r>
      <w:r w:rsidR="00D97902" w:rsidRPr="00EC0B31">
        <w:rPr>
          <w:rFonts w:ascii="Times New Roman" w:hAnsi="Times New Roman" w:cs="Times New Roman"/>
        </w:rPr>
        <w:t xml:space="preserve"> water quality values recorded within &lt;60 days and &lt;600 m of each macrophyte </w:t>
      </w:r>
      <w:r w:rsidR="00C158DA">
        <w:rPr>
          <w:rFonts w:ascii="Times New Roman" w:hAnsi="Times New Roman" w:cs="Times New Roman"/>
        </w:rPr>
        <w:t>plot</w:t>
      </w:r>
      <w:r w:rsidR="00D97902" w:rsidRPr="00EC0B31">
        <w:rPr>
          <w:rFonts w:ascii="Times New Roman" w:hAnsi="Times New Roman" w:cs="Times New Roman"/>
        </w:rPr>
        <w:t xml:space="preserve">. </w:t>
      </w:r>
    </w:p>
    <w:p w14:paraId="52632D87" w14:textId="0EAA1DE0" w:rsidR="00765ADC" w:rsidRPr="0004554E" w:rsidRDefault="00A423ED" w:rsidP="005F3ED0">
      <w:pPr>
        <w:spacing w:line="480" w:lineRule="auto"/>
        <w:ind w:firstLine="720"/>
        <w:rPr>
          <w:rFonts w:ascii="Times New Roman" w:hAnsi="Times New Roman" w:cs="Times New Roman"/>
        </w:rPr>
      </w:pPr>
      <w:r>
        <w:rPr>
          <w:rFonts w:ascii="Times New Roman" w:hAnsi="Times New Roman" w:cs="Times New Roman"/>
        </w:rPr>
        <w:t>We</w:t>
      </w:r>
      <w:r w:rsidR="00D4765A">
        <w:rPr>
          <w:rFonts w:ascii="Times New Roman" w:hAnsi="Times New Roman" w:cs="Times New Roman"/>
        </w:rPr>
        <w:t xml:space="preserve"> </w:t>
      </w:r>
      <w:del w:id="330" w:author="Larson, Danelle M" w:date="2026-02-02T14:34:00Z" w16du:dateUtc="2026-02-02T20:34:00Z">
        <w:r w:rsidR="00D4765A" w:rsidDel="00862D34">
          <w:rPr>
            <w:rFonts w:ascii="Times New Roman" w:hAnsi="Times New Roman" w:cs="Times New Roman"/>
          </w:rPr>
          <w:delText>also</w:delText>
        </w:r>
        <w:r w:rsidR="00C866DF" w:rsidDel="00862D34">
          <w:rPr>
            <w:rFonts w:ascii="Times New Roman" w:hAnsi="Times New Roman" w:cs="Times New Roman"/>
          </w:rPr>
          <w:delText xml:space="preserve"> created a 50-m radi</w:delText>
        </w:r>
        <w:r w:rsidDel="00862D34">
          <w:rPr>
            <w:rFonts w:ascii="Times New Roman" w:hAnsi="Times New Roman" w:cs="Times New Roman"/>
          </w:rPr>
          <w:delText>al</w:delText>
        </w:r>
        <w:r w:rsidR="00C866DF" w:rsidDel="00862D34">
          <w:rPr>
            <w:rFonts w:ascii="Times New Roman" w:hAnsi="Times New Roman" w:cs="Times New Roman"/>
          </w:rPr>
          <w:delText xml:space="preserve"> buffer around each macrophyte plot to </w:delText>
        </w:r>
      </w:del>
      <w:r w:rsidR="00C866DF">
        <w:rPr>
          <w:rFonts w:ascii="Times New Roman" w:hAnsi="Times New Roman" w:cs="Times New Roman"/>
        </w:rPr>
        <w:t>calculate</w:t>
      </w:r>
      <w:ins w:id="331" w:author="Larson, Danelle M" w:date="2026-02-02T14:34:00Z" w16du:dateUtc="2026-02-02T20:34:00Z">
        <w:r w:rsidR="00862D34">
          <w:rPr>
            <w:rFonts w:ascii="Times New Roman" w:hAnsi="Times New Roman" w:cs="Times New Roman"/>
          </w:rPr>
          <w:t>d</w:t>
        </w:r>
      </w:ins>
      <w:r w:rsidR="003635B9">
        <w:rPr>
          <w:rFonts w:ascii="Times New Roman" w:hAnsi="Times New Roman" w:cs="Times New Roman"/>
        </w:rPr>
        <w:t xml:space="preserve"> unique</w:t>
      </w:r>
      <w:r w:rsidR="00C866DF">
        <w:rPr>
          <w:rFonts w:ascii="Times New Roman" w:hAnsi="Times New Roman" w:cs="Times New Roman"/>
        </w:rPr>
        <w:t xml:space="preserve"> </w:t>
      </w:r>
      <w:r w:rsidR="008F7145">
        <w:rPr>
          <w:rFonts w:ascii="Times New Roman" w:hAnsi="Times New Roman" w:cs="Times New Roman"/>
        </w:rPr>
        <w:t xml:space="preserve">plot-level </w:t>
      </w:r>
      <w:r w:rsidR="00C866DF">
        <w:rPr>
          <w:rFonts w:ascii="Times New Roman" w:hAnsi="Times New Roman" w:cs="Times New Roman"/>
        </w:rPr>
        <w:t xml:space="preserve">values for </w:t>
      </w:r>
      <w:r w:rsidR="00A41C25">
        <w:rPr>
          <w:rFonts w:ascii="Times New Roman" w:hAnsi="Times New Roman" w:cs="Times New Roman"/>
        </w:rPr>
        <w:t>the covariates</w:t>
      </w:r>
      <w:r w:rsidR="000C6B8F">
        <w:rPr>
          <w:rFonts w:ascii="Times New Roman" w:hAnsi="Times New Roman" w:cs="Times New Roman"/>
        </w:rPr>
        <w:t xml:space="preserve"> named</w:t>
      </w:r>
      <w:r w:rsidR="00DB64D2">
        <w:rPr>
          <w:rFonts w:ascii="Times New Roman" w:hAnsi="Times New Roman" w:cs="Times New Roman"/>
        </w:rPr>
        <w:t xml:space="preserve"> “</w:t>
      </w:r>
      <w:r w:rsidR="00C866DF" w:rsidRPr="0004554E">
        <w:rPr>
          <w:rFonts w:ascii="Times New Roman" w:hAnsi="Times New Roman" w:cs="Times New Roman"/>
        </w:rPr>
        <w:t>connectivity</w:t>
      </w:r>
      <w:r w:rsidR="00DB64D2">
        <w:rPr>
          <w:rFonts w:ascii="Times New Roman" w:hAnsi="Times New Roman" w:cs="Times New Roman"/>
        </w:rPr>
        <w:t>”</w:t>
      </w:r>
      <w:r w:rsidR="00C866DF" w:rsidRPr="0004554E">
        <w:rPr>
          <w:rFonts w:ascii="Times New Roman" w:hAnsi="Times New Roman" w:cs="Times New Roman"/>
        </w:rPr>
        <w:t xml:space="preserve"> and</w:t>
      </w:r>
      <w:r w:rsidR="00C6278E">
        <w:rPr>
          <w:rFonts w:ascii="Times New Roman" w:hAnsi="Times New Roman" w:cs="Times New Roman"/>
        </w:rPr>
        <w:t xml:space="preserve"> “</w:t>
      </w:r>
      <w:commentRangeStart w:id="332"/>
      <w:commentRangeStart w:id="333"/>
      <w:commentRangeStart w:id="334"/>
      <w:r w:rsidR="00F16DF3">
        <w:rPr>
          <w:rFonts w:ascii="Times New Roman" w:hAnsi="Times New Roman" w:cs="Times New Roman"/>
        </w:rPr>
        <w:t>exceedance</w:t>
      </w:r>
      <w:commentRangeEnd w:id="332"/>
      <w:r w:rsidR="007B56CC">
        <w:rPr>
          <w:rStyle w:val="CommentReference"/>
          <w:rFonts w:ascii="Times New Roman" w:eastAsia="Times New Roman" w:hAnsi="Times New Roman" w:cs="Times New Roman"/>
        </w:rPr>
        <w:commentReference w:id="332"/>
      </w:r>
      <w:commentRangeEnd w:id="333"/>
      <w:r w:rsidR="00E01167">
        <w:rPr>
          <w:rStyle w:val="CommentReference"/>
          <w:rFonts w:ascii="Times New Roman" w:eastAsia="Times New Roman" w:hAnsi="Times New Roman" w:cs="Times New Roman"/>
        </w:rPr>
        <w:commentReference w:id="333"/>
      </w:r>
      <w:commentRangeEnd w:id="334"/>
      <w:r w:rsidR="00244FD9">
        <w:rPr>
          <w:rStyle w:val="CommentReference"/>
          <w:rFonts w:ascii="Times New Roman" w:eastAsia="Times New Roman" w:hAnsi="Times New Roman" w:cs="Times New Roman"/>
        </w:rPr>
        <w:commentReference w:id="334"/>
      </w:r>
      <w:ins w:id="335" w:author="Larson, Danelle M" w:date="2026-02-03T10:39:00Z" w16du:dateUtc="2026-02-03T16:39:00Z">
        <w:r w:rsidR="00F419B0">
          <w:rPr>
            <w:rFonts w:ascii="Times New Roman" w:hAnsi="Times New Roman" w:cs="Times New Roman"/>
          </w:rPr>
          <w:t>.</w:t>
        </w:r>
      </w:ins>
      <w:r w:rsidR="00C6278E">
        <w:rPr>
          <w:rFonts w:ascii="Times New Roman" w:hAnsi="Times New Roman" w:cs="Times New Roman"/>
        </w:rPr>
        <w:t>”</w:t>
      </w:r>
      <w:ins w:id="336" w:author="Larson, Danelle M" w:date="2026-02-03T10:39:00Z" w16du:dateUtc="2026-02-03T16:39:00Z">
        <w:r w:rsidR="00F419B0">
          <w:rPr>
            <w:rFonts w:ascii="Times New Roman" w:hAnsi="Times New Roman" w:cs="Times New Roman"/>
          </w:rPr>
          <w:t xml:space="preserve"> T</w:t>
        </w:r>
      </w:ins>
      <w:del w:id="337" w:author="Larson, Danelle M" w:date="2026-02-03T10:39:00Z" w16du:dateUtc="2026-02-03T16:39:00Z">
        <w:r w:rsidR="00A27BE5" w:rsidDel="00F419B0">
          <w:rPr>
            <w:rFonts w:ascii="Times New Roman" w:hAnsi="Times New Roman" w:cs="Times New Roman"/>
          </w:rPr>
          <w:delText>; t</w:delText>
        </w:r>
      </w:del>
      <w:r w:rsidR="00A27BE5">
        <w:rPr>
          <w:rFonts w:ascii="Times New Roman" w:hAnsi="Times New Roman" w:cs="Times New Roman"/>
        </w:rPr>
        <w:t>hese</w:t>
      </w:r>
      <w:ins w:id="338" w:author="Larson, Danelle M" w:date="2026-02-03T10:39:00Z" w16du:dateUtc="2026-02-03T16:39:00Z">
        <w:r w:rsidR="00F419B0">
          <w:rPr>
            <w:rFonts w:ascii="Times New Roman" w:hAnsi="Times New Roman" w:cs="Times New Roman"/>
          </w:rPr>
          <w:t xml:space="preserve"> two</w:t>
        </w:r>
      </w:ins>
      <w:r w:rsidR="00A27BE5">
        <w:rPr>
          <w:rFonts w:ascii="Times New Roman" w:hAnsi="Times New Roman" w:cs="Times New Roman"/>
        </w:rPr>
        <w:t xml:space="preserve"> hydrogeomorphic </w:t>
      </w:r>
      <w:r w:rsidR="007A4298">
        <w:rPr>
          <w:rFonts w:ascii="Times New Roman" w:hAnsi="Times New Roman" w:cs="Times New Roman"/>
        </w:rPr>
        <w:t xml:space="preserve">covariates are described further in Table 1 and </w:t>
      </w:r>
      <w:del w:id="339" w:author="Larson, Danelle M" w:date="2026-02-02T14:26:00Z" w16du:dateUtc="2026-02-02T20:26:00Z">
        <w:r w:rsidR="007A4298" w:rsidDel="00835EFD">
          <w:rPr>
            <w:rFonts w:ascii="Times New Roman" w:hAnsi="Times New Roman" w:cs="Times New Roman"/>
          </w:rPr>
          <w:delText xml:space="preserve">had </w:delText>
        </w:r>
      </w:del>
      <w:ins w:id="340" w:author="Larson, Danelle M" w:date="2026-02-02T14:26:00Z" w16du:dateUtc="2026-02-02T20:26:00Z">
        <w:r w:rsidR="00835EFD">
          <w:rPr>
            <w:rFonts w:ascii="Times New Roman" w:hAnsi="Times New Roman" w:cs="Times New Roman"/>
          </w:rPr>
          <w:t xml:space="preserve">the </w:t>
        </w:r>
      </w:ins>
      <w:ins w:id="341" w:author="Larson, Danelle M" w:date="2026-02-03T10:39:00Z" w16du:dateUtc="2026-02-03T16:39:00Z">
        <w:r w:rsidR="00F419B0">
          <w:rPr>
            <w:rFonts w:ascii="Times New Roman" w:hAnsi="Times New Roman" w:cs="Times New Roman"/>
          </w:rPr>
          <w:t>metrics</w:t>
        </w:r>
      </w:ins>
      <w:ins w:id="342" w:author="Larson, Danelle M" w:date="2026-02-02T14:26:00Z" w16du:dateUtc="2026-02-02T20:26:00Z">
        <w:r w:rsidR="00835EFD">
          <w:rPr>
            <w:rFonts w:ascii="Times New Roman" w:hAnsi="Times New Roman" w:cs="Times New Roman"/>
          </w:rPr>
          <w:t xml:space="preserve"> </w:t>
        </w:r>
      </w:ins>
      <w:r w:rsidR="003635B9">
        <w:rPr>
          <w:rFonts w:ascii="Times New Roman" w:hAnsi="Times New Roman" w:cs="Times New Roman"/>
        </w:rPr>
        <w:t xml:space="preserve">originated from previously published datasets </w:t>
      </w:r>
      <w:r w:rsidR="00A27BE5">
        <w:rPr>
          <w:rFonts w:ascii="Times New Roman" w:hAnsi="Times New Roman" w:cs="Times New Roman"/>
        </w:rPr>
        <w:t xml:space="preserve">at </w:t>
      </w:r>
      <w:r w:rsidR="007A4298">
        <w:rPr>
          <w:rFonts w:ascii="Times New Roman" w:hAnsi="Times New Roman" w:cs="Times New Roman"/>
        </w:rPr>
        <w:t xml:space="preserve">a </w:t>
      </w:r>
      <w:r w:rsidR="00A27BE5">
        <w:rPr>
          <w:rFonts w:ascii="Times New Roman" w:hAnsi="Times New Roman" w:cs="Times New Roman"/>
        </w:rPr>
        <w:t>larger spatial scal</w:t>
      </w:r>
      <w:commentRangeStart w:id="343"/>
      <w:commentRangeStart w:id="344"/>
      <w:r w:rsidR="00A27BE5">
        <w:rPr>
          <w:rFonts w:ascii="Times New Roman" w:hAnsi="Times New Roman" w:cs="Times New Roman"/>
        </w:rPr>
        <w:t>e</w:t>
      </w:r>
      <w:ins w:id="345" w:author="Larson, Danelle M" w:date="2026-02-02T14:32:00Z" w16du:dateUtc="2026-02-02T20:32:00Z">
        <w:r w:rsidR="00240B2A">
          <w:rPr>
            <w:rFonts w:ascii="Times New Roman" w:hAnsi="Times New Roman" w:cs="Times New Roman"/>
          </w:rPr>
          <w:t xml:space="preserve"> </w:t>
        </w:r>
      </w:ins>
      <w:del w:id="346" w:author="Larson, Danelle M" w:date="2026-02-02T14:32:00Z" w16du:dateUtc="2026-02-02T20:32:00Z">
        <w:r w:rsidR="00A27BE5" w:rsidDel="00240B2A">
          <w:rPr>
            <w:rFonts w:ascii="Times New Roman" w:hAnsi="Times New Roman" w:cs="Times New Roman"/>
          </w:rPr>
          <w:delText xml:space="preserve"> </w:delText>
        </w:r>
      </w:del>
      <w:r w:rsidR="00A27BE5">
        <w:rPr>
          <w:rFonts w:ascii="Times New Roman" w:hAnsi="Times New Roman" w:cs="Times New Roman"/>
        </w:rPr>
        <w:fldChar w:fldCharType="begin"/>
      </w:r>
      <w:r w:rsidR="00A27BE5">
        <w:rPr>
          <w:rFonts w:ascii="Times New Roman" w:hAnsi="Times New Roman" w:cs="Times New Roman"/>
        </w:rPr>
        <w:instrText xml:space="preserve"> ADDIN ZOTERO_ITEM CSL_CITATION {"citationID":"4b6wQoAm","properties":{"formattedCitation":"(Rogala et al., 2019; Rohweder et al., 2018)","plainCitation":"(Rogala et al., 2019; Rohweder et al., 2018)","noteIndex":0},"citationItems":[{"id":5466,"uris":["http://zotero.org/users/13640977/items/BUDSMWAD"],"itemData":{"id":5466,"type":"dataset","DOI":"10.5066/P92PSPHG","publisher":"U.S. Geological Survey","source":"DOI.org (Datacite)","title":"Water depth at the 75% exceeded discharge condition for the UMRS","URL":"https://www.sciencebase.gov/catalog/item/5defac06e4b02caea0f4f0f2","author":[{"family":"Rogala","given":"James T"},{"family":"Strange","given":"Jayme M"},{"family":"Rohweder","given":"Jason"}],"accessed":{"date-parts":[["2026",1,16]]},"issued":{"date-parts":[["2019"]]},"citation-key":"rogalaWaterDepth752019a"}},{"id":5465,"uris":["http://zotero.org/users/13640977/items/JYYNXARM"],"itemData":{"id":5465,"type":"dataset","abstract":"The U.S. Geological Survey's Upper Midwest Environmental Sciences Center (UMESC) created high-resolution land cover/use data sets for the Upper Mississippi River System (UMRS). Aerial images of Pools 3-13 Upper Mississippi River System and Pools, Alton-Marseilles, Illinois River were collected in color infrared (CIR) in August of 2010 at 8/pixel and 16/pixel respectively using a mapping-grade Applanix DSS 439 digital aerial camera. In August 2011, CIR aerial images of Pools 14-Open River South, Upper Mississippi River and Dresden pool, Illinois River were collected at 16/pixel with the same camera. The CIR aerial images were interpreted and automated using a 31-class LTRM vegetation classification. These data have been used to create a variety of products, one of which is a data set used to classify aquatic areas. The 2010/11 aquatic areas data sets were created by first generalizing the available land cover/use data into a land/water data set, then reinterpreting the areas classified as water to determine the type of aquatic area. This level 1 aquatic areas data set was then further modified to produce the level 2 aquatic areas data set for those pools that have had bathymetric data collected including pools 3-26 and the open river reach of the Upper Mississippi River, and the Illinois River from the Dresden Pool to the Alton Pool. The purpose of the level 3 classification procedure was to add metrics describing connectivity, depth, and structures to each polygon in the level 2 aquatic areas dataset. These metrics provide useful information for quantifying habitat for a wide-range of species. This product only contains polygons identified as Structure Channel Border, Unstructured Channel Border, Contiguous Floodplain Lake, Side Channel, and Tertiary Channel. In addition, the channel border class was further reclassified for level 3 according to the presence of river training structures. River training structures were obtained from the U.S. Army Corps of Engineers Inland Electronic Navigation Chart.","DOI":"10.5066/F7Z89BMP","publisher":"U.S. Geological Survey","source":"DOI.org (Datacite)","title":"2010/11 Level 3 Aquatic Areas - Upper Mississippi River System","URL":"https://www.sciencebase.gov/catalog/item/5a708ef0e4b06e28e9cae58f","author":[{"family":"Rohweder","given":"Jason"},{"family":"Rogala","given":"James T"},{"family":"Ruhser","given":"Janis"}],"accessed":{"date-parts":[["2026",1,16]]},"issued":{"date-parts":[["2018"]]},"citation-key":"rohweder201011Level2018"}}],"schema":"https://github.com/citation-style-language/schema/raw/master/csl-citation.json"} </w:instrText>
      </w:r>
      <w:r w:rsidR="00A27BE5">
        <w:rPr>
          <w:rFonts w:ascii="Times New Roman" w:hAnsi="Times New Roman" w:cs="Times New Roman"/>
        </w:rPr>
        <w:fldChar w:fldCharType="separate"/>
      </w:r>
      <w:r w:rsidR="00A27BE5" w:rsidRPr="00A27BE5">
        <w:rPr>
          <w:rFonts w:ascii="Times New Roman" w:hAnsi="Times New Roman" w:cs="Times New Roman"/>
        </w:rPr>
        <w:t>(Rogala et al.</w:t>
      </w:r>
      <w:del w:id="347" w:author="Larson, Danelle M" w:date="2026-02-02T13:00:00Z" w16du:dateUtc="2026-02-02T19:00:00Z">
        <w:r w:rsidR="00A27BE5" w:rsidRPr="00A27BE5" w:rsidDel="002632D7">
          <w:rPr>
            <w:rFonts w:ascii="Times New Roman" w:hAnsi="Times New Roman" w:cs="Times New Roman"/>
          </w:rPr>
          <w:delText>,</w:delText>
        </w:r>
      </w:del>
      <w:r w:rsidR="00A27BE5" w:rsidRPr="00A27BE5">
        <w:rPr>
          <w:rFonts w:ascii="Times New Roman" w:hAnsi="Times New Roman" w:cs="Times New Roman"/>
        </w:rPr>
        <w:t xml:space="preserve"> 2019; Rohweder et al.</w:t>
      </w:r>
      <w:del w:id="348" w:author="Larson, Danelle M" w:date="2026-02-02T13:00:00Z" w16du:dateUtc="2026-02-02T19:00:00Z">
        <w:r w:rsidR="00A27BE5" w:rsidRPr="00A27BE5" w:rsidDel="002632D7">
          <w:rPr>
            <w:rFonts w:ascii="Times New Roman" w:hAnsi="Times New Roman" w:cs="Times New Roman"/>
          </w:rPr>
          <w:delText>,</w:delText>
        </w:r>
      </w:del>
      <w:r w:rsidR="00A27BE5" w:rsidRPr="00A27BE5">
        <w:rPr>
          <w:rFonts w:ascii="Times New Roman" w:hAnsi="Times New Roman" w:cs="Times New Roman"/>
        </w:rPr>
        <w:t xml:space="preserve"> 2018)</w:t>
      </w:r>
      <w:r w:rsidR="00A27BE5">
        <w:rPr>
          <w:rFonts w:ascii="Times New Roman" w:hAnsi="Times New Roman" w:cs="Times New Roman"/>
        </w:rPr>
        <w:fldChar w:fldCharType="end"/>
      </w:r>
      <w:commentRangeEnd w:id="343"/>
      <w:r w:rsidR="00C63718">
        <w:rPr>
          <w:rStyle w:val="CommentReference"/>
          <w:rFonts w:ascii="Times New Roman" w:eastAsia="Times New Roman" w:hAnsi="Times New Roman" w:cs="Times New Roman"/>
        </w:rPr>
        <w:commentReference w:id="343"/>
      </w:r>
      <w:commentRangeEnd w:id="344"/>
      <w:r w:rsidR="00B32D0F">
        <w:rPr>
          <w:rStyle w:val="CommentReference"/>
          <w:rFonts w:ascii="Times New Roman" w:eastAsia="Times New Roman" w:hAnsi="Times New Roman" w:cs="Times New Roman"/>
        </w:rPr>
        <w:commentReference w:id="344"/>
      </w:r>
      <w:r w:rsidR="00CF535A">
        <w:rPr>
          <w:rFonts w:ascii="Times New Roman" w:hAnsi="Times New Roman" w:cs="Times New Roman"/>
        </w:rPr>
        <w:t>.</w:t>
      </w:r>
      <w:ins w:id="349" w:author="Larson, Danelle M" w:date="2026-02-02T14:29:00Z" w16du:dateUtc="2026-02-02T20:29:00Z">
        <w:r w:rsidR="00D3659A">
          <w:rPr>
            <w:rFonts w:ascii="Times New Roman" w:hAnsi="Times New Roman" w:cs="Times New Roman"/>
          </w:rPr>
          <w:t xml:space="preserve"> </w:t>
        </w:r>
      </w:ins>
      <w:ins w:id="350" w:author="Larson, Danelle M" w:date="2026-02-02T14:34:00Z" w16du:dateUtc="2026-02-02T20:34:00Z">
        <w:r w:rsidR="0088691A" w:rsidRPr="005F3ED0">
          <w:rPr>
            <w:rFonts w:ascii="Times New Roman" w:hAnsi="Times New Roman" w:cs="Times New Roman"/>
          </w:rPr>
          <w:t xml:space="preserve">To calculate connectivity, we </w:t>
        </w:r>
      </w:ins>
      <w:ins w:id="351" w:author="Larson, Danelle M" w:date="2026-02-03T10:40:00Z" w16du:dateUtc="2026-02-03T16:40:00Z">
        <w:r w:rsidR="00AE3391">
          <w:rPr>
            <w:rFonts w:ascii="Times New Roman" w:hAnsi="Times New Roman" w:cs="Times New Roman"/>
          </w:rPr>
          <w:t xml:space="preserve">used ArcGIS to </w:t>
        </w:r>
      </w:ins>
      <w:ins w:id="352" w:author="Larson, Danelle M" w:date="2026-02-02T14:34:00Z" w16du:dateUtc="2026-02-02T20:34:00Z">
        <w:r w:rsidR="0088691A" w:rsidRPr="005F3ED0">
          <w:rPr>
            <w:rFonts w:ascii="Times New Roman" w:hAnsi="Times New Roman" w:cs="Times New Roman"/>
          </w:rPr>
          <w:t>overlay the macrophyte plots onto</w:t>
        </w:r>
      </w:ins>
      <w:ins w:id="353" w:author="Larson, Danelle M" w:date="2026-02-02T14:35:00Z" w16du:dateUtc="2026-02-02T20:35:00Z">
        <w:r w:rsidR="00993CBE" w:rsidRPr="005F3ED0">
          <w:rPr>
            <w:rFonts w:ascii="Times New Roman" w:hAnsi="Times New Roman" w:cs="Times New Roman"/>
          </w:rPr>
          <w:t xml:space="preserve"> ‘level 3 aquatic area’ </w:t>
        </w:r>
      </w:ins>
      <w:ins w:id="354" w:author="Larson, Danelle M" w:date="2026-02-03T10:40:00Z" w16du:dateUtc="2026-02-03T16:40:00Z">
        <w:r w:rsidR="00AE3391">
          <w:rPr>
            <w:rFonts w:ascii="Times New Roman" w:hAnsi="Times New Roman" w:cs="Times New Roman"/>
          </w:rPr>
          <w:t xml:space="preserve">polygons </w:t>
        </w:r>
      </w:ins>
      <w:ins w:id="355" w:author="Larson, Danelle M" w:date="2026-02-02T14:35:00Z" w16du:dateUtc="2026-02-02T20:35:00Z">
        <w:r w:rsidR="00993CBE" w:rsidRPr="005F3ED0">
          <w:rPr>
            <w:rFonts w:ascii="Times New Roman" w:hAnsi="Times New Roman" w:cs="Times New Roman"/>
          </w:rPr>
          <w:t xml:space="preserve">created in </w:t>
        </w:r>
      </w:ins>
      <w:ins w:id="356" w:author="Larson, Danelle M" w:date="2026-02-02T14:34:00Z" w16du:dateUtc="2026-02-02T20:34:00Z">
        <w:r w:rsidR="0088691A" w:rsidRPr="005F3ED0">
          <w:rPr>
            <w:rFonts w:ascii="Times New Roman" w:hAnsi="Times New Roman" w:cs="Times New Roman"/>
          </w:rPr>
          <w:t>previous datasets (De Jager et al. 2018, Rohw</w:t>
        </w:r>
      </w:ins>
      <w:ins w:id="357" w:author="Larson, Danelle M" w:date="2026-02-02T14:35:00Z" w16du:dateUtc="2026-02-02T20:35:00Z">
        <w:r w:rsidR="0088691A" w:rsidRPr="005F3ED0">
          <w:rPr>
            <w:rFonts w:ascii="Times New Roman" w:hAnsi="Times New Roman" w:cs="Times New Roman"/>
          </w:rPr>
          <w:t>eder et al. 2018</w:t>
        </w:r>
        <w:r w:rsidR="00993CBE" w:rsidRPr="005F3ED0">
          <w:rPr>
            <w:rFonts w:ascii="Times New Roman" w:hAnsi="Times New Roman" w:cs="Times New Roman"/>
          </w:rPr>
          <w:t>)</w:t>
        </w:r>
      </w:ins>
      <w:ins w:id="358" w:author="Larson, Danelle M" w:date="2026-02-02T14:37:00Z" w16du:dateUtc="2026-02-02T20:37:00Z">
        <w:r w:rsidR="00184C5C" w:rsidRPr="005F3ED0">
          <w:rPr>
            <w:rFonts w:ascii="Times New Roman" w:hAnsi="Times New Roman" w:cs="Times New Roman"/>
          </w:rPr>
          <w:t xml:space="preserve">, </w:t>
        </w:r>
      </w:ins>
      <w:ins w:id="359" w:author="Larson, Danelle M" w:date="2026-02-03T10:41:00Z" w16du:dateUtc="2026-02-03T16:41:00Z">
        <w:r w:rsidR="00C81E99">
          <w:rPr>
            <w:rFonts w:ascii="Times New Roman" w:hAnsi="Times New Roman" w:cs="Times New Roman"/>
          </w:rPr>
          <w:t xml:space="preserve">for </w:t>
        </w:r>
      </w:ins>
      <w:ins w:id="360" w:author="Larson, Danelle M" w:date="2026-02-02T14:37:00Z" w16du:dateUtc="2026-02-02T20:37:00Z">
        <w:r w:rsidR="00184C5C" w:rsidRPr="005F3ED0">
          <w:rPr>
            <w:rFonts w:ascii="Times New Roman" w:hAnsi="Times New Roman" w:cs="Times New Roman"/>
          </w:rPr>
          <w:t xml:space="preserve">which those datasets </w:t>
        </w:r>
      </w:ins>
      <w:ins w:id="361" w:author="Larson, Danelle M" w:date="2026-02-02T14:35:00Z" w16du:dateUtc="2026-02-02T20:35:00Z">
        <w:r w:rsidR="0022126C" w:rsidRPr="005F3ED0">
          <w:rPr>
            <w:rFonts w:ascii="Times New Roman" w:hAnsi="Times New Roman" w:cs="Times New Roman"/>
          </w:rPr>
          <w:t>characterize</w:t>
        </w:r>
      </w:ins>
      <w:ins w:id="362" w:author="Larson, Danelle M" w:date="2026-02-02T14:36:00Z" w16du:dateUtc="2026-02-02T20:36:00Z">
        <w:r w:rsidR="00184C5C" w:rsidRPr="005F3ED0">
          <w:rPr>
            <w:rFonts w:ascii="Times New Roman" w:hAnsi="Times New Roman" w:cs="Times New Roman"/>
          </w:rPr>
          <w:t>d</w:t>
        </w:r>
      </w:ins>
      <w:ins w:id="363" w:author="Larson, Danelle M" w:date="2026-02-02T14:35:00Z" w16du:dateUtc="2026-02-02T20:35:00Z">
        <w:r w:rsidR="0022126C" w:rsidRPr="005F3ED0">
          <w:rPr>
            <w:rFonts w:ascii="Times New Roman" w:hAnsi="Times New Roman" w:cs="Times New Roman"/>
          </w:rPr>
          <w:t xml:space="preserve"> terr</w:t>
        </w:r>
      </w:ins>
      <w:ins w:id="364" w:author="Larson, Danelle M" w:date="2026-02-02T14:36:00Z" w16du:dateUtc="2026-02-02T20:36:00Z">
        <w:r w:rsidR="0022126C" w:rsidRPr="005F3ED0">
          <w:rPr>
            <w:rFonts w:ascii="Times New Roman" w:hAnsi="Times New Roman" w:cs="Times New Roman"/>
          </w:rPr>
          <w:t>estrial and aquatic habitats</w:t>
        </w:r>
        <w:r w:rsidR="00184C5C" w:rsidRPr="005F3ED0">
          <w:rPr>
            <w:rFonts w:ascii="Times New Roman" w:hAnsi="Times New Roman" w:cs="Times New Roman"/>
          </w:rPr>
          <w:t xml:space="preserve"> throughout the UMR floodplain using 2010/2011 land use data</w:t>
        </w:r>
        <w:r w:rsidR="0022126C" w:rsidRPr="005F3ED0">
          <w:rPr>
            <w:rFonts w:ascii="Times New Roman" w:hAnsi="Times New Roman" w:cs="Times New Roman"/>
          </w:rPr>
          <w:t xml:space="preserve">. </w:t>
        </w:r>
      </w:ins>
      <w:ins w:id="365" w:author="Larson, Danelle M" w:date="2026-02-02T14:44:00Z" w16du:dateUtc="2026-02-02T20:44:00Z">
        <w:r w:rsidR="00C73CAA">
          <w:rPr>
            <w:rFonts w:ascii="Times New Roman" w:hAnsi="Times New Roman" w:cs="Times New Roman"/>
          </w:rPr>
          <w:t>In ArcGIS, w</w:t>
        </w:r>
      </w:ins>
      <w:ins w:id="366" w:author="Larson, Danelle M" w:date="2026-02-02T14:37:00Z" w16du:dateUtc="2026-02-02T20:37:00Z">
        <w:r w:rsidR="00184C5C" w:rsidRPr="005F3ED0">
          <w:rPr>
            <w:rFonts w:ascii="Times New Roman" w:hAnsi="Times New Roman" w:cs="Times New Roman"/>
          </w:rPr>
          <w:t xml:space="preserve">e then created a 50 m radial buffer </w:t>
        </w:r>
        <w:r w:rsidR="002668A1" w:rsidRPr="005F3ED0">
          <w:rPr>
            <w:rFonts w:ascii="Times New Roman" w:hAnsi="Times New Roman" w:cs="Times New Roman"/>
          </w:rPr>
          <w:t xml:space="preserve">around the macrophyte plot and calculated </w:t>
        </w:r>
      </w:ins>
      <w:r w:rsidR="00983A21">
        <w:rPr>
          <w:rFonts w:ascii="Times New Roman" w:hAnsi="Times New Roman" w:cs="Times New Roman"/>
        </w:rPr>
        <w:t>hydrogeomorphic</w:t>
      </w:r>
      <w:ins w:id="367" w:author="Larson, Danelle M" w:date="2026-02-02T14:38:00Z" w16du:dateUtc="2026-02-02T20:38:00Z">
        <w:r w:rsidR="00E928A2" w:rsidRPr="005F3ED0">
          <w:rPr>
            <w:rFonts w:ascii="Times New Roman" w:hAnsi="Times New Roman" w:cs="Times New Roman"/>
          </w:rPr>
          <w:t xml:space="preserve"> </w:t>
        </w:r>
      </w:ins>
      <w:ins w:id="368" w:author="Larson, Danelle M" w:date="2026-02-02T14:37:00Z" w16du:dateUtc="2026-02-02T20:37:00Z">
        <w:r w:rsidR="002668A1" w:rsidRPr="005F3ED0">
          <w:rPr>
            <w:rFonts w:ascii="Times New Roman" w:hAnsi="Times New Roman" w:cs="Times New Roman"/>
          </w:rPr>
          <w:t>connectivity (</w:t>
        </w:r>
      </w:ins>
      <w:ins w:id="369" w:author="Larson, Danelle M" w:date="2026-02-02T14:53:00Z" w16du:dateUtc="2026-02-02T20:53:00Z">
        <w:r w:rsidR="000B4F64">
          <w:rPr>
            <w:rFonts w:ascii="Times New Roman" w:hAnsi="Times New Roman" w:cs="Times New Roman"/>
          </w:rPr>
          <w:t>as</w:t>
        </w:r>
      </w:ins>
      <w:ins w:id="370" w:author="Larson, Danelle M" w:date="2026-02-02T14:37:00Z" w16du:dateUtc="2026-02-02T20:37:00Z">
        <w:r w:rsidR="002668A1" w:rsidRPr="005F3ED0">
          <w:rPr>
            <w:rFonts w:ascii="Times New Roman" w:hAnsi="Times New Roman" w:cs="Times New Roman"/>
          </w:rPr>
          <w:t xml:space="preserve"> the percentage of </w:t>
        </w:r>
      </w:ins>
      <w:ins w:id="371" w:author="Larson, Danelle M" w:date="2026-02-02T14:38:00Z" w16du:dateUtc="2026-02-02T20:38:00Z">
        <w:r w:rsidR="00E928A2" w:rsidRPr="005F3ED0">
          <w:rPr>
            <w:rFonts w:ascii="Times New Roman" w:hAnsi="Times New Roman" w:cs="Times New Roman"/>
          </w:rPr>
          <w:t>aquatic area within the buffer)</w:t>
        </w:r>
      </w:ins>
      <w:ins w:id="372" w:author="Larson, Danelle M" w:date="2026-02-02T14:39:00Z" w16du:dateUtc="2026-02-02T20:39:00Z">
        <w:r w:rsidR="005F439D" w:rsidRPr="005F3ED0">
          <w:rPr>
            <w:rFonts w:ascii="Times New Roman" w:hAnsi="Times New Roman" w:cs="Times New Roman"/>
          </w:rPr>
          <w:t xml:space="preserve"> </w:t>
        </w:r>
        <w:r w:rsidR="000E14B1" w:rsidRPr="005F3ED0">
          <w:rPr>
            <w:rFonts w:ascii="Times New Roman" w:hAnsi="Times New Roman" w:cs="Times New Roman"/>
          </w:rPr>
          <w:t xml:space="preserve">using </w:t>
        </w:r>
      </w:ins>
      <w:ins w:id="373" w:author="Larson, Danelle M" w:date="2026-02-02T14:45:00Z" w16du:dateUtc="2026-02-02T20:45:00Z">
        <w:r w:rsidR="00685678">
          <w:rPr>
            <w:rFonts w:ascii="Times New Roman" w:hAnsi="Times New Roman" w:cs="Times New Roman"/>
          </w:rPr>
          <w:t xml:space="preserve">the </w:t>
        </w:r>
      </w:ins>
      <w:ins w:id="374" w:author="Larson, Danelle M" w:date="2026-02-02T14:39:00Z" w16du:dateUtc="2026-02-02T20:39:00Z">
        <w:r w:rsidR="000E14B1" w:rsidRPr="005F3ED0">
          <w:rPr>
            <w:rFonts w:ascii="Times New Roman" w:hAnsi="Times New Roman" w:cs="Times New Roman"/>
          </w:rPr>
          <w:t>Rohweder et al. (2018) metric called ‘</w:t>
        </w:r>
      </w:ins>
      <w:ins w:id="375" w:author="Larson, Danelle M" w:date="2026-02-02T14:39:00Z">
        <w:r w:rsidR="000E14B1" w:rsidRPr="005F3ED0">
          <w:rPr>
            <w:rFonts w:ascii="Times New Roman" w:hAnsi="Times New Roman" w:cs="Times New Roman"/>
          </w:rPr>
          <w:t>chnperZ</w:t>
        </w:r>
      </w:ins>
      <w:ins w:id="376" w:author="Larson, Danelle M" w:date="2026-02-02T14:38:00Z" w16du:dateUtc="2026-02-02T20:38:00Z">
        <w:r w:rsidR="00E928A2" w:rsidRPr="005F3ED0">
          <w:rPr>
            <w:rFonts w:ascii="Times New Roman" w:hAnsi="Times New Roman" w:cs="Times New Roman"/>
          </w:rPr>
          <w:t>.</w:t>
        </w:r>
      </w:ins>
      <w:ins w:id="377" w:author="Larson, Danelle M" w:date="2026-02-02T14:39:00Z" w16du:dateUtc="2026-02-02T20:39:00Z">
        <w:r w:rsidR="000E14B1" w:rsidRPr="005F3ED0">
          <w:rPr>
            <w:rFonts w:ascii="Times New Roman" w:hAnsi="Times New Roman" w:cs="Times New Roman"/>
          </w:rPr>
          <w:t>’</w:t>
        </w:r>
      </w:ins>
      <w:ins w:id="378" w:author="Larson, Danelle M" w:date="2026-02-02T14:40:00Z" w16du:dateUtc="2026-02-02T20:40:00Z">
        <w:r w:rsidR="00D32A4F" w:rsidRPr="005F3ED0">
          <w:rPr>
            <w:rFonts w:ascii="Times New Roman" w:hAnsi="Times New Roman" w:cs="Times New Roman"/>
          </w:rPr>
          <w:t xml:space="preserve"> To calculate exceedance</w:t>
        </w:r>
        <w:r w:rsidR="009045A0" w:rsidRPr="005F3ED0">
          <w:rPr>
            <w:rFonts w:ascii="Times New Roman" w:hAnsi="Times New Roman" w:cs="Times New Roman"/>
          </w:rPr>
          <w:t xml:space="preserve">, we overlayed the macrophyte plots onto a dataset by Rogala et al. (2019) </w:t>
        </w:r>
      </w:ins>
      <w:ins w:id="379" w:author="Larson, Danelle M" w:date="2026-02-02T14:41:00Z" w16du:dateUtc="2026-02-02T20:41:00Z">
        <w:r w:rsidR="005420F5" w:rsidRPr="005F3ED0">
          <w:rPr>
            <w:rFonts w:ascii="Times New Roman" w:hAnsi="Times New Roman" w:cs="Times New Roman"/>
          </w:rPr>
          <w:t xml:space="preserve">that was the water depth </w:t>
        </w:r>
        <w:r w:rsidR="00DC396B" w:rsidRPr="005F3ED0">
          <w:rPr>
            <w:rFonts w:ascii="Times New Roman" w:hAnsi="Times New Roman" w:cs="Times New Roman"/>
            <w:color w:val="333333"/>
            <w:shd w:val="clear" w:color="auto" w:fill="FFFFFF"/>
            <w:rPrChange w:id="380" w:author="Larson, Danelle M" w:date="2026-02-02T14:43:00Z" w16du:dateUtc="2026-02-02T20:43:00Z">
              <w:rPr>
                <w:rFonts w:ascii="Times New Roman" w:hAnsi="Times New Roman" w:cs="Times New Roman"/>
                <w:color w:val="333333"/>
                <w:sz w:val="20"/>
                <w:szCs w:val="20"/>
                <w:shd w:val="clear" w:color="auto" w:fill="FFFFFF"/>
              </w:rPr>
            </w:rPrChange>
          </w:rPr>
          <w:t xml:space="preserve">at the 75% </w:t>
        </w:r>
      </w:ins>
      <w:ins w:id="381" w:author="Larson, Danelle M" w:date="2026-02-02T14:42:00Z" w16du:dateUtc="2026-02-02T20:42:00Z">
        <w:r w:rsidR="00147D9D" w:rsidRPr="005F3ED0">
          <w:rPr>
            <w:rFonts w:ascii="Times New Roman" w:hAnsi="Times New Roman" w:cs="Times New Roman"/>
            <w:color w:val="333333"/>
            <w:shd w:val="clear" w:color="auto" w:fill="FFFFFF"/>
            <w:rPrChange w:id="382" w:author="Larson, Danelle M" w:date="2026-02-02T14:43:00Z" w16du:dateUtc="2026-02-02T20:43:00Z">
              <w:rPr>
                <w:rFonts w:ascii="Times New Roman" w:hAnsi="Times New Roman" w:cs="Times New Roman"/>
                <w:color w:val="333333"/>
                <w:sz w:val="20"/>
                <w:szCs w:val="20"/>
                <w:shd w:val="clear" w:color="auto" w:fill="FFFFFF"/>
              </w:rPr>
            </w:rPrChange>
          </w:rPr>
          <w:t>flow exceedance conditions</w:t>
        </w:r>
      </w:ins>
      <w:ins w:id="383" w:author="Larson, Danelle M" w:date="2026-02-02T14:41:00Z" w16du:dateUtc="2026-02-02T20:41:00Z">
        <w:r w:rsidR="00DC396B" w:rsidRPr="005F3ED0">
          <w:rPr>
            <w:rFonts w:ascii="Times New Roman" w:hAnsi="Times New Roman" w:cs="Times New Roman"/>
            <w:color w:val="333333"/>
            <w:shd w:val="clear" w:color="auto" w:fill="FFFFFF"/>
            <w:rPrChange w:id="384" w:author="Larson, Danelle M" w:date="2026-02-02T14:43:00Z" w16du:dateUtc="2026-02-02T20:43:00Z">
              <w:rPr>
                <w:rFonts w:ascii="Times New Roman" w:hAnsi="Times New Roman" w:cs="Times New Roman"/>
                <w:color w:val="333333"/>
                <w:sz w:val="20"/>
                <w:szCs w:val="20"/>
                <w:shd w:val="clear" w:color="auto" w:fill="FFFFFF"/>
              </w:rPr>
            </w:rPrChange>
          </w:rPr>
          <w:t xml:space="preserve"> </w:t>
        </w:r>
        <w:r w:rsidR="00DC396B" w:rsidRPr="005F3ED0">
          <w:rPr>
            <w:rFonts w:ascii="Times New Roman" w:hAnsi="Times New Roman" w:cs="Times New Roman"/>
            <w:rPrChange w:id="385" w:author="Larson, Danelle M" w:date="2026-02-02T14:43:00Z" w16du:dateUtc="2026-02-02T20:43:00Z">
              <w:rPr>
                <w:rFonts w:ascii="Times New Roman" w:hAnsi="Times New Roman" w:cs="Times New Roman"/>
                <w:sz w:val="20"/>
                <w:szCs w:val="20"/>
              </w:rPr>
            </w:rPrChange>
          </w:rPr>
          <w:t>over the previous 40-year period</w:t>
        </w:r>
      </w:ins>
      <w:ins w:id="386" w:author="Larson, Danelle M" w:date="2026-02-02T14:42:00Z" w16du:dateUtc="2026-02-02T20:42:00Z">
        <w:r w:rsidR="00147D9D" w:rsidRPr="005F3ED0">
          <w:rPr>
            <w:rFonts w:ascii="Times New Roman" w:hAnsi="Times New Roman" w:cs="Times New Roman"/>
            <w:color w:val="000000"/>
            <w:rPrChange w:id="387" w:author="Larson, Danelle M" w:date="2026-02-02T14:43:00Z" w16du:dateUtc="2026-02-02T20:43:00Z">
              <w:rPr>
                <w:rFonts w:ascii="Times New Roman" w:hAnsi="Times New Roman" w:cs="Times New Roman"/>
                <w:color w:val="000000"/>
                <w:sz w:val="20"/>
                <w:szCs w:val="20"/>
              </w:rPr>
            </w:rPrChange>
          </w:rPr>
          <w:t>.</w:t>
        </w:r>
        <w:r w:rsidR="00B67D78" w:rsidRPr="005F3ED0">
          <w:rPr>
            <w:rFonts w:ascii="Times New Roman" w:hAnsi="Times New Roman" w:cs="Times New Roman"/>
            <w:color w:val="000000"/>
            <w:rPrChange w:id="388" w:author="Larson, Danelle M" w:date="2026-02-02T14:43:00Z" w16du:dateUtc="2026-02-02T20:43:00Z">
              <w:rPr>
                <w:rFonts w:ascii="Times New Roman" w:hAnsi="Times New Roman" w:cs="Times New Roman"/>
                <w:color w:val="000000"/>
                <w:sz w:val="20"/>
                <w:szCs w:val="20"/>
              </w:rPr>
            </w:rPrChange>
          </w:rPr>
          <w:t xml:space="preserve"> </w:t>
        </w:r>
      </w:ins>
      <w:ins w:id="389" w:author="Larson, Danelle M" w:date="2026-02-03T10:42:00Z" w16du:dateUtc="2026-02-03T16:42:00Z">
        <w:r w:rsidR="00FF440F">
          <w:rPr>
            <w:rFonts w:ascii="Times New Roman" w:hAnsi="Times New Roman" w:cs="Times New Roman"/>
            <w:color w:val="000000"/>
          </w:rPr>
          <w:t>Low e</w:t>
        </w:r>
        <w:r w:rsidR="00BF29C8">
          <w:rPr>
            <w:rFonts w:ascii="Times New Roman" w:hAnsi="Times New Roman" w:cs="Times New Roman"/>
            <w:color w:val="000000"/>
          </w:rPr>
          <w:t xml:space="preserve">xceedance </w:t>
        </w:r>
        <w:r w:rsidR="00FF440F">
          <w:rPr>
            <w:rFonts w:ascii="Times New Roman" w:hAnsi="Times New Roman" w:cs="Times New Roman"/>
            <w:color w:val="000000"/>
          </w:rPr>
          <w:t xml:space="preserve">values can </w:t>
        </w:r>
        <w:r w:rsidR="00BF29C8">
          <w:rPr>
            <w:rFonts w:ascii="Times New Roman" w:hAnsi="Times New Roman" w:cs="Times New Roman"/>
            <w:color w:val="000000"/>
          </w:rPr>
          <w:t>signif</w:t>
        </w:r>
      </w:ins>
      <w:ins w:id="390" w:author="Larson, Danelle M" w:date="2026-02-03T10:43:00Z" w16du:dateUtc="2026-02-03T16:43:00Z">
        <w:r w:rsidR="00FF440F">
          <w:rPr>
            <w:rFonts w:ascii="Times New Roman" w:hAnsi="Times New Roman" w:cs="Times New Roman"/>
            <w:color w:val="000000"/>
          </w:rPr>
          <w:t>y</w:t>
        </w:r>
      </w:ins>
      <w:ins w:id="391" w:author="Larson, Danelle M" w:date="2026-02-03T10:42:00Z" w16du:dateUtc="2026-02-03T16:42:00Z">
        <w:r w:rsidR="00FF440F">
          <w:rPr>
            <w:rFonts w:ascii="Times New Roman" w:hAnsi="Times New Roman" w:cs="Times New Roman"/>
            <w:color w:val="000000"/>
          </w:rPr>
          <w:t xml:space="preserve"> low water conditions</w:t>
        </w:r>
      </w:ins>
      <w:ins w:id="392" w:author="Larson, Danelle M" w:date="2026-02-03T10:43:00Z" w16du:dateUtc="2026-02-03T16:43:00Z">
        <w:r w:rsidR="00E57084">
          <w:rPr>
            <w:rFonts w:ascii="Times New Roman" w:hAnsi="Times New Roman" w:cs="Times New Roman"/>
            <w:color w:val="000000"/>
          </w:rPr>
          <w:t xml:space="preserve"> during</w:t>
        </w:r>
      </w:ins>
      <w:ins w:id="393" w:author="Larson, Danelle M" w:date="2026-02-03T10:44:00Z" w16du:dateUtc="2026-02-03T16:44:00Z">
        <w:r w:rsidR="00E57084">
          <w:rPr>
            <w:rFonts w:ascii="Times New Roman" w:hAnsi="Times New Roman" w:cs="Times New Roman"/>
            <w:color w:val="000000"/>
          </w:rPr>
          <w:t xml:space="preserve"> the macrophyte growing season</w:t>
        </w:r>
      </w:ins>
      <w:ins w:id="394" w:author="Larson, Danelle M" w:date="2026-02-03T10:43:00Z" w16du:dateUtc="2026-02-03T16:43:00Z">
        <w:r w:rsidR="00FF440F">
          <w:rPr>
            <w:rFonts w:ascii="Times New Roman" w:hAnsi="Times New Roman" w:cs="Times New Roman"/>
            <w:color w:val="000000"/>
          </w:rPr>
          <w:t xml:space="preserve">, which we and others hypothesized </w:t>
        </w:r>
      </w:ins>
      <w:ins w:id="395" w:author="Larson, Danelle M" w:date="2026-02-03T10:44:00Z" w16du:dateUtc="2026-02-03T16:44:00Z">
        <w:r w:rsidR="00E57084">
          <w:rPr>
            <w:rFonts w:ascii="Times New Roman" w:hAnsi="Times New Roman" w:cs="Times New Roman"/>
            <w:color w:val="000000"/>
          </w:rPr>
          <w:t xml:space="preserve">that low water years </w:t>
        </w:r>
      </w:ins>
      <w:ins w:id="396" w:author="Larson, Danelle M" w:date="2026-02-03T10:43:00Z" w16du:dateUtc="2026-02-03T16:43:00Z">
        <w:r w:rsidR="00FF440F">
          <w:rPr>
            <w:rFonts w:ascii="Times New Roman" w:hAnsi="Times New Roman" w:cs="Times New Roman"/>
            <w:color w:val="000000"/>
          </w:rPr>
          <w:t>w</w:t>
        </w:r>
      </w:ins>
      <w:ins w:id="397" w:author="Larson, Danelle M" w:date="2026-02-03T10:44:00Z" w16du:dateUtc="2026-02-03T16:44:00Z">
        <w:r w:rsidR="00E57084">
          <w:rPr>
            <w:rFonts w:ascii="Times New Roman" w:hAnsi="Times New Roman" w:cs="Times New Roman"/>
            <w:color w:val="000000"/>
          </w:rPr>
          <w:t>ere</w:t>
        </w:r>
      </w:ins>
      <w:ins w:id="398" w:author="Larson, Danelle M" w:date="2026-02-03T10:43:00Z" w16du:dateUtc="2026-02-03T16:43:00Z">
        <w:r w:rsidR="00FF440F">
          <w:rPr>
            <w:rFonts w:ascii="Times New Roman" w:hAnsi="Times New Roman" w:cs="Times New Roman"/>
            <w:color w:val="000000"/>
          </w:rPr>
          <w:t xml:space="preserve"> important to stimulate macrophyte recovery (Burdis et al. 2020)</w:t>
        </w:r>
      </w:ins>
      <w:ins w:id="399" w:author="Larson, Danelle M" w:date="2026-02-03T10:42:00Z" w16du:dateUtc="2026-02-03T16:42:00Z">
        <w:r w:rsidR="00FF440F">
          <w:rPr>
            <w:rFonts w:ascii="Times New Roman" w:hAnsi="Times New Roman" w:cs="Times New Roman"/>
            <w:color w:val="000000"/>
          </w:rPr>
          <w:t xml:space="preserve">. </w:t>
        </w:r>
      </w:ins>
      <w:ins w:id="400" w:author="Larson, Danelle M" w:date="2026-02-02T14:42:00Z" w16du:dateUtc="2026-02-02T20:42:00Z">
        <w:r w:rsidR="00B67D78" w:rsidRPr="005F3ED0">
          <w:rPr>
            <w:rFonts w:ascii="Times New Roman" w:hAnsi="Times New Roman" w:cs="Times New Roman"/>
            <w:color w:val="000000"/>
            <w:rPrChange w:id="401" w:author="Larson, Danelle M" w:date="2026-02-02T14:43:00Z" w16du:dateUtc="2026-02-02T20:43:00Z">
              <w:rPr>
                <w:rFonts w:ascii="Times New Roman" w:hAnsi="Times New Roman" w:cs="Times New Roman"/>
                <w:color w:val="000000"/>
                <w:sz w:val="20"/>
                <w:szCs w:val="20"/>
              </w:rPr>
            </w:rPrChange>
          </w:rPr>
          <w:t xml:space="preserve">The temporal variation in these </w:t>
        </w:r>
      </w:ins>
      <w:ins w:id="402" w:author="Larson, Danelle M" w:date="2026-02-02T14:45:00Z" w16du:dateUtc="2026-02-02T20:45:00Z">
        <w:r w:rsidR="00685678">
          <w:rPr>
            <w:rFonts w:ascii="Times New Roman" w:hAnsi="Times New Roman" w:cs="Times New Roman"/>
            <w:color w:val="000000"/>
          </w:rPr>
          <w:t xml:space="preserve">two </w:t>
        </w:r>
      </w:ins>
      <w:ins w:id="403" w:author="Larson, Danelle M" w:date="2026-02-02T14:42:00Z" w16du:dateUtc="2026-02-02T20:42:00Z">
        <w:r w:rsidR="00B67D78" w:rsidRPr="005F3ED0">
          <w:rPr>
            <w:rFonts w:ascii="Times New Roman" w:hAnsi="Times New Roman" w:cs="Times New Roman"/>
            <w:color w:val="000000"/>
            <w:rPrChange w:id="404" w:author="Larson, Danelle M" w:date="2026-02-02T14:43:00Z" w16du:dateUtc="2026-02-02T20:43:00Z">
              <w:rPr>
                <w:rFonts w:ascii="Times New Roman" w:hAnsi="Times New Roman" w:cs="Times New Roman"/>
                <w:color w:val="000000"/>
                <w:sz w:val="20"/>
                <w:szCs w:val="20"/>
              </w:rPr>
            </w:rPrChange>
          </w:rPr>
          <w:t>hydrogeomo</w:t>
        </w:r>
      </w:ins>
      <w:ins w:id="405" w:author="Larson, Danelle M" w:date="2026-02-02T14:43:00Z" w16du:dateUtc="2026-02-02T20:43:00Z">
        <w:r w:rsidR="00B67D78" w:rsidRPr="005F3ED0">
          <w:rPr>
            <w:rFonts w:ascii="Times New Roman" w:hAnsi="Times New Roman" w:cs="Times New Roman"/>
            <w:color w:val="000000"/>
            <w:rPrChange w:id="406" w:author="Larson, Danelle M" w:date="2026-02-02T14:43:00Z" w16du:dateUtc="2026-02-02T20:43:00Z">
              <w:rPr>
                <w:rFonts w:ascii="Times New Roman" w:hAnsi="Times New Roman" w:cs="Times New Roman"/>
                <w:color w:val="000000"/>
                <w:sz w:val="20"/>
                <w:szCs w:val="20"/>
              </w:rPr>
            </w:rPrChange>
          </w:rPr>
          <w:t>rphic variables comes from</w:t>
        </w:r>
      </w:ins>
      <w:ins w:id="407" w:author="Larson, Danelle M" w:date="2026-02-03T10:45:00Z" w16du:dateUtc="2026-02-03T16:45:00Z">
        <w:r w:rsidR="0027435C">
          <w:rPr>
            <w:rFonts w:ascii="Times New Roman" w:hAnsi="Times New Roman" w:cs="Times New Roman"/>
            <w:color w:val="000000"/>
          </w:rPr>
          <w:t xml:space="preserve"> some random variation in the stratified random sampling </w:t>
        </w:r>
      </w:ins>
      <w:ins w:id="408" w:author="Larson, Danelle M" w:date="2026-02-03T10:46:00Z" w16du:dateUtc="2026-02-03T16:46:00Z">
        <w:r w:rsidR="00260B4B">
          <w:rPr>
            <w:rFonts w:ascii="Times New Roman" w:hAnsi="Times New Roman" w:cs="Times New Roman"/>
            <w:color w:val="000000"/>
          </w:rPr>
          <w:t>design but</w:t>
        </w:r>
      </w:ins>
      <w:ins w:id="409" w:author="Larson, Danelle M" w:date="2026-02-03T10:45:00Z" w16du:dateUtc="2026-02-03T16:45:00Z">
        <w:r w:rsidR="0027435C">
          <w:rPr>
            <w:rFonts w:ascii="Times New Roman" w:hAnsi="Times New Roman" w:cs="Times New Roman"/>
            <w:color w:val="000000"/>
          </w:rPr>
          <w:t xml:space="preserve"> also c</w:t>
        </w:r>
        <w:r w:rsidR="002E7D25">
          <w:rPr>
            <w:rFonts w:ascii="Times New Roman" w:hAnsi="Times New Roman" w:cs="Times New Roman"/>
            <w:color w:val="000000"/>
          </w:rPr>
          <w:t>omes from calculating</w:t>
        </w:r>
      </w:ins>
      <w:ins w:id="410" w:author="Larson, Danelle M" w:date="2026-02-02T14:43:00Z" w16du:dateUtc="2026-02-02T20:43:00Z">
        <w:r w:rsidR="00B67D78" w:rsidRPr="005F3ED0">
          <w:rPr>
            <w:rFonts w:ascii="Times New Roman" w:hAnsi="Times New Roman" w:cs="Times New Roman"/>
            <w:color w:val="000000"/>
            <w:rPrChange w:id="411" w:author="Larson, Danelle M" w:date="2026-02-02T14:43:00Z" w16du:dateUtc="2026-02-02T20:43:00Z">
              <w:rPr>
                <w:rFonts w:ascii="Times New Roman" w:hAnsi="Times New Roman" w:cs="Times New Roman"/>
                <w:color w:val="000000"/>
                <w:sz w:val="20"/>
                <w:szCs w:val="20"/>
              </w:rPr>
            </w:rPrChange>
          </w:rPr>
          <w:t xml:space="preserve"> annual means </w:t>
        </w:r>
      </w:ins>
      <w:ins w:id="412" w:author="Larson, Danelle M" w:date="2026-02-02T14:45:00Z" w16du:dateUtc="2026-02-02T20:45:00Z">
        <w:r w:rsidR="00685678">
          <w:rPr>
            <w:rFonts w:ascii="Times New Roman" w:hAnsi="Times New Roman" w:cs="Times New Roman"/>
            <w:color w:val="000000"/>
          </w:rPr>
          <w:t>at vegetated plots</w:t>
        </w:r>
      </w:ins>
      <w:ins w:id="413" w:author="Larson, Danelle M" w:date="2026-02-03T10:45:00Z" w16du:dateUtc="2026-02-03T16:45:00Z">
        <w:r w:rsidR="002E7D25">
          <w:rPr>
            <w:rFonts w:ascii="Times New Roman" w:hAnsi="Times New Roman" w:cs="Times New Roman"/>
            <w:color w:val="000000"/>
          </w:rPr>
          <w:t xml:space="preserve"> only; therefore, we ma</w:t>
        </w:r>
      </w:ins>
      <w:ins w:id="414" w:author="Larson, Danelle M" w:date="2026-02-03T10:46:00Z" w16du:dateUtc="2026-02-03T16:46:00Z">
        <w:r w:rsidR="002E7D25">
          <w:rPr>
            <w:rFonts w:ascii="Times New Roman" w:hAnsi="Times New Roman" w:cs="Times New Roman"/>
            <w:color w:val="000000"/>
          </w:rPr>
          <w:t xml:space="preserve">y find temporal variation and trends in hydrogeomorphology if </w:t>
        </w:r>
        <w:r w:rsidR="000A38C8">
          <w:rPr>
            <w:rFonts w:ascii="Times New Roman" w:hAnsi="Times New Roman" w:cs="Times New Roman"/>
            <w:color w:val="000000"/>
          </w:rPr>
          <w:t xml:space="preserve">the </w:t>
        </w:r>
        <w:r w:rsidR="002E7D25">
          <w:rPr>
            <w:rFonts w:ascii="Times New Roman" w:hAnsi="Times New Roman" w:cs="Times New Roman"/>
            <w:color w:val="000000"/>
          </w:rPr>
          <w:t>vegetated plot conditions change over time</w:t>
        </w:r>
      </w:ins>
      <w:ins w:id="415" w:author="Larson, Danelle M" w:date="2026-02-02T14:43:00Z" w16du:dateUtc="2026-02-02T20:43:00Z">
        <w:r w:rsidR="005F3ED0" w:rsidRPr="005F3ED0">
          <w:rPr>
            <w:rFonts w:ascii="Times New Roman" w:hAnsi="Times New Roman" w:cs="Times New Roman"/>
            <w:color w:val="000000"/>
            <w:rPrChange w:id="416" w:author="Larson, Danelle M" w:date="2026-02-02T14:43:00Z" w16du:dateUtc="2026-02-02T20:43:00Z">
              <w:rPr>
                <w:rFonts w:ascii="Times New Roman" w:hAnsi="Times New Roman" w:cs="Times New Roman"/>
                <w:color w:val="000000"/>
                <w:sz w:val="20"/>
                <w:szCs w:val="20"/>
              </w:rPr>
            </w:rPrChange>
          </w:rPr>
          <w:t>.</w:t>
        </w:r>
      </w:ins>
    </w:p>
    <w:p w14:paraId="6AAC8C64" w14:textId="6312C72C" w:rsidR="00C866DF" w:rsidRDefault="00C17D51" w:rsidP="00C866DF">
      <w:pPr>
        <w:spacing w:line="480" w:lineRule="auto"/>
        <w:ind w:firstLine="720"/>
        <w:rPr>
          <w:rFonts w:ascii="Times New Roman" w:hAnsi="Times New Roman" w:cs="Times New Roman"/>
        </w:rPr>
      </w:pPr>
      <w:r>
        <w:rPr>
          <w:rFonts w:ascii="Times New Roman" w:hAnsi="Times New Roman" w:cs="Times New Roman"/>
        </w:rPr>
        <w:t xml:space="preserve">Water temperature was selected for inclusion in our statistical models </w:t>
      </w:r>
      <w:r w:rsidR="00DA6650">
        <w:rPr>
          <w:rFonts w:ascii="Times New Roman" w:hAnsi="Times New Roman" w:cs="Times New Roman"/>
        </w:rPr>
        <w:t xml:space="preserve">as </w:t>
      </w:r>
      <w:r w:rsidR="00F16DF3">
        <w:rPr>
          <w:rFonts w:ascii="Times New Roman" w:hAnsi="Times New Roman" w:cs="Times New Roman"/>
        </w:rPr>
        <w:t>represent</w:t>
      </w:r>
      <w:r w:rsidR="00DA6650">
        <w:rPr>
          <w:rFonts w:ascii="Times New Roman" w:hAnsi="Times New Roman" w:cs="Times New Roman"/>
        </w:rPr>
        <w:t>ative of</w:t>
      </w:r>
      <w:r w:rsidR="00F16DF3">
        <w:rPr>
          <w:rFonts w:ascii="Times New Roman" w:hAnsi="Times New Roman" w:cs="Times New Roman"/>
        </w:rPr>
        <w:t xml:space="preserve"> climate</w:t>
      </w:r>
      <w:r>
        <w:rPr>
          <w:rFonts w:ascii="Times New Roman" w:hAnsi="Times New Roman" w:cs="Times New Roman"/>
        </w:rPr>
        <w:t>.</w:t>
      </w:r>
      <w:r w:rsidRPr="0004554E" w:rsidDel="00E46BA6">
        <w:rPr>
          <w:rFonts w:ascii="Times New Roman" w:hAnsi="Times New Roman" w:cs="Times New Roman"/>
        </w:rPr>
        <w:t xml:space="preserve"> </w:t>
      </w:r>
      <w:del w:id="417" w:author="Larson, Danelle M" w:date="2026-01-30T10:47:00Z" w16du:dateUtc="2026-01-30T16:47:00Z">
        <w:r w:rsidR="00255D73" w:rsidDel="004A298C">
          <w:rPr>
            <w:rFonts w:ascii="Times New Roman" w:hAnsi="Times New Roman" w:cs="Times New Roman"/>
          </w:rPr>
          <w:delText>Still, “</w:delText>
        </w:r>
        <w:commentRangeStart w:id="418"/>
        <w:commentRangeStart w:id="419"/>
        <w:r w:rsidR="00255D73" w:rsidDel="004A298C">
          <w:rPr>
            <w:rFonts w:ascii="Times New Roman" w:hAnsi="Times New Roman" w:cs="Times New Roman"/>
          </w:rPr>
          <w:delText xml:space="preserve">exceedance’” may also be considered a climate variable </w:delText>
        </w:r>
        <w:commentRangeEnd w:id="418"/>
        <w:r w:rsidR="00195003" w:rsidDel="004A298C">
          <w:rPr>
            <w:rStyle w:val="CommentReference"/>
            <w:rFonts w:ascii="Times New Roman" w:eastAsia="Times New Roman" w:hAnsi="Times New Roman" w:cs="Times New Roman"/>
          </w:rPr>
          <w:commentReference w:id="418"/>
        </w:r>
        <w:commentRangeEnd w:id="419"/>
        <w:r w:rsidR="0079687B" w:rsidDel="004A298C">
          <w:rPr>
            <w:rStyle w:val="CommentReference"/>
            <w:rFonts w:ascii="Times New Roman" w:eastAsia="Times New Roman" w:hAnsi="Times New Roman" w:cs="Times New Roman"/>
          </w:rPr>
          <w:commentReference w:id="419"/>
        </w:r>
        <w:r w:rsidR="00255D73" w:rsidDel="004A298C">
          <w:rPr>
            <w:rFonts w:ascii="Times New Roman" w:hAnsi="Times New Roman" w:cs="Times New Roman"/>
          </w:rPr>
          <w:delText>but in this case was grouped with “</w:delText>
        </w:r>
        <w:r w:rsidR="00255D73" w:rsidRPr="00754A01" w:rsidDel="004A298C">
          <w:rPr>
            <w:rFonts w:ascii="Times New Roman" w:eastAsiaTheme="minorHAnsi" w:hAnsi="Times New Roman" w:cs="Times New Roman"/>
          </w:rPr>
          <w:delText>hydrogeomorphology</w:delText>
        </w:r>
        <w:r w:rsidR="00255D73" w:rsidDel="004A298C">
          <w:rPr>
            <w:rFonts w:ascii="Times New Roman" w:eastAsiaTheme="minorHAnsi" w:hAnsi="Times New Roman" w:cs="Times New Roman"/>
          </w:rPr>
          <w:delText>”</w:delText>
        </w:r>
        <w:r w:rsidR="00255D73" w:rsidDel="004A298C">
          <w:rPr>
            <w:rFonts w:ascii="Times New Roman" w:hAnsi="Times New Roman" w:cs="Times New Roman"/>
          </w:rPr>
          <w:delText xml:space="preserve"> variables for simplicity. </w:delText>
        </w:r>
      </w:del>
      <w:r w:rsidR="00F3176D" w:rsidRPr="0004554E">
        <w:rPr>
          <w:rFonts w:ascii="Times New Roman" w:hAnsi="Times New Roman" w:cs="Times New Roman"/>
        </w:rPr>
        <w:t xml:space="preserve">We </w:t>
      </w:r>
      <w:r w:rsidR="00E46BA6" w:rsidRPr="0004554E">
        <w:rPr>
          <w:rFonts w:ascii="Times New Roman" w:hAnsi="Times New Roman" w:cs="Times New Roman"/>
        </w:rPr>
        <w:t>ex</w:t>
      </w:r>
      <w:r w:rsidR="00E46BA6">
        <w:rPr>
          <w:rFonts w:ascii="Times New Roman" w:hAnsi="Times New Roman" w:cs="Times New Roman"/>
        </w:rPr>
        <w:t>tracted</w:t>
      </w:r>
      <w:r w:rsidR="00E46BA6" w:rsidRPr="0004554E">
        <w:rPr>
          <w:rFonts w:ascii="Times New Roman" w:hAnsi="Times New Roman" w:cs="Times New Roman"/>
        </w:rPr>
        <w:t xml:space="preserve"> </w:t>
      </w:r>
      <w:r w:rsidR="00F3176D" w:rsidRPr="0004554E">
        <w:rPr>
          <w:rFonts w:ascii="Times New Roman" w:hAnsi="Times New Roman" w:cs="Times New Roman"/>
        </w:rPr>
        <w:t xml:space="preserve">multiple </w:t>
      </w:r>
      <w:r w:rsidR="00E46BA6">
        <w:rPr>
          <w:rFonts w:ascii="Times New Roman" w:hAnsi="Times New Roman" w:cs="Times New Roman"/>
        </w:rPr>
        <w:t xml:space="preserve">air </w:t>
      </w:r>
      <w:r w:rsidR="00E46BA6">
        <w:rPr>
          <w:rFonts w:ascii="Times New Roman" w:hAnsi="Times New Roman" w:cs="Times New Roman"/>
        </w:rPr>
        <w:lastRenderedPageBreak/>
        <w:t xml:space="preserve">temperature and precipitation </w:t>
      </w:r>
      <w:r w:rsidR="00F3176D" w:rsidRPr="0004554E">
        <w:rPr>
          <w:rFonts w:ascii="Times New Roman" w:hAnsi="Times New Roman" w:cs="Times New Roman"/>
        </w:rPr>
        <w:t xml:space="preserve">variables </w:t>
      </w:r>
      <w:r w:rsidR="00E46BA6">
        <w:rPr>
          <w:rFonts w:ascii="Times New Roman" w:hAnsi="Times New Roman" w:cs="Times New Roman"/>
        </w:rPr>
        <w:t xml:space="preserve">per </w:t>
      </w:r>
      <w:r w:rsidR="00CE3212">
        <w:rPr>
          <w:rFonts w:ascii="Times New Roman" w:hAnsi="Times New Roman" w:cs="Times New Roman"/>
        </w:rPr>
        <w:t>plot</w:t>
      </w:r>
      <w:r w:rsidR="00E46BA6">
        <w:rPr>
          <w:rFonts w:ascii="Times New Roman" w:hAnsi="Times New Roman" w:cs="Times New Roman"/>
        </w:rPr>
        <w:t xml:space="preserve"> </w:t>
      </w:r>
      <w:r w:rsidR="00265E05" w:rsidRPr="0004554E">
        <w:rPr>
          <w:rFonts w:ascii="Times New Roman" w:hAnsi="Times New Roman" w:cs="Times New Roman"/>
        </w:rPr>
        <w:fldChar w:fldCharType="begin" w:fldLock="1"/>
      </w:r>
      <w:r w:rsidR="00A27BE5">
        <w:rPr>
          <w:rFonts w:ascii="Times New Roman" w:hAnsi="Times New Roman" w:cs="Times New Roman"/>
        </w:rPr>
        <w:instrText xml:space="preserve"> ADDIN ZOTERO_ITEM CSL_CITATION {"citationID":"7XScTTxC","properties":{"formattedCitation":"(PRISM Climate Group, 2021)","plainCitation":"(PRISM Climate Group, 2021)","noteIndex":0},"citationItems":[{"id":4252,"uris":["http://www.mendeley.com/documents/?uuid=eb0ad2a7-bf18-3107-ac1b-84cb3b23414e","http://zotero.org/users/13640977/items/DS8R8JQ4"],"itemData":{"id":4252,"type":"webpage","container-title":"Oregon State University","title":"http://prism.oregonstate.edu","author":[{"literal":"PRISM Climate Group"}],"issued":{"date-parts":[["2021",6,3]]},"citation-key":"prismclimategroupHttpPrismoregonstateedu2021"}}],"schema":"https://github.com/citation-style-language/schema/raw/master/csl-citation.json"} </w:instrText>
      </w:r>
      <w:r w:rsidR="00265E05" w:rsidRPr="0004554E">
        <w:rPr>
          <w:rFonts w:ascii="Times New Roman" w:hAnsi="Times New Roman" w:cs="Times New Roman"/>
        </w:rPr>
        <w:fldChar w:fldCharType="separate"/>
      </w:r>
      <w:r w:rsidR="009548D9" w:rsidRPr="009548D9">
        <w:rPr>
          <w:rFonts w:ascii="Times New Roman" w:hAnsi="Times New Roman" w:cs="Times New Roman"/>
        </w:rPr>
        <w:t>(PRISM Climate Group</w:t>
      </w:r>
      <w:del w:id="420" w:author="Larson, Danelle M" w:date="2026-02-02T13:00:00Z" w16du:dateUtc="2026-02-02T19:00:00Z">
        <w:r w:rsidR="009548D9" w:rsidRPr="009548D9" w:rsidDel="002632D7">
          <w:rPr>
            <w:rFonts w:ascii="Times New Roman" w:hAnsi="Times New Roman" w:cs="Times New Roman"/>
          </w:rPr>
          <w:delText>,</w:delText>
        </w:r>
      </w:del>
      <w:r w:rsidR="009548D9" w:rsidRPr="009548D9">
        <w:rPr>
          <w:rFonts w:ascii="Times New Roman" w:hAnsi="Times New Roman" w:cs="Times New Roman"/>
        </w:rPr>
        <w:t xml:space="preserve"> 2021)</w:t>
      </w:r>
      <w:r w:rsidR="00265E05" w:rsidRPr="0004554E">
        <w:rPr>
          <w:rFonts w:ascii="Times New Roman" w:hAnsi="Times New Roman" w:cs="Times New Roman"/>
        </w:rPr>
        <w:fldChar w:fldCharType="end"/>
      </w:r>
      <w:r w:rsidR="00060026" w:rsidRPr="0004554E">
        <w:rPr>
          <w:rFonts w:ascii="Times New Roman" w:hAnsi="Times New Roman" w:cs="Times New Roman"/>
        </w:rPr>
        <w:t xml:space="preserve">. </w:t>
      </w:r>
      <w:r w:rsidR="006D4B8D">
        <w:rPr>
          <w:rFonts w:ascii="Times New Roman" w:hAnsi="Times New Roman" w:cs="Times New Roman"/>
        </w:rPr>
        <w:t>A</w:t>
      </w:r>
      <w:r w:rsidR="00D972E4" w:rsidRPr="0004554E">
        <w:rPr>
          <w:rFonts w:ascii="Times New Roman" w:hAnsi="Times New Roman" w:cs="Times New Roman"/>
        </w:rPr>
        <w:t xml:space="preserve">ir </w:t>
      </w:r>
      <w:r w:rsidR="00D86159">
        <w:rPr>
          <w:rFonts w:ascii="Times New Roman" w:hAnsi="Times New Roman" w:cs="Times New Roman"/>
        </w:rPr>
        <w:t>temperature</w:t>
      </w:r>
      <w:r w:rsidR="00530F2F">
        <w:rPr>
          <w:rFonts w:ascii="Times New Roman" w:hAnsi="Times New Roman" w:cs="Times New Roman"/>
        </w:rPr>
        <w:t xml:space="preserve"> </w:t>
      </w:r>
      <w:r w:rsidR="00D972E4" w:rsidRPr="0004554E">
        <w:rPr>
          <w:rFonts w:ascii="Times New Roman" w:hAnsi="Times New Roman" w:cs="Times New Roman"/>
        </w:rPr>
        <w:t xml:space="preserve">and water temperature were </w:t>
      </w:r>
      <w:del w:id="421" w:author="Larson, Danelle M" w:date="2026-01-30T10:41:00Z" w16du:dateUtc="2026-01-30T16:41:00Z">
        <w:r w:rsidR="00D972E4" w:rsidRPr="0004554E" w:rsidDel="009E1017">
          <w:rPr>
            <w:rFonts w:ascii="Times New Roman" w:hAnsi="Times New Roman" w:cs="Times New Roman"/>
          </w:rPr>
          <w:delText xml:space="preserve">highly </w:delText>
        </w:r>
      </w:del>
      <w:r w:rsidR="0004554E" w:rsidRPr="0004554E">
        <w:rPr>
          <w:rFonts w:ascii="Times New Roman" w:hAnsi="Times New Roman" w:cs="Times New Roman"/>
        </w:rPr>
        <w:t>correlated</w:t>
      </w:r>
      <w:r w:rsidR="00530F2F">
        <w:rPr>
          <w:rFonts w:ascii="Times New Roman" w:hAnsi="Times New Roman" w:cs="Times New Roman"/>
        </w:rPr>
        <w:t xml:space="preserve"> </w:t>
      </w:r>
      <w:del w:id="422" w:author="Larson, Danelle M" w:date="2026-01-30T10:41:00Z" w16du:dateUtc="2026-01-30T16:41:00Z">
        <w:r w:rsidR="00530F2F" w:rsidDel="009E1017">
          <w:rPr>
            <w:rFonts w:ascii="Times New Roman" w:hAnsi="Times New Roman" w:cs="Times New Roman"/>
          </w:rPr>
          <w:delText>(</w:delText>
        </w:r>
      </w:del>
      <w:r w:rsidR="00530F2F">
        <w:rPr>
          <w:rFonts w:ascii="Times New Roman" w:hAnsi="Times New Roman" w:cs="Times New Roman"/>
        </w:rPr>
        <w:t>&gt;95%</w:t>
      </w:r>
      <w:ins w:id="423" w:author="Larson, Danelle M" w:date="2026-02-03T10:48:00Z" w16du:dateUtc="2026-02-03T16:48:00Z">
        <w:r w:rsidR="00485A12">
          <w:rPr>
            <w:rFonts w:ascii="Times New Roman" w:hAnsi="Times New Roman" w:cs="Times New Roman"/>
          </w:rPr>
          <w:t xml:space="preserve"> in our data and in a previous UMR study</w:t>
        </w:r>
      </w:ins>
      <w:ins w:id="424" w:author="Larson, Danelle M" w:date="2026-01-30T10:41:00Z" w16du:dateUtc="2026-01-30T16:41:00Z">
        <w:r w:rsidR="009E1017">
          <w:rPr>
            <w:rFonts w:ascii="Times New Roman" w:hAnsi="Times New Roman" w:cs="Times New Roman"/>
          </w:rPr>
          <w:t xml:space="preserve"> </w:t>
        </w:r>
      </w:ins>
      <w:del w:id="425" w:author="Larson, Danelle M" w:date="2026-01-30T10:41:00Z" w16du:dateUtc="2026-01-30T16:41:00Z">
        <w:r w:rsidR="00530F2F" w:rsidDel="009E1017">
          <w:rPr>
            <w:rFonts w:ascii="Times New Roman" w:hAnsi="Times New Roman" w:cs="Times New Roman"/>
          </w:rPr>
          <w:delText>)</w:delText>
        </w:r>
      </w:del>
      <w:ins w:id="426" w:author="Larson, Danelle M" w:date="2026-01-30T10:43:00Z" w16du:dateUtc="2026-01-30T16:43:00Z">
        <w:r w:rsidR="000B5498">
          <w:rPr>
            <w:rFonts w:ascii="Times New Roman" w:hAnsi="Times New Roman" w:cs="Times New Roman"/>
          </w:rPr>
          <w:t>(Gray et al. 2018)</w:t>
        </w:r>
      </w:ins>
      <w:r w:rsidR="0004554E" w:rsidRPr="0004554E">
        <w:rPr>
          <w:rFonts w:ascii="Times New Roman" w:hAnsi="Times New Roman" w:cs="Times New Roman"/>
        </w:rPr>
        <w:t>,</w:t>
      </w:r>
      <w:ins w:id="427" w:author="Larson, Danelle M" w:date="2026-01-30T10:42:00Z" w16du:dateUtc="2026-01-30T16:42:00Z">
        <w:r w:rsidR="00DE570F">
          <w:rPr>
            <w:rFonts w:ascii="Times New Roman" w:hAnsi="Times New Roman" w:cs="Times New Roman"/>
          </w:rPr>
          <w:t xml:space="preserve"> </w:t>
        </w:r>
      </w:ins>
      <w:del w:id="428" w:author="Larson, Danelle M" w:date="2026-02-03T10:48:00Z" w16du:dateUtc="2026-02-03T16:48:00Z">
        <w:r w:rsidR="00060026" w:rsidRPr="0004554E" w:rsidDel="00485A12">
          <w:rPr>
            <w:rFonts w:ascii="Times New Roman" w:hAnsi="Times New Roman" w:cs="Times New Roman"/>
          </w:rPr>
          <w:delText xml:space="preserve"> </w:delText>
        </w:r>
      </w:del>
      <w:r w:rsidR="00060026" w:rsidRPr="0004554E">
        <w:rPr>
          <w:rFonts w:ascii="Times New Roman" w:hAnsi="Times New Roman" w:cs="Times New Roman"/>
        </w:rPr>
        <w:t xml:space="preserve">and </w:t>
      </w:r>
      <w:ins w:id="429" w:author="Larson, Danelle M" w:date="2026-02-03T10:48:00Z" w16du:dateUtc="2026-02-03T16:48:00Z">
        <w:r w:rsidR="00D600C6">
          <w:rPr>
            <w:rFonts w:ascii="Times New Roman" w:hAnsi="Times New Roman" w:cs="Times New Roman"/>
          </w:rPr>
          <w:t xml:space="preserve">the </w:t>
        </w:r>
      </w:ins>
      <w:r w:rsidR="00060026" w:rsidRPr="0004554E">
        <w:rPr>
          <w:rFonts w:ascii="Times New Roman" w:hAnsi="Times New Roman" w:cs="Times New Roman"/>
        </w:rPr>
        <w:t>p</w:t>
      </w:r>
      <w:r w:rsidR="00D972E4" w:rsidRPr="0004554E">
        <w:rPr>
          <w:rFonts w:ascii="Times New Roman" w:hAnsi="Times New Roman" w:cs="Times New Roman"/>
        </w:rPr>
        <w:t xml:space="preserve">recipitation was highly correlated with </w:t>
      </w:r>
      <w:r w:rsidR="00DB6F52">
        <w:rPr>
          <w:rFonts w:ascii="Times New Roman" w:hAnsi="Times New Roman" w:cs="Times New Roman"/>
        </w:rPr>
        <w:t>exceedance</w:t>
      </w:r>
      <w:r w:rsidR="00530F2F">
        <w:rPr>
          <w:rFonts w:ascii="Times New Roman" w:hAnsi="Times New Roman" w:cs="Times New Roman"/>
        </w:rPr>
        <w:t xml:space="preserve"> (&gt;80</w:t>
      </w:r>
      <w:del w:id="430" w:author="Larson, Danelle M" w:date="2026-02-03T10:48:00Z" w16du:dateUtc="2026-02-03T16:48:00Z">
        <w:r w:rsidR="00530F2F" w:rsidDel="00D600C6">
          <w:rPr>
            <w:rFonts w:ascii="Times New Roman" w:hAnsi="Times New Roman" w:cs="Times New Roman"/>
          </w:rPr>
          <w:delText>%)</w:delText>
        </w:r>
        <w:r w:rsidR="00750AF8" w:rsidDel="00D600C6">
          <w:rPr>
            <w:rFonts w:ascii="Times New Roman" w:hAnsi="Times New Roman" w:cs="Times New Roman"/>
          </w:rPr>
          <w:delText xml:space="preserve">; </w:delText>
        </w:r>
      </w:del>
      <w:ins w:id="431" w:author="Larson, Danelle M" w:date="2026-02-03T10:48:00Z" w16du:dateUtc="2026-02-03T16:48:00Z">
        <w:r w:rsidR="00D600C6">
          <w:rPr>
            <w:rFonts w:ascii="Times New Roman" w:hAnsi="Times New Roman" w:cs="Times New Roman"/>
          </w:rPr>
          <w:t xml:space="preserve">%). </w:t>
        </w:r>
      </w:ins>
      <w:del w:id="432" w:author="Larson, Danelle M" w:date="2026-02-03T10:48:00Z" w16du:dateUtc="2026-02-03T16:48:00Z">
        <w:r w:rsidR="00750AF8" w:rsidDel="00D600C6">
          <w:rPr>
            <w:rFonts w:ascii="Times New Roman" w:hAnsi="Times New Roman" w:cs="Times New Roman"/>
          </w:rPr>
          <w:delText>therefore</w:delText>
        </w:r>
      </w:del>
      <w:ins w:id="433" w:author="Larson, Danelle M" w:date="2026-02-03T10:48:00Z" w16du:dateUtc="2026-02-03T16:48:00Z">
        <w:r w:rsidR="00D600C6">
          <w:rPr>
            <w:rFonts w:ascii="Times New Roman" w:hAnsi="Times New Roman" w:cs="Times New Roman"/>
          </w:rPr>
          <w:t>Therefore</w:t>
        </w:r>
      </w:ins>
      <w:r w:rsidR="00750AF8">
        <w:rPr>
          <w:rFonts w:ascii="Times New Roman" w:hAnsi="Times New Roman" w:cs="Times New Roman"/>
        </w:rPr>
        <w:t xml:space="preserve">, we included water temperature to represent </w:t>
      </w:r>
      <w:r w:rsidR="00853BD5">
        <w:rPr>
          <w:rFonts w:ascii="Times New Roman" w:hAnsi="Times New Roman" w:cs="Times New Roman"/>
        </w:rPr>
        <w:t xml:space="preserve">climate. </w:t>
      </w:r>
      <w:ins w:id="434" w:author="Larson, Danelle M" w:date="2026-01-30T10:47:00Z" w16du:dateUtc="2026-01-30T16:47:00Z">
        <w:r w:rsidR="004A298C">
          <w:rPr>
            <w:rFonts w:ascii="Times New Roman" w:hAnsi="Times New Roman" w:cs="Times New Roman"/>
          </w:rPr>
          <w:t xml:space="preserve">We </w:t>
        </w:r>
      </w:ins>
      <w:ins w:id="435" w:author="Larson, Danelle M" w:date="2026-02-02T11:14:00Z" w16du:dateUtc="2026-02-02T17:14:00Z">
        <w:r w:rsidR="00381258">
          <w:rPr>
            <w:rFonts w:ascii="Times New Roman" w:hAnsi="Times New Roman" w:cs="Times New Roman"/>
          </w:rPr>
          <w:t>acknowledge</w:t>
        </w:r>
      </w:ins>
      <w:ins w:id="436" w:author="Larson, Danelle M" w:date="2026-01-30T10:47:00Z" w16du:dateUtc="2026-01-30T16:47:00Z">
        <w:r w:rsidR="004A298C">
          <w:rPr>
            <w:rFonts w:ascii="Times New Roman" w:hAnsi="Times New Roman" w:cs="Times New Roman"/>
          </w:rPr>
          <w:t xml:space="preserve"> that the hydrogeomorphic </w:t>
        </w:r>
      </w:ins>
      <w:ins w:id="437" w:author="Larson, Danelle M" w:date="2026-02-03T10:49:00Z" w16du:dateUtc="2026-02-03T16:49:00Z">
        <w:r w:rsidR="00D600C6">
          <w:rPr>
            <w:rFonts w:ascii="Times New Roman" w:hAnsi="Times New Roman" w:cs="Times New Roman"/>
          </w:rPr>
          <w:t>covariates</w:t>
        </w:r>
      </w:ins>
      <w:ins w:id="438" w:author="Larson, Danelle M" w:date="2026-01-30T10:47:00Z" w16du:dateUtc="2026-01-30T16:47:00Z">
        <w:r w:rsidR="004A298C">
          <w:rPr>
            <w:rFonts w:ascii="Times New Roman" w:hAnsi="Times New Roman" w:cs="Times New Roman"/>
          </w:rPr>
          <w:t xml:space="preserve"> </w:t>
        </w:r>
      </w:ins>
      <w:ins w:id="439" w:author="Larson, Danelle M" w:date="2026-02-03T10:49:00Z" w16du:dateUtc="2026-02-03T16:49:00Z">
        <w:r w:rsidR="00D600C6">
          <w:rPr>
            <w:rFonts w:ascii="Times New Roman" w:hAnsi="Times New Roman" w:cs="Times New Roman"/>
          </w:rPr>
          <w:t>are</w:t>
        </w:r>
      </w:ins>
      <w:ins w:id="440" w:author="Larson, Danelle M" w:date="2026-01-30T10:48:00Z" w16du:dateUtc="2026-01-30T16:48:00Z">
        <w:r w:rsidR="004A298C">
          <w:rPr>
            <w:rFonts w:ascii="Times New Roman" w:hAnsi="Times New Roman" w:cs="Times New Roman"/>
          </w:rPr>
          <w:t xml:space="preserve"> influenced by climate, namely precipitation, that affect</w:t>
        </w:r>
      </w:ins>
      <w:ins w:id="441" w:author="Larson, Danelle M" w:date="2026-02-03T10:49:00Z" w16du:dateUtc="2026-02-03T16:49:00Z">
        <w:r w:rsidR="00D600C6">
          <w:rPr>
            <w:rFonts w:ascii="Times New Roman" w:hAnsi="Times New Roman" w:cs="Times New Roman"/>
          </w:rPr>
          <w:t>s our covariates of exceedance and connectivity</w:t>
        </w:r>
      </w:ins>
      <w:ins w:id="442" w:author="Larson, Danelle M" w:date="2026-01-30T10:48:00Z" w16du:dateUtc="2026-01-30T16:48:00Z">
        <w:r w:rsidR="00FE291B">
          <w:rPr>
            <w:rFonts w:ascii="Times New Roman" w:hAnsi="Times New Roman" w:cs="Times New Roman"/>
          </w:rPr>
          <w:t>.</w:t>
        </w:r>
      </w:ins>
    </w:p>
    <w:p w14:paraId="484B676D" w14:textId="31EA6B9E" w:rsidR="00087C55" w:rsidRPr="00EB0CDF" w:rsidRDefault="005B17DA" w:rsidP="00087C55">
      <w:pPr>
        <w:pStyle w:val="Heading2"/>
        <w:rPr>
          <w:i w:val="0"/>
        </w:rPr>
      </w:pPr>
      <w:r w:rsidRPr="00EB0CDF">
        <w:rPr>
          <w:i w:val="0"/>
        </w:rPr>
        <w:t xml:space="preserve">Macrophyte </w:t>
      </w:r>
      <w:r w:rsidR="00263B56" w:rsidRPr="0049755A">
        <w:rPr>
          <w:i w:val="0"/>
          <w:iCs/>
        </w:rPr>
        <w:t>C</w:t>
      </w:r>
      <w:r w:rsidR="00C33EE0" w:rsidRPr="0049755A">
        <w:rPr>
          <w:i w:val="0"/>
          <w:iCs/>
        </w:rPr>
        <w:t xml:space="preserve">ommunity, </w:t>
      </w:r>
      <w:r w:rsidR="00263B56" w:rsidRPr="0049755A">
        <w:rPr>
          <w:i w:val="0"/>
          <w:iCs/>
        </w:rPr>
        <w:t>P</w:t>
      </w:r>
      <w:r w:rsidR="00692DFE" w:rsidRPr="0049755A">
        <w:rPr>
          <w:i w:val="0"/>
          <w:iCs/>
        </w:rPr>
        <w:t xml:space="preserve">hylogeny </w:t>
      </w:r>
      <w:r w:rsidR="00263B56" w:rsidRPr="0049755A">
        <w:rPr>
          <w:i w:val="0"/>
          <w:iCs/>
        </w:rPr>
        <w:t>and</w:t>
      </w:r>
      <w:r w:rsidR="00692DFE" w:rsidRPr="0049755A">
        <w:rPr>
          <w:i w:val="0"/>
          <w:iCs/>
        </w:rPr>
        <w:t xml:space="preserve"> </w:t>
      </w:r>
      <w:r w:rsidR="00263B56" w:rsidRPr="0049755A">
        <w:rPr>
          <w:i w:val="0"/>
          <w:iCs/>
        </w:rPr>
        <w:t>T</w:t>
      </w:r>
      <w:r w:rsidR="00087C55" w:rsidRPr="0049755A">
        <w:rPr>
          <w:i w:val="0"/>
          <w:iCs/>
        </w:rPr>
        <w:t>raits</w:t>
      </w:r>
      <w:r w:rsidRPr="00EB0CDF">
        <w:rPr>
          <w:i w:val="0"/>
        </w:rPr>
        <w:t xml:space="preserve"> </w:t>
      </w:r>
    </w:p>
    <w:p w14:paraId="7F9732F8" w14:textId="6DC4B6A1" w:rsidR="00F561B7" w:rsidRPr="00F7772A" w:rsidRDefault="005C74DE" w:rsidP="00F7772A">
      <w:pPr>
        <w:spacing w:line="480" w:lineRule="auto"/>
        <w:ind w:firstLine="720"/>
        <w:rPr>
          <w:rFonts w:ascii="Times New Roman" w:eastAsia="MS Gothic" w:hAnsi="Times New Roman" w:cs="Times New Roman"/>
          <w:lang w:val="en-GB"/>
        </w:rPr>
      </w:pPr>
      <w:r w:rsidRPr="00A71977">
        <w:rPr>
          <w:rFonts w:ascii="Times New Roman" w:hAnsi="Times New Roman" w:cs="Times New Roman"/>
        </w:rPr>
        <w:t xml:space="preserve">To account for </w:t>
      </w:r>
      <w:r w:rsidR="005F010D">
        <w:rPr>
          <w:rFonts w:ascii="Times New Roman" w:hAnsi="Times New Roman" w:cs="Times New Roman"/>
        </w:rPr>
        <w:t>niche conservatism</w:t>
      </w:r>
      <w:r w:rsidR="00EB667D">
        <w:rPr>
          <w:rFonts w:ascii="Times New Roman" w:hAnsi="Times New Roman" w:cs="Times New Roman"/>
        </w:rPr>
        <w:t xml:space="preserve"> (i.e., the tendency for species to retain ancestral traits over evolutionary time, and thus affecting </w:t>
      </w:r>
      <w:r w:rsidR="00D74313">
        <w:rPr>
          <w:rFonts w:ascii="Times New Roman" w:hAnsi="Times New Roman" w:cs="Times New Roman"/>
        </w:rPr>
        <w:t>species responses to environmental changes</w:t>
      </w:r>
      <w:ins w:id="443" w:author="Larson, Danelle M" w:date="2026-02-03T10:51:00Z" w16du:dateUtc="2026-02-03T16:51:00Z">
        <w:r w:rsidR="004C4471">
          <w:rPr>
            <w:rFonts w:ascii="Times New Roman" w:hAnsi="Times New Roman" w:cs="Times New Roman"/>
          </w:rPr>
          <w:t xml:space="preserve"> today</w:t>
        </w:r>
      </w:ins>
      <w:r w:rsidR="00D74313">
        <w:rPr>
          <w:rFonts w:ascii="Times New Roman" w:hAnsi="Times New Roman" w:cs="Times New Roman"/>
        </w:rPr>
        <w:t>)</w:t>
      </w:r>
      <w:r w:rsidRPr="00A71977">
        <w:rPr>
          <w:rFonts w:ascii="Times New Roman" w:hAnsi="Times New Roman" w:cs="Times New Roman"/>
        </w:rPr>
        <w:t>, we included the taxonomic relationships of species in our model</w:t>
      </w:r>
      <w:r w:rsidR="008B716C" w:rsidRPr="00A71977">
        <w:rPr>
          <w:rFonts w:ascii="Times New Roman" w:hAnsi="Times New Roman" w:cs="Times New Roman"/>
        </w:rPr>
        <w:t>l</w:t>
      </w:r>
      <w:r w:rsidRPr="00A71977">
        <w:rPr>
          <w:rFonts w:ascii="Times New Roman" w:hAnsi="Times New Roman" w:cs="Times New Roman"/>
        </w:rPr>
        <w:t xml:space="preserve">ing framework. </w:t>
      </w:r>
      <w:r w:rsidR="00790A36">
        <w:rPr>
          <w:rFonts w:ascii="Times New Roman" w:hAnsi="Times New Roman" w:cs="Times New Roman"/>
        </w:rPr>
        <w:t xml:space="preserve">All species are </w:t>
      </w:r>
      <w:r w:rsidR="003D21A6">
        <w:rPr>
          <w:rFonts w:ascii="Times New Roman" w:hAnsi="Times New Roman" w:cs="Times New Roman"/>
        </w:rPr>
        <w:t xml:space="preserve">fully listed in Supplemental Table 1. </w:t>
      </w:r>
      <w:r w:rsidR="008B716C">
        <w:rPr>
          <w:rFonts w:ascii="Times New Roman" w:hAnsi="Times New Roman" w:cs="Times New Roman"/>
        </w:rPr>
        <w:t>Because</w:t>
      </w:r>
      <w:r>
        <w:rPr>
          <w:rFonts w:ascii="Times New Roman" w:hAnsi="Times New Roman" w:cs="Times New Roman"/>
        </w:rPr>
        <w:t xml:space="preserve"> </w:t>
      </w:r>
      <w:r w:rsidR="007A7C2A">
        <w:rPr>
          <w:rFonts w:ascii="Times New Roman" w:hAnsi="Times New Roman" w:cs="Times New Roman"/>
        </w:rPr>
        <w:t xml:space="preserve">a </w:t>
      </w:r>
      <w:r>
        <w:rPr>
          <w:rFonts w:ascii="Times New Roman" w:hAnsi="Times New Roman" w:cs="Times New Roman"/>
        </w:rPr>
        <w:t>phylogen</w:t>
      </w:r>
      <w:r w:rsidR="00C97BE9">
        <w:rPr>
          <w:rFonts w:ascii="Times New Roman" w:hAnsi="Times New Roman" w:cs="Times New Roman"/>
        </w:rPr>
        <w:t>etic tree with branch lengths</w:t>
      </w:r>
      <w:r>
        <w:rPr>
          <w:rFonts w:ascii="Times New Roman" w:hAnsi="Times New Roman" w:cs="Times New Roman"/>
        </w:rPr>
        <w:t xml:space="preserve"> was not available for </w:t>
      </w:r>
      <w:r w:rsidR="0055261B">
        <w:rPr>
          <w:rFonts w:ascii="Times New Roman" w:hAnsi="Times New Roman" w:cs="Times New Roman"/>
        </w:rPr>
        <w:t>macrophytes</w:t>
      </w:r>
      <w:r>
        <w:rPr>
          <w:rFonts w:ascii="Times New Roman" w:hAnsi="Times New Roman" w:cs="Times New Roman"/>
        </w:rPr>
        <w:t xml:space="preserve">, we constructed a taxonomic tree </w:t>
      </w:r>
      <w:r w:rsidR="00C36A67">
        <w:rPr>
          <w:rFonts w:ascii="Times New Roman" w:hAnsi="Times New Roman" w:cs="Times New Roman"/>
        </w:rPr>
        <w:t>as the proxy for species relatedness</w:t>
      </w:r>
      <w:r w:rsidR="00A336C6" w:rsidRPr="00A336C6">
        <w:rPr>
          <w:rFonts w:ascii="Times New Roman" w:hAnsi="Times New Roman" w:cs="Times New Roman"/>
        </w:rPr>
        <w:t xml:space="preserve"> </w:t>
      </w:r>
      <w:r w:rsidR="00444F82">
        <w:rPr>
          <w:rFonts w:ascii="Times New Roman" w:hAnsi="Times New Roman" w:cs="Times New Roman"/>
        </w:rPr>
        <w:t xml:space="preserve">using </w:t>
      </w:r>
      <w:r w:rsidR="001E7B6F" w:rsidRPr="00EC0B31">
        <w:rPr>
          <w:rStyle w:val="Heading2Char"/>
          <w:rFonts w:ascii="Times New Roman" w:hAnsi="Times New Roman"/>
          <w:b w:val="0"/>
          <w:i w:val="0"/>
          <w:sz w:val="24"/>
          <w:szCs w:val="24"/>
        </w:rPr>
        <w:t>the</w:t>
      </w:r>
      <w:r w:rsidR="00444F82">
        <w:rPr>
          <w:rStyle w:val="Heading2Char"/>
          <w:rFonts w:ascii="Times New Roman" w:hAnsi="Times New Roman"/>
          <w:b w:val="0"/>
          <w:i w:val="0"/>
          <w:sz w:val="24"/>
          <w:szCs w:val="24"/>
        </w:rPr>
        <w:t xml:space="preserve"> </w:t>
      </w:r>
      <w:r w:rsidR="00444F82">
        <w:rPr>
          <w:rStyle w:val="Heading2Char"/>
          <w:rFonts w:ascii="Times New Roman" w:hAnsi="Times New Roman"/>
          <w:b w:val="0"/>
          <w:sz w:val="24"/>
          <w:szCs w:val="24"/>
        </w:rPr>
        <w:t>as.phylo</w:t>
      </w:r>
      <w:r w:rsidR="00444F82">
        <w:rPr>
          <w:rStyle w:val="Heading2Char"/>
          <w:rFonts w:ascii="Times New Roman" w:hAnsi="Times New Roman"/>
          <w:b w:val="0"/>
          <w:i w:val="0"/>
          <w:sz w:val="24"/>
          <w:szCs w:val="24"/>
        </w:rPr>
        <w:t xml:space="preserve"> function in the</w:t>
      </w:r>
      <w:r w:rsidR="001E7B6F" w:rsidRPr="00EC0B31">
        <w:rPr>
          <w:rStyle w:val="Heading2Char"/>
          <w:rFonts w:ascii="Times New Roman" w:hAnsi="Times New Roman"/>
          <w:b w:val="0"/>
          <w:i w:val="0"/>
          <w:sz w:val="24"/>
          <w:szCs w:val="24"/>
        </w:rPr>
        <w:t xml:space="preserve"> </w:t>
      </w:r>
      <w:r w:rsidR="001E7B6F" w:rsidRPr="00EC0B31">
        <w:rPr>
          <w:rStyle w:val="Heading2Char"/>
          <w:rFonts w:ascii="Times New Roman" w:hAnsi="Times New Roman"/>
          <w:b w:val="0"/>
          <w:sz w:val="24"/>
          <w:szCs w:val="24"/>
        </w:rPr>
        <w:t xml:space="preserve">ape </w:t>
      </w:r>
      <w:r w:rsidR="001E7B6F" w:rsidRPr="00EC0B31">
        <w:rPr>
          <w:rStyle w:val="Heading2Char"/>
          <w:rFonts w:ascii="Times New Roman" w:hAnsi="Times New Roman"/>
          <w:b w:val="0"/>
          <w:i w:val="0"/>
          <w:sz w:val="24"/>
          <w:szCs w:val="24"/>
        </w:rPr>
        <w:t>package</w:t>
      </w:r>
      <w:r w:rsidR="003320DF">
        <w:rPr>
          <w:rStyle w:val="Heading2Char"/>
          <w:rFonts w:ascii="Times New Roman" w:hAnsi="Times New Roman"/>
          <w:b w:val="0"/>
          <w:i w:val="0"/>
          <w:sz w:val="24"/>
          <w:szCs w:val="24"/>
        </w:rPr>
        <w:t xml:space="preserve"> </w:t>
      </w:r>
      <w:r w:rsidR="003320DF" w:rsidRPr="00EC0B31">
        <w:rPr>
          <w:rStyle w:val="Heading2Char"/>
          <w:rFonts w:ascii="Times New Roman" w:hAnsi="Times New Roman"/>
          <w:b w:val="0"/>
          <w:i w:val="0"/>
          <w:sz w:val="24"/>
          <w:szCs w:val="24"/>
        </w:rPr>
        <w:fldChar w:fldCharType="begin" w:fldLock="1"/>
      </w:r>
      <w:r w:rsidR="00A27BE5">
        <w:rPr>
          <w:rStyle w:val="Heading2Char"/>
          <w:rFonts w:ascii="Times New Roman" w:hAnsi="Times New Roman"/>
          <w:b w:val="0"/>
          <w:i w:val="0"/>
          <w:sz w:val="24"/>
          <w:szCs w:val="24"/>
        </w:rPr>
        <w:instrText xml:space="preserve"> ADDIN ZOTERO_ITEM CSL_CITATION {"citationID":"hcYlLGU7","properties":{"formattedCitation":"(Paradis et al., 2020)","plainCitation":"(Paradis et al., 2020)","noteIndex":0},"citationItems":[{"id":4175,"uris":["http://www.mendeley.com/documents/?uuid=29aea7cc-e07f-3786-8fc3-1eed477a7149","http://zotero.org/users/13640977/items/EGULI867"],"itemData":{"id":4175,"type":"report","abstract":"LinkingTo Rcpp ZipData no Description Functions for reading, writing, plotting, and manipulating phylogenetic trees, analyses of comparative data in a phylogenetic framework, ancestral character analyses, analyses of diversification and macroevolution, computing distances from DNA sequences, reading and writing nucleotide sequences as well as importing from BioConductor, and several tools such as Mantel's test, generalized skyline plots, graphical exploration of phyloge-netic data (alex, trex, kronoviz), estimation of absolute evolutionary rates and clock-like trees using mean path lengths and penalized likelihood, dating trees with non-contemporaneous sequences , translating DNA into AA sequences, and assessing sequence alignments. Phylogeny estimation can be done with the NJ, BIONJ, ME, MVR, SDM, and triangle methods, and several methods handling incomplete distance matrices (NJ*, BIONJ*, MVR*, and the corresponding triangle method). Some functions call external applications (PhyML, Clustal, T-Coffee, Muscle) whose results are returned into R. License GPL-2 | GPL-3","title":"Package 'ape': Analyses of Phylogenetics and Evolution","URL":"https://orcid.org/0000-0001-9532-5251","author":[{"family":"Paradis","given":"Emmanuel"},{"family":"Blomberg","given":"Simon"},{"family":"Bolker","given":"Ben"},{"family":"Brown","given":"Joseph"},{"family":"Claramunt","given":"Santiago"},{"family":"Claude","given":"Julien"},{"family":"Cuong","given":"Hoa Sien"}],"issued":{"date-parts":[["2020"]]},"citation-key":"paradisPackageApeAnalyses2020"}}],"schema":"https://github.com/citation-style-language/schema/raw/master/csl-citation.json"} </w:instrText>
      </w:r>
      <w:r w:rsidR="003320DF" w:rsidRPr="00EC0B31">
        <w:rPr>
          <w:rStyle w:val="Heading2Char"/>
          <w:rFonts w:ascii="Times New Roman" w:hAnsi="Times New Roman"/>
          <w:b w:val="0"/>
          <w:i w:val="0"/>
          <w:sz w:val="24"/>
          <w:szCs w:val="24"/>
        </w:rPr>
        <w:fldChar w:fldCharType="separate"/>
      </w:r>
      <w:r w:rsidR="009548D9" w:rsidRPr="009548D9">
        <w:rPr>
          <w:rFonts w:ascii="Times New Roman" w:hAnsi="Times New Roman" w:cs="Times New Roman"/>
        </w:rPr>
        <w:t>(Paradis et al.</w:t>
      </w:r>
      <w:del w:id="444" w:author="Larson, Danelle M" w:date="2026-02-02T13:01:00Z" w16du:dateUtc="2026-02-02T19:01:00Z">
        <w:r w:rsidR="009548D9" w:rsidRPr="009548D9" w:rsidDel="002632D7">
          <w:rPr>
            <w:rFonts w:ascii="Times New Roman" w:hAnsi="Times New Roman" w:cs="Times New Roman"/>
          </w:rPr>
          <w:delText>,</w:delText>
        </w:r>
      </w:del>
      <w:r w:rsidR="009548D9" w:rsidRPr="009548D9">
        <w:rPr>
          <w:rFonts w:ascii="Times New Roman" w:hAnsi="Times New Roman" w:cs="Times New Roman"/>
        </w:rPr>
        <w:t xml:space="preserve"> 2020)</w:t>
      </w:r>
      <w:r w:rsidR="003320DF" w:rsidRPr="00EC0B31">
        <w:rPr>
          <w:rStyle w:val="Heading2Char"/>
          <w:rFonts w:ascii="Times New Roman" w:hAnsi="Times New Roman"/>
          <w:b w:val="0"/>
          <w:i w:val="0"/>
          <w:sz w:val="24"/>
          <w:szCs w:val="24"/>
        </w:rPr>
        <w:fldChar w:fldCharType="end"/>
      </w:r>
      <w:r w:rsidR="001E7B6F" w:rsidRPr="00EC0B31">
        <w:rPr>
          <w:rStyle w:val="Heading2Char"/>
          <w:rFonts w:ascii="Times New Roman" w:hAnsi="Times New Roman"/>
          <w:b w:val="0"/>
          <w:i w:val="0"/>
          <w:sz w:val="24"/>
          <w:szCs w:val="24"/>
        </w:rPr>
        <w:t xml:space="preserve"> in </w:t>
      </w:r>
      <w:r w:rsidR="003320DF">
        <w:rPr>
          <w:rStyle w:val="Heading2Char"/>
          <w:rFonts w:ascii="Times New Roman" w:hAnsi="Times New Roman"/>
          <w:b w:val="0"/>
          <w:i w:val="0"/>
          <w:sz w:val="24"/>
          <w:szCs w:val="24"/>
        </w:rPr>
        <w:t xml:space="preserve">software </w:t>
      </w:r>
      <w:r w:rsidR="001E7B6F" w:rsidRPr="00EC0B31">
        <w:rPr>
          <w:rStyle w:val="Heading2Char"/>
          <w:rFonts w:ascii="Times New Roman" w:hAnsi="Times New Roman"/>
          <w:b w:val="0"/>
          <w:i w:val="0"/>
          <w:sz w:val="24"/>
          <w:szCs w:val="24"/>
        </w:rPr>
        <w:t>R</w:t>
      </w:r>
      <w:r w:rsidR="003320DF">
        <w:rPr>
          <w:rStyle w:val="Heading2Char"/>
          <w:rFonts w:ascii="Times New Roman" w:hAnsi="Times New Roman"/>
          <w:b w:val="0"/>
          <w:i w:val="0"/>
          <w:sz w:val="24"/>
          <w:szCs w:val="24"/>
        </w:rPr>
        <w:t xml:space="preserve"> </w:t>
      </w:r>
      <w:r w:rsidR="00F940F1" w:rsidRPr="00EF10D0">
        <w:rPr>
          <w:rFonts w:ascii="Times New Roman" w:eastAsia="MS Gothic" w:hAnsi="Times New Roman" w:cs="Times New Roman"/>
        </w:rPr>
        <w:fldChar w:fldCharType="begin" w:fldLock="1"/>
      </w:r>
      <w:r w:rsidR="00A27BE5">
        <w:rPr>
          <w:rFonts w:ascii="Times New Roman" w:eastAsia="MS Gothic" w:hAnsi="Times New Roman" w:cs="Times New Roman"/>
        </w:rPr>
        <w:instrText xml:space="preserve"> ADDIN ZOTERO_ITEM CSL_CITATION {"citationID":"14v5jFJV","properties":{"formattedCitation":"(R Core Team, 2024)","plainCitation":"(R Core Team, 2024)","noteIndex":0},"citationItems":[{"id":4195,"uris":["http://www.mendeley.com/documents/?uuid=efe03860-b81c-3e81-84fe-17b70b763115","http://zotero.org/users/13640977/items/WGVRCESU"],"itemData":{"id":4195,"type":"software","event-place":"Vienna","publisher":"R Foundation for Statistical Computing","publisher-place":"Vienna","title":"R: A Language and Environment for Statistical Computing","author":[{"literal":"R Core Team"}],"issued":{"date-parts":[["2024"]]},"citation-key":"rcoreteamLanguageEnvironmentStatistical2024"}}],"schema":"https://github.com/citation-style-language/schema/raw/master/csl-citation.json"} </w:instrText>
      </w:r>
      <w:r w:rsidR="00F940F1" w:rsidRPr="00EF10D0">
        <w:rPr>
          <w:rFonts w:ascii="Times New Roman" w:eastAsia="MS Gothic" w:hAnsi="Times New Roman" w:cs="Times New Roman"/>
        </w:rPr>
        <w:fldChar w:fldCharType="separate"/>
      </w:r>
      <w:r w:rsidR="009548D9" w:rsidRPr="009548D9">
        <w:rPr>
          <w:rFonts w:ascii="Times New Roman" w:hAnsi="Times New Roman" w:cs="Times New Roman"/>
        </w:rPr>
        <w:t>(R Core Team, 2024)</w:t>
      </w:r>
      <w:r w:rsidR="00F940F1" w:rsidRPr="00EF10D0">
        <w:rPr>
          <w:rFonts w:ascii="Times New Roman" w:eastAsia="MS Gothic" w:hAnsi="Times New Roman" w:cs="Times New Roman"/>
        </w:rPr>
        <w:fldChar w:fldCharType="end"/>
      </w:r>
      <w:r w:rsidR="00E07B73">
        <w:rPr>
          <w:rFonts w:ascii="Times New Roman" w:eastAsia="MS Gothic" w:hAnsi="Times New Roman" w:cs="Times New Roman"/>
        </w:rPr>
        <w:t>, assuming equal branch lengths between the taxonomic levels of family, genus and species</w:t>
      </w:r>
      <w:r w:rsidR="00E07B73" w:rsidRPr="00EF10D0">
        <w:rPr>
          <w:rFonts w:ascii="Times New Roman" w:eastAsia="MS Gothic" w:hAnsi="Times New Roman" w:cs="Times New Roman"/>
        </w:rPr>
        <w:t>.</w:t>
      </w:r>
      <w:r w:rsidR="00E07B73">
        <w:rPr>
          <w:rStyle w:val="Heading2Char"/>
          <w:rFonts w:ascii="Times New Roman" w:hAnsi="Times New Roman"/>
          <w:b w:val="0"/>
          <w:i w:val="0"/>
          <w:sz w:val="24"/>
          <w:szCs w:val="24"/>
        </w:rPr>
        <w:t xml:space="preserve"> </w:t>
      </w:r>
      <w:r w:rsidR="00AF18D0" w:rsidRPr="00552713">
        <w:rPr>
          <w:rStyle w:val="cf01"/>
          <w:rFonts w:ascii="Times New Roman" w:hAnsi="Times New Roman" w:cs="Times New Roman"/>
          <w:sz w:val="24"/>
          <w:szCs w:val="24"/>
        </w:rPr>
        <w:t xml:space="preserve">Our models also </w:t>
      </w:r>
      <w:del w:id="445" w:author="Larson, Danelle M" w:date="2026-01-30T10:48:00Z" w16du:dateUtc="2026-01-30T16:48:00Z">
        <w:r w:rsidR="00AF18D0" w:rsidRPr="00552713" w:rsidDel="00FE291B">
          <w:rPr>
            <w:rStyle w:val="cf01"/>
            <w:rFonts w:ascii="Times New Roman" w:hAnsi="Times New Roman" w:cs="Times New Roman"/>
            <w:sz w:val="24"/>
            <w:szCs w:val="24"/>
          </w:rPr>
          <w:delText xml:space="preserve">tested </w:delText>
        </w:r>
      </w:del>
      <w:ins w:id="446" w:author="Larson, Danelle M" w:date="2026-02-02T09:30:00Z" w16du:dateUtc="2026-02-02T15:30:00Z">
        <w:r w:rsidR="00E433DB">
          <w:rPr>
            <w:rStyle w:val="cf01"/>
            <w:rFonts w:ascii="Times New Roman" w:hAnsi="Times New Roman" w:cs="Times New Roman"/>
            <w:sz w:val="24"/>
            <w:szCs w:val="24"/>
          </w:rPr>
          <w:t>evaluated</w:t>
        </w:r>
      </w:ins>
      <w:ins w:id="447" w:author="Larson, Danelle M" w:date="2026-01-30T10:48:00Z" w16du:dateUtc="2026-01-30T16:48:00Z">
        <w:r w:rsidR="00FE291B" w:rsidRPr="00552713">
          <w:rPr>
            <w:rStyle w:val="cf01"/>
            <w:rFonts w:ascii="Times New Roman" w:hAnsi="Times New Roman" w:cs="Times New Roman"/>
            <w:sz w:val="24"/>
            <w:szCs w:val="24"/>
          </w:rPr>
          <w:t xml:space="preserve"> </w:t>
        </w:r>
      </w:ins>
      <w:r w:rsidR="00745588">
        <w:rPr>
          <w:rStyle w:val="cf01"/>
          <w:rFonts w:ascii="Times New Roman" w:hAnsi="Times New Roman" w:cs="Times New Roman"/>
          <w:sz w:val="24"/>
          <w:szCs w:val="24"/>
        </w:rPr>
        <w:t>to what degree</w:t>
      </w:r>
      <w:r w:rsidR="00623BF5">
        <w:rPr>
          <w:rStyle w:val="cf01"/>
          <w:rFonts w:ascii="Times New Roman" w:hAnsi="Times New Roman" w:cs="Times New Roman"/>
          <w:sz w:val="24"/>
          <w:szCs w:val="24"/>
        </w:rPr>
        <w:t xml:space="preserve"> the </w:t>
      </w:r>
      <w:r w:rsidR="00E3246A">
        <w:rPr>
          <w:rStyle w:val="cf01"/>
          <w:rFonts w:ascii="Times New Roman" w:hAnsi="Times New Roman" w:cs="Times New Roman"/>
          <w:sz w:val="24"/>
          <w:szCs w:val="24"/>
        </w:rPr>
        <w:t>traits</w:t>
      </w:r>
      <w:r w:rsidR="00AF18D0" w:rsidRPr="00552713">
        <w:rPr>
          <w:rStyle w:val="cf01"/>
          <w:rFonts w:ascii="Times New Roman" w:hAnsi="Times New Roman" w:cs="Times New Roman"/>
          <w:sz w:val="24"/>
          <w:szCs w:val="24"/>
        </w:rPr>
        <w:t xml:space="preserve"> </w:t>
      </w:r>
      <w:r w:rsidR="00EB0CDF">
        <w:rPr>
          <w:rStyle w:val="cf01"/>
          <w:rFonts w:ascii="Times New Roman" w:hAnsi="Times New Roman" w:cs="Times New Roman"/>
          <w:sz w:val="24"/>
          <w:szCs w:val="24"/>
        </w:rPr>
        <w:t>a</w:t>
      </w:r>
      <w:r w:rsidR="00623BF5">
        <w:rPr>
          <w:rStyle w:val="cf01"/>
          <w:rFonts w:ascii="Times New Roman" w:hAnsi="Times New Roman" w:cs="Times New Roman"/>
          <w:sz w:val="24"/>
          <w:szCs w:val="24"/>
        </w:rPr>
        <w:t>ffected</w:t>
      </w:r>
      <w:r w:rsidR="00AF18D0" w:rsidRPr="00552713">
        <w:rPr>
          <w:rStyle w:val="cf01"/>
          <w:rFonts w:ascii="Times New Roman" w:hAnsi="Times New Roman" w:cs="Times New Roman"/>
          <w:sz w:val="24"/>
          <w:szCs w:val="24"/>
        </w:rPr>
        <w:t xml:space="preserve"> species niches</w:t>
      </w:r>
      <w:r w:rsidR="00444F82">
        <w:rPr>
          <w:rStyle w:val="Heading2Char"/>
          <w:rFonts w:ascii="Times New Roman" w:hAnsi="Times New Roman"/>
          <w:b w:val="0"/>
          <w:i w:val="0"/>
          <w:sz w:val="24"/>
          <w:szCs w:val="24"/>
          <w:lang w:val="en-GB"/>
        </w:rPr>
        <w:t xml:space="preserve"> by including two </w:t>
      </w:r>
      <w:ins w:id="448" w:author="Larson, Danelle M" w:date="2026-01-30T10:52:00Z" w16du:dateUtc="2026-01-30T16:52:00Z">
        <w:r w:rsidR="007E5763">
          <w:rPr>
            <w:rFonts w:ascii="Times New Roman" w:eastAsia="Times New Roman" w:hAnsi="Times New Roman" w:cs="Times New Roman"/>
            <w:noProof/>
          </w:rPr>
          <w:t>ecological</w:t>
        </w:r>
      </w:ins>
      <w:del w:id="449" w:author="Larson, Danelle M" w:date="2026-01-30T10:52:00Z" w16du:dateUtc="2026-01-30T16:52:00Z">
        <w:r w:rsidR="00444F82" w:rsidDel="007E5763">
          <w:rPr>
            <w:rStyle w:val="Heading2Char"/>
            <w:rFonts w:ascii="Times New Roman" w:hAnsi="Times New Roman"/>
            <w:b w:val="0"/>
            <w:i w:val="0"/>
            <w:sz w:val="24"/>
            <w:szCs w:val="24"/>
            <w:lang w:val="en-GB"/>
          </w:rPr>
          <w:delText>functional</w:delText>
        </w:r>
      </w:del>
      <w:r w:rsidR="00444F82">
        <w:rPr>
          <w:rStyle w:val="Heading2Char"/>
          <w:rFonts w:ascii="Times New Roman" w:hAnsi="Times New Roman"/>
          <w:b w:val="0"/>
          <w:i w:val="0"/>
          <w:sz w:val="24"/>
          <w:szCs w:val="24"/>
          <w:lang w:val="en-GB"/>
        </w:rPr>
        <w:t xml:space="preserve"> </w:t>
      </w:r>
      <w:r w:rsidR="00640CB9">
        <w:rPr>
          <w:rFonts w:ascii="Times New Roman" w:eastAsia="Times New Roman" w:hAnsi="Times New Roman" w:cs="Times New Roman"/>
        </w:rPr>
        <w:t xml:space="preserve">traits </w:t>
      </w:r>
      <w:r w:rsidR="0055261B">
        <w:rPr>
          <w:rFonts w:ascii="Times New Roman" w:eastAsia="Times New Roman" w:hAnsi="Times New Roman" w:cs="Times New Roman"/>
        </w:rPr>
        <w:t>of</w:t>
      </w:r>
      <w:r w:rsidR="00444F82">
        <w:rPr>
          <w:rStyle w:val="Heading2Char"/>
          <w:rFonts w:ascii="Times New Roman" w:hAnsi="Times New Roman"/>
          <w:b w:val="0"/>
          <w:i w:val="0"/>
          <w:sz w:val="24"/>
          <w:szCs w:val="24"/>
          <w:lang w:val="en-GB"/>
        </w:rPr>
        <w:t xml:space="preserve"> </w:t>
      </w:r>
      <w:r w:rsidR="00444F82" w:rsidRPr="00927E40">
        <w:rPr>
          <w:rFonts w:ascii="Times New Roman" w:hAnsi="Times New Roman" w:cs="Times New Roman"/>
        </w:rPr>
        <w:t>life form</w:t>
      </w:r>
      <w:r w:rsidR="000C1F2E">
        <w:rPr>
          <w:rFonts w:ascii="Times New Roman" w:hAnsi="Times New Roman" w:cs="Times New Roman"/>
        </w:rPr>
        <w:t xml:space="preserve"> (a morphological trait)</w:t>
      </w:r>
      <w:r w:rsidR="00444F82" w:rsidRPr="00927E40">
        <w:rPr>
          <w:rFonts w:ascii="Times New Roman" w:hAnsi="Times New Roman" w:cs="Times New Roman"/>
        </w:rPr>
        <w:t xml:space="preserve"> and pollination mode</w:t>
      </w:r>
      <w:r w:rsidR="000C1F2E">
        <w:rPr>
          <w:rFonts w:ascii="Times New Roman" w:hAnsi="Times New Roman" w:cs="Times New Roman"/>
        </w:rPr>
        <w:t xml:space="preserve"> (a life history trait)</w:t>
      </w:r>
      <w:r w:rsidR="00444F82">
        <w:rPr>
          <w:rFonts w:ascii="Times New Roman" w:hAnsi="Times New Roman" w:cs="Times New Roman"/>
        </w:rPr>
        <w:t>.</w:t>
      </w:r>
      <w:r w:rsidR="00444F82">
        <w:rPr>
          <w:rStyle w:val="Heading2Char"/>
          <w:rFonts w:ascii="Times New Roman" w:hAnsi="Times New Roman"/>
          <w:b w:val="0"/>
          <w:i w:val="0"/>
          <w:sz w:val="24"/>
          <w:szCs w:val="24"/>
          <w:lang w:val="en-GB"/>
        </w:rPr>
        <w:t xml:space="preserve"> </w:t>
      </w:r>
      <w:r w:rsidR="0099568B">
        <w:rPr>
          <w:rFonts w:ascii="Times New Roman" w:hAnsi="Times New Roman" w:cs="Times New Roman"/>
        </w:rPr>
        <w:t>Life form included</w:t>
      </w:r>
      <w:r w:rsidR="00A336C6" w:rsidRPr="00927E40">
        <w:rPr>
          <w:rFonts w:ascii="Times New Roman" w:hAnsi="Times New Roman" w:cs="Times New Roman"/>
        </w:rPr>
        <w:t xml:space="preserve"> three levels: submersed, emersed, and free-floating</w:t>
      </w:r>
      <w:r w:rsidR="00A336C6" w:rsidRPr="00A336C6">
        <w:rPr>
          <w:rFonts w:ascii="Times New Roman" w:hAnsi="Times New Roman" w:cs="Times New Roman"/>
        </w:rPr>
        <w:t xml:space="preserve">. Pollination mode </w:t>
      </w:r>
      <w:r w:rsidR="0099568B">
        <w:rPr>
          <w:rFonts w:ascii="Times New Roman" w:hAnsi="Times New Roman" w:cs="Times New Roman"/>
        </w:rPr>
        <w:t xml:space="preserve">included </w:t>
      </w:r>
      <w:r w:rsidR="00963F7E">
        <w:rPr>
          <w:rFonts w:ascii="Times New Roman" w:hAnsi="Times New Roman" w:cs="Times New Roman"/>
        </w:rPr>
        <w:t>three</w:t>
      </w:r>
      <w:r w:rsidR="00A336C6" w:rsidRPr="00A336C6">
        <w:rPr>
          <w:rFonts w:ascii="Times New Roman" w:hAnsi="Times New Roman" w:cs="Times New Roman"/>
        </w:rPr>
        <w:t xml:space="preserve"> levels: </w:t>
      </w:r>
      <w:r w:rsidR="00C003E1">
        <w:rPr>
          <w:rFonts w:ascii="Times New Roman" w:hAnsi="Times New Roman" w:cs="Times New Roman"/>
        </w:rPr>
        <w:t>e</w:t>
      </w:r>
      <w:r w:rsidR="00A336C6" w:rsidRPr="00A336C6">
        <w:rPr>
          <w:rFonts w:ascii="Times New Roman" w:hAnsi="Times New Roman" w:cs="Times New Roman"/>
        </w:rPr>
        <w:t>pihydrophily (</w:t>
      </w:r>
      <w:r w:rsidR="007A7C2A">
        <w:rPr>
          <w:rFonts w:ascii="Times New Roman" w:hAnsi="Times New Roman" w:cs="Times New Roman"/>
        </w:rPr>
        <w:t>above</w:t>
      </w:r>
      <w:r w:rsidR="007A7C2A" w:rsidRPr="00A336C6">
        <w:rPr>
          <w:rFonts w:ascii="Times New Roman" w:hAnsi="Times New Roman" w:cs="Times New Roman"/>
        </w:rPr>
        <w:t xml:space="preserve"> </w:t>
      </w:r>
      <w:r w:rsidR="00A336C6" w:rsidRPr="00A336C6">
        <w:rPr>
          <w:rFonts w:ascii="Times New Roman" w:hAnsi="Times New Roman" w:cs="Times New Roman"/>
        </w:rPr>
        <w:t>water)</w:t>
      </w:r>
      <w:r w:rsidR="0065306D">
        <w:rPr>
          <w:rFonts w:ascii="Times New Roman" w:hAnsi="Times New Roman" w:cs="Times New Roman"/>
        </w:rPr>
        <w:t>,</w:t>
      </w:r>
      <w:r w:rsidR="00A336C6" w:rsidRPr="00A336C6">
        <w:rPr>
          <w:rFonts w:ascii="Times New Roman" w:hAnsi="Times New Roman" w:cs="Times New Roman"/>
        </w:rPr>
        <w:t xml:space="preserve"> </w:t>
      </w:r>
      <w:r w:rsidR="00C003E1">
        <w:rPr>
          <w:rFonts w:ascii="Times New Roman" w:hAnsi="Times New Roman" w:cs="Times New Roman"/>
        </w:rPr>
        <w:t>h</w:t>
      </w:r>
      <w:r w:rsidR="00A336C6" w:rsidRPr="00A336C6">
        <w:rPr>
          <w:rFonts w:ascii="Times New Roman" w:hAnsi="Times New Roman" w:cs="Times New Roman"/>
        </w:rPr>
        <w:t>ypohydrophily (</w:t>
      </w:r>
      <w:r w:rsidR="007A7C2A">
        <w:rPr>
          <w:rFonts w:ascii="Times New Roman" w:hAnsi="Times New Roman" w:cs="Times New Roman"/>
        </w:rPr>
        <w:t>below</w:t>
      </w:r>
      <w:r w:rsidR="007A7C2A" w:rsidRPr="00A336C6">
        <w:rPr>
          <w:rFonts w:ascii="Times New Roman" w:hAnsi="Times New Roman" w:cs="Times New Roman"/>
        </w:rPr>
        <w:t xml:space="preserve"> </w:t>
      </w:r>
      <w:r w:rsidR="00A336C6" w:rsidRPr="00A336C6">
        <w:rPr>
          <w:rFonts w:ascii="Times New Roman" w:hAnsi="Times New Roman" w:cs="Times New Roman"/>
        </w:rPr>
        <w:t>water)</w:t>
      </w:r>
      <w:r w:rsidR="0065306D">
        <w:rPr>
          <w:rFonts w:ascii="Times New Roman" w:hAnsi="Times New Roman" w:cs="Times New Roman"/>
        </w:rPr>
        <w:t>,</w:t>
      </w:r>
      <w:r w:rsidR="00A336C6">
        <w:rPr>
          <w:rFonts w:ascii="Times New Roman" w:hAnsi="Times New Roman" w:cs="Times New Roman"/>
        </w:rPr>
        <w:t xml:space="preserve"> and </w:t>
      </w:r>
      <w:r w:rsidR="00C003E1">
        <w:rPr>
          <w:rFonts w:ascii="Times New Roman" w:hAnsi="Times New Roman" w:cs="Times New Roman"/>
        </w:rPr>
        <w:t>e</w:t>
      </w:r>
      <w:r w:rsidR="000C52ED" w:rsidRPr="00A638FA">
        <w:rPr>
          <w:rFonts w:ascii="Times New Roman" w:hAnsi="Times New Roman" w:cs="Times New Roman"/>
        </w:rPr>
        <w:t>ntomophily (insects</w:t>
      </w:r>
      <w:r w:rsidR="00F561B7">
        <w:rPr>
          <w:rFonts w:ascii="Times New Roman" w:hAnsi="Times New Roman" w:cs="Times New Roman"/>
        </w:rPr>
        <w:t>)</w:t>
      </w:r>
      <w:r w:rsidR="00EB6C59">
        <w:rPr>
          <w:rFonts w:ascii="Times New Roman" w:hAnsi="Times New Roman" w:cs="Times New Roman"/>
        </w:rPr>
        <w:t xml:space="preserve">. </w:t>
      </w:r>
      <w:r w:rsidR="00444F82">
        <w:rPr>
          <w:rFonts w:ascii="Times New Roman" w:hAnsi="Times New Roman" w:cs="Times New Roman"/>
        </w:rPr>
        <w:t xml:space="preserve">These </w:t>
      </w:r>
      <w:r w:rsidR="00444F82" w:rsidRPr="00A336C6">
        <w:rPr>
          <w:rFonts w:ascii="Times New Roman" w:hAnsi="Times New Roman" w:cs="Times New Roman"/>
        </w:rPr>
        <w:t xml:space="preserve">traits were compiled </w:t>
      </w:r>
      <w:r w:rsidR="004B0DC7">
        <w:rPr>
          <w:rFonts w:ascii="Times New Roman" w:hAnsi="Times New Roman" w:cs="Times New Roman"/>
        </w:rPr>
        <w:t>in</w:t>
      </w:r>
      <w:ins w:id="450" w:author="jeff houser" w:date="2026-01-26T14:56:00Z" w16du:dateUtc="2026-01-26T20:56:00Z">
        <w:r w:rsidR="00B42722">
          <w:rPr>
            <w:rFonts w:ascii="Times New Roman" w:hAnsi="Times New Roman" w:cs="Times New Roman"/>
          </w:rPr>
          <w:t xml:space="preserve"> Supplemental</w:t>
        </w:r>
      </w:ins>
      <w:r w:rsidR="004B0DC7">
        <w:rPr>
          <w:rFonts w:ascii="Times New Roman" w:hAnsi="Times New Roman" w:cs="Times New Roman"/>
        </w:rPr>
        <w:t xml:space="preserve"> Table 1 </w:t>
      </w:r>
      <w:r w:rsidR="00444F82" w:rsidRPr="00A336C6">
        <w:rPr>
          <w:rFonts w:ascii="Times New Roman" w:hAnsi="Times New Roman" w:cs="Times New Roman"/>
        </w:rPr>
        <w:t xml:space="preserve">from multiple sources </w:t>
      </w:r>
      <w:r w:rsidR="00444F82" w:rsidRPr="00A336C6">
        <w:rPr>
          <w:rFonts w:ascii="Times New Roman" w:hAnsi="Times New Roman" w:cs="Times New Roman"/>
        </w:rPr>
        <w:fldChar w:fldCharType="begin" w:fldLock="1"/>
      </w:r>
      <w:r w:rsidR="00A27BE5">
        <w:rPr>
          <w:rFonts w:ascii="Times New Roman" w:hAnsi="Times New Roman" w:cs="Times New Roman"/>
        </w:rPr>
        <w:instrText xml:space="preserve"> ADDIN ZOTERO_ITEM CSL_CITATION {"citationID":"GXdcQFGG","properties":{"formattedCitation":"(Devendorf, 2013; Du &amp; Wang, 2014; Haynes, 1988; Kim &amp; Nishihiro, 2020; Klyer et al., 2008; U.S. Department of Agriculture, 2022)","plainCitation":"(Devendorf, 2013; Du &amp; Wang, 2014; Haynes, 1988; Kim &amp; Nishihiro, 2020; Klyer et al., 2008; U.S. Department of Agriculture, 2022)","noteIndex":0},"citationItems":[{"id":4417,"uris":["http://www.mendeley.com/documents/?uuid=ca6a0ac5-2fc7-3d85-ab28-e4eac1c8e304","http://zotero.org/users/13640977/items/BXQ6JNHV"],"itemData":{"id":4417,"type":"webpage","title":"The PLANTS Database","author":[{"family":"U.S. Department of Agriculture","given":"National Plant Data Team"}],"issued":{"date-parts":[["2022",3,1]]},"citation-key":"u.s.departmentofagriculturePLANTSDatabase2022"}},{"id":4416,"uris":["http://www.mendeley.com/documents/?uuid=6098ae22-385d-3ecb-bc5d-798220fefd12","http://zotero.org/users/13640977/items/W4E3ADRZ"],"itemData":{"id":4416,"type":"article-journal","container-title":"Journal of Ecology","page":"1266-1274","title":"The LEDA Traitbase: A database of life-history traits of Northwest European flora.","volume":"96","author":[{"family":"Klyer","given":"M"},{"family":"Bekker","given":"R.M."},{"family":"Knevel","given":"I.C."},{"literal":"et al."}],"issued":{"date-parts":[["2008"]]},"citation-key":"klyerLEDATraitbaseDatabase2008"}},{"id":4418,"uris":["http://www.mendeley.com/documents/?uuid=41f34d7f-1a93-30f2-858d-1fb2af897463","http://zotero.org/users/13640977/items/F5VZZFEF"],"itemData":{"id":4418,"type":"article-journal","abstract":"Aquatic plants are phylogenetically well dispersed across the angiosperms. Reproductive and other life-history traits of aquatic angiosperms are closely associated with specific growth forms. Hydrophilous pollination exhibits notable examples of convergent evolution in angiosperm reproductive structures, and hydrophiles exhibit great diversity in sexual system. In this study, we reconstructed ancestral characters of aquatic lineages based on the phylogeny of aquatic angiosperms. Our aim is to find the correlations of life form, pollination mode and sexual system in aquatic angiosperms. Hydrophily is the adaptive evolution of completely submersed angiosperms to aquatic habitats. Hydroautogamy and maleflower-ephydrophily are the transitional stages from anemophily and entomophily to hydrophily. True hydrophily occurs in 18 submersed angiosperm genera, which is associated with an unusually high incidence of unisexual flowers. All marine angiosperms are submersed, hydrophilous species. This study would help us understand the evolution of hydrophilous pollination and its correlations with life form and sexual system.","container-title":"PLoS ONE","DOI":"10.1371/journal.pone.0115653","ISSN":"19326203","issue":"12","note":"PMID: 25525810\npublisher: Public Library of Science","title":"Correlations of life form, pollination mode and sexual system in aquatic angiosperms","volume":"9","author":[{"family":"Du","given":"Zhi Yuan"},{"family":"Wang","given":"Qing Feng"}],"issued":{"date-parts":[["2014",12,19]]},"citation-key":"duCorrelationsLifeForm2014"}},{"id":3697,"uris":["http://www.mendeley.com/documents/?uuid=39deeb60-3edc-31dc-bfd3-5cff0a4ac739","http://zotero.org/users/13640977/items/IVGSIBBJ"],"itemData":{"id":3697,"type":"article-journal","abstract":"Aquatic plants are essential components in the regulation of microhabitat complexity and physico-chemical parameters in lake ecosystems. Increased eutrophication, land use change, modification of hydrological regimes, and expansion of invasive species are expected to impact aquatic plant community composition; however, historical pathways and response patterns are not well understood at the national scale. We analyzed temporal changes in aquatic plant communities in Japan from the early 1900s to the 2000s using field survey records from 248 lakes. Relationships of species associations with climate, land use, and lake characteristics were described using a joint species distribution model. The mean variation attributable to lake characteristics was 25.4%, followed by climate (14.0%), and land use (10.5%). Among the 13 functional traits used in our analysis, sexual and pollination traits showed marked responses to precipitation and land use. Hypohydrophily increased with precipitation, whereas monoecious aquatic plants increased in lakes surrounded by urbanized area. The relative ratio of floating to submerged plants has increased over time. Our results provide insight into long-term changes in aquatic plant communities and identify functional traits sensitive to environmental change.","container-title":"Science of the Total Environment","DOI":"10.1016/j.scitotenv.2020.139628","ISSN":"18791026","note":"PMID: 32497883\npublisher: Elsevier B.V.","title":"Responses of lake macrophyte species and functional traits to climate and land use changes","volume":"736","author":[{"family":"Kim","given":"Ji Yoon"},{"family":"Nishihiro","given":"Jun"}],"issued":{"date-parts":[["2020",9,20]]},"citation-key":"kimResponsesLakeMacrophyte2020"}},{"id":4420,"uris":["http://www.mendeley.com/documents/?uuid=6a0a4b9f-28ee-327b-bccb-75a0d320e06a","http://zotero.org/users/13640977/items/I6DGRXIP"],"itemData":{"id":4420,"type":"article-journal","container-title":"Source: Annals of the Missouri Botanical Garden","issue":"3","page":"805-810","title":"Reproductive Biology of Selected Aquatic Plants","volume":"75","author":[{"family":"Haynes","given":"Robert R"}],"issued":{"date-parts":[["1988"]]},"citation-key":"haynesReproductiveBiologySelected1988"}},{"id":4015,"uris":["http://www.mendeley.com/documents/?uuid=176bf68a-ea66-3976-bf8d-0a44b8ff247c","http://zotero.org/users/13640977/items/6BUKZQUU"],"itemData":{"id":4015,"type":"report","event-place":"U.S. Army Corps of Engineers, St. Paul District","page":"1-0","publisher-place":"U.S. Army Corps of Engineers, St. Paul District","title":"A migratory habitat model for diving ducks using the Upper Mississippi River.","author":[{"family":"Devendorf","given":"Randall D."}],"issued":{"date-parts":[["2013"]]},"citation-key":"devendorfMigratoryHabitatModel2013"}}],"schema":"https://github.com/citation-style-language/schema/raw/master/csl-citation.json"} </w:instrText>
      </w:r>
      <w:r w:rsidR="00444F82" w:rsidRPr="00A336C6">
        <w:rPr>
          <w:rFonts w:ascii="Times New Roman" w:hAnsi="Times New Roman" w:cs="Times New Roman"/>
        </w:rPr>
        <w:fldChar w:fldCharType="separate"/>
      </w:r>
      <w:r w:rsidR="009548D9" w:rsidRPr="009548D9">
        <w:rPr>
          <w:rFonts w:ascii="Times New Roman" w:hAnsi="Times New Roman" w:cs="Times New Roman"/>
        </w:rPr>
        <w:t>(Devendorf</w:t>
      </w:r>
      <w:del w:id="451" w:author="Larson, Danelle M" w:date="2026-02-02T13:01:00Z" w16du:dateUtc="2026-02-02T19:01:00Z">
        <w:r w:rsidR="009548D9" w:rsidRPr="009548D9" w:rsidDel="002632D7">
          <w:rPr>
            <w:rFonts w:ascii="Times New Roman" w:hAnsi="Times New Roman" w:cs="Times New Roman"/>
          </w:rPr>
          <w:delText>,</w:delText>
        </w:r>
      </w:del>
      <w:r w:rsidR="009548D9" w:rsidRPr="009548D9">
        <w:rPr>
          <w:rFonts w:ascii="Times New Roman" w:hAnsi="Times New Roman" w:cs="Times New Roman"/>
        </w:rPr>
        <w:t xml:space="preserve"> 2013; Du &amp; Wang</w:t>
      </w:r>
      <w:del w:id="452" w:author="Larson, Danelle M" w:date="2026-02-02T13:01:00Z" w16du:dateUtc="2026-02-02T19:01:00Z">
        <w:r w:rsidR="009548D9" w:rsidRPr="009548D9" w:rsidDel="002632D7">
          <w:rPr>
            <w:rFonts w:ascii="Times New Roman" w:hAnsi="Times New Roman" w:cs="Times New Roman"/>
          </w:rPr>
          <w:delText>,</w:delText>
        </w:r>
      </w:del>
      <w:r w:rsidR="009548D9" w:rsidRPr="009548D9">
        <w:rPr>
          <w:rFonts w:ascii="Times New Roman" w:hAnsi="Times New Roman" w:cs="Times New Roman"/>
        </w:rPr>
        <w:t xml:space="preserve"> 2014; Haynes</w:t>
      </w:r>
      <w:del w:id="453" w:author="Larson, Danelle M" w:date="2026-02-02T13:01:00Z" w16du:dateUtc="2026-02-02T19:01:00Z">
        <w:r w:rsidR="009548D9" w:rsidRPr="009548D9" w:rsidDel="002632D7">
          <w:rPr>
            <w:rFonts w:ascii="Times New Roman" w:hAnsi="Times New Roman" w:cs="Times New Roman"/>
          </w:rPr>
          <w:delText>,</w:delText>
        </w:r>
      </w:del>
      <w:r w:rsidR="009548D9" w:rsidRPr="009548D9">
        <w:rPr>
          <w:rFonts w:ascii="Times New Roman" w:hAnsi="Times New Roman" w:cs="Times New Roman"/>
        </w:rPr>
        <w:t xml:space="preserve"> 1988; Kim &amp; Nishihiro</w:t>
      </w:r>
      <w:del w:id="454" w:author="Larson, Danelle M" w:date="2026-02-02T13:01:00Z" w16du:dateUtc="2026-02-02T19:01:00Z">
        <w:r w:rsidR="009548D9" w:rsidRPr="009548D9" w:rsidDel="002632D7">
          <w:rPr>
            <w:rFonts w:ascii="Times New Roman" w:hAnsi="Times New Roman" w:cs="Times New Roman"/>
          </w:rPr>
          <w:delText>,</w:delText>
        </w:r>
      </w:del>
      <w:r w:rsidR="009548D9" w:rsidRPr="009548D9">
        <w:rPr>
          <w:rFonts w:ascii="Times New Roman" w:hAnsi="Times New Roman" w:cs="Times New Roman"/>
        </w:rPr>
        <w:t xml:space="preserve"> 2020; Klyer et al.</w:t>
      </w:r>
      <w:del w:id="455" w:author="Larson, Danelle M" w:date="2026-02-02T13:01:00Z" w16du:dateUtc="2026-02-02T19:01:00Z">
        <w:r w:rsidR="009548D9" w:rsidRPr="009548D9" w:rsidDel="002632D7">
          <w:rPr>
            <w:rFonts w:ascii="Times New Roman" w:hAnsi="Times New Roman" w:cs="Times New Roman"/>
          </w:rPr>
          <w:delText>,</w:delText>
        </w:r>
      </w:del>
      <w:r w:rsidR="009548D9" w:rsidRPr="009548D9">
        <w:rPr>
          <w:rFonts w:ascii="Times New Roman" w:hAnsi="Times New Roman" w:cs="Times New Roman"/>
        </w:rPr>
        <w:t xml:space="preserve"> 2008; U.S. Department of Agriculture</w:t>
      </w:r>
      <w:del w:id="456" w:author="Larson, Danelle M" w:date="2026-02-02T13:01:00Z" w16du:dateUtc="2026-02-02T19:01:00Z">
        <w:r w:rsidR="009548D9" w:rsidRPr="009548D9" w:rsidDel="002632D7">
          <w:rPr>
            <w:rFonts w:ascii="Times New Roman" w:hAnsi="Times New Roman" w:cs="Times New Roman"/>
          </w:rPr>
          <w:delText>,</w:delText>
        </w:r>
      </w:del>
      <w:r w:rsidR="009548D9" w:rsidRPr="009548D9">
        <w:rPr>
          <w:rFonts w:ascii="Times New Roman" w:hAnsi="Times New Roman" w:cs="Times New Roman"/>
        </w:rPr>
        <w:t xml:space="preserve"> 2022)</w:t>
      </w:r>
      <w:r w:rsidR="00444F82" w:rsidRPr="00A336C6">
        <w:rPr>
          <w:rFonts w:ascii="Times New Roman" w:hAnsi="Times New Roman" w:cs="Times New Roman"/>
        </w:rPr>
        <w:fldChar w:fldCharType="end"/>
      </w:r>
      <w:r w:rsidR="00444F82" w:rsidRPr="00A336C6">
        <w:rPr>
          <w:rFonts w:ascii="Times New Roman" w:hAnsi="Times New Roman" w:cs="Times New Roman"/>
        </w:rPr>
        <w:t>.</w:t>
      </w:r>
    </w:p>
    <w:p w14:paraId="0A4052D1" w14:textId="23514015" w:rsidR="00F20511" w:rsidRPr="004B0DC7" w:rsidRDefault="00F20511" w:rsidP="00F20511">
      <w:pPr>
        <w:pStyle w:val="Heading2"/>
        <w:rPr>
          <w:rStyle w:val="Heading2Char"/>
          <w:b/>
        </w:rPr>
      </w:pPr>
      <w:r w:rsidRPr="004B0DC7">
        <w:rPr>
          <w:rStyle w:val="Heading2Char"/>
          <w:b/>
        </w:rPr>
        <w:t xml:space="preserve">Data </w:t>
      </w:r>
      <w:r w:rsidR="0086584F" w:rsidRPr="004B0DC7">
        <w:rPr>
          <w:rStyle w:val="Heading2Char"/>
          <w:b/>
          <w:iCs/>
        </w:rPr>
        <w:t>A</w:t>
      </w:r>
      <w:r w:rsidRPr="004B0DC7">
        <w:rPr>
          <w:rStyle w:val="Heading2Char"/>
          <w:b/>
          <w:iCs/>
        </w:rPr>
        <w:t>nalyses</w:t>
      </w:r>
    </w:p>
    <w:p w14:paraId="3F4810CD" w14:textId="060A30CD" w:rsidR="006B5311" w:rsidRDefault="00DE442E" w:rsidP="000C1625">
      <w:pPr>
        <w:spacing w:line="480" w:lineRule="auto"/>
        <w:rPr>
          <w:rFonts w:ascii="Times New Roman" w:hAnsi="Times New Roman" w:cs="Times New Roman"/>
        </w:rPr>
      </w:pPr>
      <w:r>
        <w:rPr>
          <w:rFonts w:ascii="Times New Roman" w:hAnsi="Times New Roman" w:cs="Times New Roman"/>
        </w:rPr>
        <w:t>Our</w:t>
      </w:r>
      <w:r w:rsidRPr="007D779F">
        <w:rPr>
          <w:rFonts w:ascii="Times New Roman" w:hAnsi="Times New Roman" w:cs="Times New Roman"/>
        </w:rPr>
        <w:t xml:space="preserve"> </w:t>
      </w:r>
      <w:r w:rsidR="006D6111" w:rsidRPr="007D779F">
        <w:rPr>
          <w:rFonts w:ascii="Times New Roman" w:hAnsi="Times New Roman" w:cs="Times New Roman"/>
        </w:rPr>
        <w:t>analys</w:t>
      </w:r>
      <w:r w:rsidR="007A7C2A">
        <w:rPr>
          <w:rFonts w:ascii="Times New Roman" w:hAnsi="Times New Roman" w:cs="Times New Roman"/>
        </w:rPr>
        <w:t>i</w:t>
      </w:r>
      <w:r w:rsidR="006D6111" w:rsidRPr="007D779F">
        <w:rPr>
          <w:rFonts w:ascii="Times New Roman" w:hAnsi="Times New Roman" w:cs="Times New Roman"/>
        </w:rPr>
        <w:t xml:space="preserve">s </w:t>
      </w:r>
      <w:r w:rsidR="007B77A8" w:rsidRPr="007D779F">
        <w:rPr>
          <w:rFonts w:ascii="Times New Roman" w:hAnsi="Times New Roman" w:cs="Times New Roman"/>
        </w:rPr>
        <w:t>workflow</w:t>
      </w:r>
      <w:r w:rsidR="006D6111" w:rsidRPr="007D779F">
        <w:rPr>
          <w:rFonts w:ascii="Times New Roman" w:hAnsi="Times New Roman" w:cs="Times New Roman"/>
        </w:rPr>
        <w:t xml:space="preserve"> comprised four major steps</w:t>
      </w:r>
      <w:r w:rsidR="00524318">
        <w:rPr>
          <w:rFonts w:ascii="Times New Roman" w:hAnsi="Times New Roman" w:cs="Times New Roman"/>
        </w:rPr>
        <w:t>:</w:t>
      </w:r>
    </w:p>
    <w:p w14:paraId="7C74D569" w14:textId="6BACE05A" w:rsidR="0087058F" w:rsidRDefault="0087058F" w:rsidP="0087058F">
      <w:pPr>
        <w:pStyle w:val="ListParagraph"/>
        <w:numPr>
          <w:ilvl w:val="0"/>
          <w:numId w:val="34"/>
        </w:numPr>
        <w:spacing w:line="480" w:lineRule="auto"/>
        <w:rPr>
          <w:rFonts w:ascii="Times New Roman" w:hAnsi="Times New Roman" w:cs="Times New Roman"/>
        </w:rPr>
      </w:pPr>
      <w:r>
        <w:rPr>
          <w:rFonts w:ascii="Times New Roman" w:hAnsi="Times New Roman" w:cs="Times New Roman"/>
        </w:rPr>
        <w:lastRenderedPageBreak/>
        <w:t>R</w:t>
      </w:r>
      <w:r w:rsidRPr="006B5311">
        <w:rPr>
          <w:rFonts w:ascii="Times New Roman" w:hAnsi="Times New Roman" w:cs="Times New Roman"/>
        </w:rPr>
        <w:t xml:space="preserve">an generalized linear models </w:t>
      </w:r>
      <w:r>
        <w:rPr>
          <w:rFonts w:ascii="Times New Roman" w:hAnsi="Times New Roman" w:cs="Times New Roman"/>
        </w:rPr>
        <w:t>and</w:t>
      </w:r>
      <w:r w:rsidRPr="006B5311">
        <w:rPr>
          <w:rFonts w:ascii="Times New Roman" w:hAnsi="Times New Roman" w:cs="Times New Roman"/>
        </w:rPr>
        <w:t xml:space="preserve"> plotted </w:t>
      </w:r>
      <w:r>
        <w:rPr>
          <w:rFonts w:ascii="Times New Roman" w:hAnsi="Times New Roman" w:cs="Times New Roman"/>
        </w:rPr>
        <w:t xml:space="preserve">the </w:t>
      </w:r>
      <w:r w:rsidRPr="006B5311">
        <w:rPr>
          <w:rFonts w:ascii="Times New Roman" w:hAnsi="Times New Roman" w:cs="Times New Roman"/>
        </w:rPr>
        <w:t xml:space="preserve">mean environmental covariate values through time to illustrate the major environmental changes </w:t>
      </w:r>
      <w:r>
        <w:rPr>
          <w:rFonts w:ascii="Times New Roman" w:hAnsi="Times New Roman" w:cs="Times New Roman"/>
        </w:rPr>
        <w:t xml:space="preserve">that occurred at </w:t>
      </w:r>
      <w:r w:rsidR="00A25228">
        <w:rPr>
          <w:rFonts w:ascii="Times New Roman" w:hAnsi="Times New Roman" w:cs="Times New Roman"/>
        </w:rPr>
        <w:t>23,</w:t>
      </w:r>
      <w:del w:id="457" w:author="Larson, Danelle M" w:date="2026-02-02T13:02:00Z" w16du:dateUtc="2026-02-02T19:02:00Z">
        <w:r w:rsidR="00A25228" w:rsidDel="00460B16">
          <w:rPr>
            <w:rFonts w:ascii="Times New Roman" w:hAnsi="Times New Roman" w:cs="Times New Roman"/>
          </w:rPr>
          <w:delText xml:space="preserve"> </w:delText>
        </w:r>
      </w:del>
      <w:r w:rsidR="00A25228">
        <w:rPr>
          <w:rFonts w:ascii="Times New Roman" w:hAnsi="Times New Roman" w:cs="Times New Roman"/>
        </w:rPr>
        <w:t xml:space="preserve">996 </w:t>
      </w:r>
      <w:r>
        <w:rPr>
          <w:rFonts w:ascii="Times New Roman" w:hAnsi="Times New Roman" w:cs="Times New Roman"/>
        </w:rPr>
        <w:t>vegetated plots</w:t>
      </w:r>
      <w:r w:rsidRPr="006B5311">
        <w:rPr>
          <w:rFonts w:ascii="Times New Roman" w:hAnsi="Times New Roman" w:cs="Times New Roman"/>
        </w:rPr>
        <w:t xml:space="preserve"> over the 22-year period.</w:t>
      </w:r>
    </w:p>
    <w:p w14:paraId="144A3E40" w14:textId="1C369386" w:rsidR="006B5311" w:rsidRDefault="00C13196" w:rsidP="006B5311">
      <w:pPr>
        <w:pStyle w:val="ListParagraph"/>
        <w:numPr>
          <w:ilvl w:val="0"/>
          <w:numId w:val="34"/>
        </w:numPr>
        <w:spacing w:line="480" w:lineRule="auto"/>
        <w:rPr>
          <w:rFonts w:ascii="Times New Roman" w:hAnsi="Times New Roman" w:cs="Times New Roman"/>
        </w:rPr>
      </w:pPr>
      <w:r>
        <w:rPr>
          <w:rFonts w:ascii="Times New Roman" w:hAnsi="Times New Roman" w:cs="Times New Roman"/>
        </w:rPr>
        <w:t>C</w:t>
      </w:r>
      <w:r w:rsidR="009B6D34" w:rsidRPr="006B5311">
        <w:rPr>
          <w:rFonts w:ascii="Times New Roman" w:hAnsi="Times New Roman" w:cs="Times New Roman"/>
        </w:rPr>
        <w:t xml:space="preserve">lassified </w:t>
      </w:r>
      <w:r w:rsidR="003A2796" w:rsidRPr="006B5311">
        <w:rPr>
          <w:rFonts w:ascii="Times New Roman" w:hAnsi="Times New Roman" w:cs="Times New Roman"/>
        </w:rPr>
        <w:t xml:space="preserve">species </w:t>
      </w:r>
      <w:r w:rsidR="007A7C2A" w:rsidRPr="006B5311">
        <w:rPr>
          <w:rFonts w:ascii="Times New Roman" w:hAnsi="Times New Roman" w:cs="Times New Roman"/>
        </w:rPr>
        <w:t>composition</w:t>
      </w:r>
      <w:r w:rsidR="009B6D34" w:rsidRPr="006B5311">
        <w:rPr>
          <w:rFonts w:ascii="Times New Roman" w:hAnsi="Times New Roman" w:cs="Times New Roman"/>
        </w:rPr>
        <w:t xml:space="preserve"> into</w:t>
      </w:r>
      <w:r w:rsidR="006D6111" w:rsidRPr="006B5311">
        <w:rPr>
          <w:rFonts w:ascii="Times New Roman" w:hAnsi="Times New Roman" w:cs="Times New Roman"/>
        </w:rPr>
        <w:t xml:space="preserve"> </w:t>
      </w:r>
      <w:r w:rsidR="005F6380" w:rsidRPr="006B5311">
        <w:rPr>
          <w:rFonts w:ascii="Times New Roman" w:hAnsi="Times New Roman" w:cs="Times New Roman"/>
        </w:rPr>
        <w:t>RCP</w:t>
      </w:r>
      <w:r w:rsidR="00B72E4A">
        <w:rPr>
          <w:rFonts w:ascii="Times New Roman" w:hAnsi="Times New Roman" w:cs="Times New Roman"/>
        </w:rPr>
        <w:t>s</w:t>
      </w:r>
      <w:r w:rsidR="006D6111" w:rsidRPr="006B5311">
        <w:rPr>
          <w:rFonts w:ascii="Times New Roman" w:hAnsi="Times New Roman" w:cs="Times New Roman"/>
        </w:rPr>
        <w:t xml:space="preserve"> to explore macrophyte </w:t>
      </w:r>
      <w:r w:rsidR="00444F82" w:rsidRPr="006B5311">
        <w:rPr>
          <w:rFonts w:ascii="Times New Roman" w:hAnsi="Times New Roman" w:cs="Times New Roman"/>
        </w:rPr>
        <w:t xml:space="preserve">community </w:t>
      </w:r>
      <w:r w:rsidR="009F424B" w:rsidRPr="006B5311">
        <w:rPr>
          <w:rFonts w:ascii="Times New Roman" w:hAnsi="Times New Roman" w:cs="Times New Roman"/>
        </w:rPr>
        <w:t xml:space="preserve">compositional </w:t>
      </w:r>
      <w:r w:rsidR="00444F82" w:rsidRPr="006B5311">
        <w:rPr>
          <w:rFonts w:ascii="Times New Roman" w:hAnsi="Times New Roman" w:cs="Times New Roman"/>
        </w:rPr>
        <w:t xml:space="preserve">shifts </w:t>
      </w:r>
      <w:r w:rsidR="009F424B" w:rsidRPr="006B5311">
        <w:rPr>
          <w:rFonts w:ascii="Times New Roman" w:hAnsi="Times New Roman" w:cs="Times New Roman"/>
        </w:rPr>
        <w:t xml:space="preserve">through time, </w:t>
      </w:r>
      <w:r w:rsidR="007260A3" w:rsidRPr="006B5311">
        <w:rPr>
          <w:rFonts w:ascii="Times New Roman" w:hAnsi="Times New Roman" w:cs="Times New Roman"/>
        </w:rPr>
        <w:t xml:space="preserve">their impacts on different facets of </w:t>
      </w:r>
      <w:r w:rsidR="0087058F">
        <w:rPr>
          <w:rFonts w:ascii="Times New Roman" w:hAnsi="Times New Roman" w:cs="Times New Roman"/>
        </w:rPr>
        <w:t>bio</w:t>
      </w:r>
      <w:r w:rsidR="007260A3" w:rsidRPr="006B5311">
        <w:rPr>
          <w:rFonts w:ascii="Times New Roman" w:hAnsi="Times New Roman" w:cs="Times New Roman"/>
        </w:rPr>
        <w:t>diversity</w:t>
      </w:r>
      <w:r w:rsidR="00581CC6" w:rsidRPr="006B5311">
        <w:rPr>
          <w:rFonts w:ascii="Times New Roman" w:hAnsi="Times New Roman" w:cs="Times New Roman"/>
        </w:rPr>
        <w:t>,</w:t>
      </w:r>
      <w:r w:rsidR="007260A3" w:rsidRPr="006B5311">
        <w:rPr>
          <w:rFonts w:ascii="Times New Roman" w:hAnsi="Times New Roman" w:cs="Times New Roman"/>
        </w:rPr>
        <w:t xml:space="preserve"> </w:t>
      </w:r>
      <w:r w:rsidR="00581CC6" w:rsidRPr="006B5311">
        <w:rPr>
          <w:rFonts w:ascii="Times New Roman" w:hAnsi="Times New Roman" w:cs="Times New Roman"/>
        </w:rPr>
        <w:t>and</w:t>
      </w:r>
      <w:r w:rsidR="00444F82" w:rsidRPr="006B5311">
        <w:rPr>
          <w:rFonts w:ascii="Times New Roman" w:hAnsi="Times New Roman" w:cs="Times New Roman"/>
        </w:rPr>
        <w:t xml:space="preserve"> their </w:t>
      </w:r>
      <w:ins w:id="458" w:author="Larson, Danelle M" w:date="2026-01-30T10:52:00Z" w16du:dateUtc="2026-01-30T16:52:00Z">
        <w:r w:rsidR="007E5763">
          <w:rPr>
            <w:rFonts w:ascii="Times New Roman" w:eastAsia="Times New Roman" w:hAnsi="Times New Roman" w:cs="Times New Roman"/>
            <w:noProof/>
          </w:rPr>
          <w:t>ecological</w:t>
        </w:r>
      </w:ins>
      <w:del w:id="459" w:author="Larson, Danelle M" w:date="2026-01-30T10:52:00Z" w16du:dateUtc="2026-01-30T16:52:00Z">
        <w:r w:rsidR="00444F82" w:rsidRPr="006B5311" w:rsidDel="007E5763">
          <w:rPr>
            <w:rFonts w:ascii="Times New Roman" w:hAnsi="Times New Roman" w:cs="Times New Roman"/>
          </w:rPr>
          <w:delText>functional</w:delText>
        </w:r>
      </w:del>
      <w:r w:rsidR="00B543CE" w:rsidRPr="006B5311">
        <w:rPr>
          <w:rFonts w:ascii="Times New Roman" w:hAnsi="Times New Roman" w:cs="Times New Roman"/>
        </w:rPr>
        <w:t xml:space="preserve"> trait</w:t>
      </w:r>
      <w:r w:rsidR="00444F82" w:rsidRPr="006B5311">
        <w:rPr>
          <w:rFonts w:ascii="Times New Roman" w:hAnsi="Times New Roman" w:cs="Times New Roman"/>
        </w:rPr>
        <w:t xml:space="preserve"> implications</w:t>
      </w:r>
      <w:r w:rsidR="00CA3E25" w:rsidRPr="006B5311">
        <w:rPr>
          <w:rFonts w:ascii="Times New Roman" w:hAnsi="Times New Roman" w:cs="Times New Roman"/>
        </w:rPr>
        <w:t xml:space="preserve">. </w:t>
      </w:r>
    </w:p>
    <w:p w14:paraId="662C9EFB" w14:textId="0CD54565" w:rsidR="00D80B35" w:rsidRPr="00AD799C" w:rsidRDefault="0087058F" w:rsidP="0087058F">
      <w:pPr>
        <w:pStyle w:val="ListParagraph"/>
        <w:numPr>
          <w:ilvl w:val="0"/>
          <w:numId w:val="34"/>
        </w:numPr>
        <w:spacing w:line="480" w:lineRule="auto"/>
        <w:rPr>
          <w:rFonts w:ascii="Times New Roman" w:hAnsi="Times New Roman" w:cs="Times New Roman"/>
        </w:rPr>
      </w:pPr>
      <w:r>
        <w:rPr>
          <w:rFonts w:ascii="Times New Roman" w:hAnsi="Times New Roman" w:cs="Times New Roman"/>
        </w:rPr>
        <w:t xml:space="preserve">Divided </w:t>
      </w:r>
      <w:r w:rsidRPr="006B5311">
        <w:rPr>
          <w:rFonts w:ascii="Times New Roman" w:hAnsi="Times New Roman" w:cs="Times New Roman"/>
        </w:rPr>
        <w:t xml:space="preserve">each environmental covariate into </w:t>
      </w:r>
      <w:r w:rsidR="00D424F9">
        <w:rPr>
          <w:rFonts w:ascii="Times New Roman" w:hAnsi="Times New Roman" w:cs="Times New Roman"/>
        </w:rPr>
        <w:t>two</w:t>
      </w:r>
      <w:r w:rsidRPr="006B5311">
        <w:rPr>
          <w:rFonts w:ascii="Times New Roman" w:hAnsi="Times New Roman" w:cs="Times New Roman"/>
        </w:rPr>
        <w:t xml:space="preserve"> components to explore the relative roles of temporal </w:t>
      </w:r>
      <w:r w:rsidR="00D424F9">
        <w:rPr>
          <w:rFonts w:ascii="Times New Roman" w:hAnsi="Times New Roman" w:cs="Times New Roman"/>
        </w:rPr>
        <w:t>and</w:t>
      </w:r>
      <w:r>
        <w:rPr>
          <w:rFonts w:ascii="Times New Roman" w:hAnsi="Times New Roman" w:cs="Times New Roman"/>
        </w:rPr>
        <w:t xml:space="preserve"> </w:t>
      </w:r>
      <w:r w:rsidR="00572135">
        <w:rPr>
          <w:rFonts w:ascii="Times New Roman" w:hAnsi="Times New Roman" w:cs="Times New Roman"/>
        </w:rPr>
        <w:t>spatial/</w:t>
      </w:r>
      <w:r>
        <w:rPr>
          <w:rFonts w:ascii="Times New Roman" w:hAnsi="Times New Roman" w:cs="Times New Roman"/>
        </w:rPr>
        <w:t>spatiotemporal</w:t>
      </w:r>
      <w:r w:rsidRPr="006B5311">
        <w:rPr>
          <w:rFonts w:ascii="Times New Roman" w:hAnsi="Times New Roman" w:cs="Times New Roman"/>
        </w:rPr>
        <w:t xml:space="preserve"> variability as drivers of macrophyte distributions</w:t>
      </w:r>
      <w:r>
        <w:rPr>
          <w:rFonts w:ascii="Times New Roman" w:hAnsi="Times New Roman" w:cs="Times New Roman"/>
        </w:rPr>
        <w:t xml:space="preserve">, </w:t>
      </w:r>
      <w:r w:rsidRPr="00BF37C8">
        <w:rPr>
          <w:rFonts w:ascii="Times New Roman" w:hAnsi="Times New Roman" w:cs="Times New Roman"/>
        </w:rPr>
        <w:t>prior to running HMSC.</w:t>
      </w:r>
    </w:p>
    <w:p w14:paraId="7FDA651C" w14:textId="79726960" w:rsidR="006B5311" w:rsidRDefault="00D704AE" w:rsidP="006B5311">
      <w:pPr>
        <w:pStyle w:val="ListParagraph"/>
        <w:numPr>
          <w:ilvl w:val="0"/>
          <w:numId w:val="34"/>
        </w:numPr>
        <w:spacing w:line="480" w:lineRule="auto"/>
        <w:rPr>
          <w:rFonts w:ascii="Times New Roman" w:hAnsi="Times New Roman" w:cs="Times New Roman"/>
        </w:rPr>
      </w:pPr>
      <w:r>
        <w:rPr>
          <w:rFonts w:ascii="Times New Roman" w:hAnsi="Times New Roman" w:cs="Times New Roman"/>
        </w:rPr>
        <w:t>U</w:t>
      </w:r>
      <w:commentRangeStart w:id="460"/>
      <w:commentRangeStart w:id="461"/>
      <w:r>
        <w:rPr>
          <w:rFonts w:ascii="Times New Roman" w:hAnsi="Times New Roman" w:cs="Times New Roman"/>
        </w:rPr>
        <w:t xml:space="preserve">sed HMSC </w:t>
      </w:r>
      <w:r w:rsidR="002238EE">
        <w:rPr>
          <w:rFonts w:ascii="Times New Roman" w:hAnsi="Times New Roman" w:cs="Times New Roman"/>
        </w:rPr>
        <w:t>on</w:t>
      </w:r>
      <w:r w:rsidR="00A65102">
        <w:rPr>
          <w:rFonts w:ascii="Times New Roman" w:hAnsi="Times New Roman" w:cs="Times New Roman"/>
        </w:rPr>
        <w:t xml:space="preserve"> four study </w:t>
      </w:r>
      <w:r w:rsidR="00D930C3">
        <w:rPr>
          <w:rFonts w:ascii="Times New Roman" w:hAnsi="Times New Roman" w:cs="Times New Roman"/>
        </w:rPr>
        <w:t>reaches</w:t>
      </w:r>
      <w:r w:rsidR="00A65102">
        <w:rPr>
          <w:rFonts w:ascii="Times New Roman" w:hAnsi="Times New Roman" w:cs="Times New Roman"/>
        </w:rPr>
        <w:t xml:space="preserve"> t</w:t>
      </w:r>
      <w:r w:rsidR="00CA3E25" w:rsidRPr="006B5311">
        <w:rPr>
          <w:rFonts w:ascii="Times New Roman" w:hAnsi="Times New Roman" w:cs="Times New Roman"/>
        </w:rPr>
        <w:t xml:space="preserve">o </w:t>
      </w:r>
      <w:r w:rsidR="00411D1A" w:rsidRPr="006B5311">
        <w:rPr>
          <w:rFonts w:ascii="Times New Roman" w:hAnsi="Times New Roman" w:cs="Times New Roman"/>
        </w:rPr>
        <w:t>describe</w:t>
      </w:r>
      <w:r w:rsidR="00CA3E25" w:rsidRPr="006B5311">
        <w:rPr>
          <w:rFonts w:ascii="Times New Roman" w:hAnsi="Times New Roman" w:cs="Times New Roman"/>
        </w:rPr>
        <w:t xml:space="preserve"> </w:t>
      </w:r>
      <w:r w:rsidR="00730634" w:rsidRPr="006B5311">
        <w:rPr>
          <w:rFonts w:ascii="Times New Roman" w:hAnsi="Times New Roman" w:cs="Times New Roman"/>
        </w:rPr>
        <w:t>macrophyte</w:t>
      </w:r>
      <w:r w:rsidR="00B543CE" w:rsidRPr="006B5311">
        <w:rPr>
          <w:rFonts w:ascii="Times New Roman" w:hAnsi="Times New Roman" w:cs="Times New Roman"/>
        </w:rPr>
        <w:t xml:space="preserve"> species and trait</w:t>
      </w:r>
      <w:r w:rsidR="00EB1D81">
        <w:rPr>
          <w:rFonts w:ascii="Times New Roman" w:hAnsi="Times New Roman" w:cs="Times New Roman"/>
        </w:rPr>
        <w:t xml:space="preserve">s (as response variables) </w:t>
      </w:r>
      <w:r w:rsidR="007A7C2A" w:rsidRPr="006B5311">
        <w:rPr>
          <w:rFonts w:ascii="Times New Roman" w:hAnsi="Times New Roman" w:cs="Times New Roman"/>
        </w:rPr>
        <w:t xml:space="preserve">to </w:t>
      </w:r>
      <w:ins w:id="462" w:author="Larson, Danelle M" w:date="2026-02-02T11:21:00Z" w16du:dateUtc="2026-02-02T17:21:00Z">
        <w:r w:rsidR="00BA60ED">
          <w:rPr>
            <w:rFonts w:ascii="Times New Roman" w:hAnsi="Times New Roman" w:cs="Times New Roman"/>
          </w:rPr>
          <w:t xml:space="preserve">assess </w:t>
        </w:r>
      </w:ins>
      <w:r w:rsidR="00F71076" w:rsidRPr="006B5311">
        <w:rPr>
          <w:rFonts w:ascii="Times New Roman" w:hAnsi="Times New Roman" w:cs="Times New Roman"/>
        </w:rPr>
        <w:t>spati</w:t>
      </w:r>
      <w:r w:rsidR="00F71076">
        <w:rPr>
          <w:rFonts w:ascii="Times New Roman" w:hAnsi="Times New Roman" w:cs="Times New Roman"/>
        </w:rPr>
        <w:t>al and temporal</w:t>
      </w:r>
      <w:r w:rsidR="00F71076" w:rsidRPr="006B5311">
        <w:rPr>
          <w:rFonts w:ascii="Times New Roman" w:hAnsi="Times New Roman" w:cs="Times New Roman"/>
        </w:rPr>
        <w:t xml:space="preserve"> </w:t>
      </w:r>
      <w:r w:rsidR="00CA3E25" w:rsidRPr="006B5311">
        <w:rPr>
          <w:rFonts w:ascii="Times New Roman" w:hAnsi="Times New Roman" w:cs="Times New Roman"/>
        </w:rPr>
        <w:t>variation</w:t>
      </w:r>
      <w:r w:rsidR="00575801">
        <w:rPr>
          <w:rFonts w:ascii="Times New Roman" w:hAnsi="Times New Roman" w:cs="Times New Roman"/>
        </w:rPr>
        <w:t>s</w:t>
      </w:r>
      <w:r w:rsidR="00CA3E25" w:rsidRPr="006B5311">
        <w:rPr>
          <w:rFonts w:ascii="Times New Roman" w:hAnsi="Times New Roman" w:cs="Times New Roman"/>
        </w:rPr>
        <w:t xml:space="preserve"> </w:t>
      </w:r>
      <w:r w:rsidR="00F71076">
        <w:rPr>
          <w:rFonts w:ascii="Times New Roman" w:hAnsi="Times New Roman" w:cs="Times New Roman"/>
        </w:rPr>
        <w:t>of</w:t>
      </w:r>
      <w:r w:rsidR="00F71076" w:rsidRPr="006B5311">
        <w:rPr>
          <w:rFonts w:ascii="Times New Roman" w:hAnsi="Times New Roman" w:cs="Times New Roman"/>
        </w:rPr>
        <w:t xml:space="preserve"> </w:t>
      </w:r>
      <w:r w:rsidR="008735AD" w:rsidRPr="00754A01">
        <w:rPr>
          <w:rFonts w:ascii="Times New Roman" w:eastAsiaTheme="minorHAnsi" w:hAnsi="Times New Roman" w:cs="Times New Roman"/>
        </w:rPr>
        <w:t>hydrogeomorphology</w:t>
      </w:r>
      <w:r w:rsidR="00CA3E25" w:rsidRPr="006B5311">
        <w:rPr>
          <w:rFonts w:ascii="Times New Roman" w:hAnsi="Times New Roman" w:cs="Times New Roman"/>
        </w:rPr>
        <w:t>,</w:t>
      </w:r>
      <w:commentRangeEnd w:id="460"/>
      <w:r w:rsidR="00D92540">
        <w:rPr>
          <w:rStyle w:val="CommentReference"/>
          <w:rFonts w:ascii="Times New Roman" w:eastAsia="Times New Roman" w:hAnsi="Times New Roman" w:cs="Times New Roman"/>
        </w:rPr>
        <w:commentReference w:id="460"/>
      </w:r>
      <w:commentRangeEnd w:id="461"/>
      <w:r w:rsidR="00BA60ED">
        <w:rPr>
          <w:rStyle w:val="CommentReference"/>
          <w:rFonts w:ascii="Times New Roman" w:eastAsia="Times New Roman" w:hAnsi="Times New Roman" w:cs="Times New Roman"/>
        </w:rPr>
        <w:commentReference w:id="461"/>
      </w:r>
      <w:r w:rsidR="00CA3E25" w:rsidRPr="006B5311">
        <w:rPr>
          <w:rFonts w:ascii="Times New Roman" w:hAnsi="Times New Roman" w:cs="Times New Roman"/>
        </w:rPr>
        <w:t xml:space="preserve"> water quality, and climate</w:t>
      </w:r>
      <w:r w:rsidR="00EB1D81">
        <w:rPr>
          <w:rFonts w:ascii="Times New Roman" w:hAnsi="Times New Roman" w:cs="Times New Roman"/>
        </w:rPr>
        <w:t xml:space="preserve"> (as predictor </w:t>
      </w:r>
      <w:del w:id="463" w:author="Larson, Danelle M" w:date="2026-02-02T13:02:00Z" w16du:dateUtc="2026-02-02T19:02:00Z">
        <w:r w:rsidR="00EB1D81" w:rsidDel="00460B16">
          <w:rPr>
            <w:rFonts w:ascii="Times New Roman" w:hAnsi="Times New Roman" w:cs="Times New Roman"/>
          </w:rPr>
          <w:delText>variables</w:delText>
        </w:r>
      </w:del>
      <w:ins w:id="464" w:author="Larson, Danelle M" w:date="2026-02-02T13:02:00Z" w16du:dateUtc="2026-02-02T19:02:00Z">
        <w:r w:rsidR="00460B16">
          <w:rPr>
            <w:rFonts w:ascii="Times New Roman" w:hAnsi="Times New Roman" w:cs="Times New Roman"/>
          </w:rPr>
          <w:t>co</w:t>
        </w:r>
      </w:ins>
      <w:ins w:id="465" w:author="Larson, Danelle M" w:date="2026-02-02T13:03:00Z" w16du:dateUtc="2026-02-02T19:03:00Z">
        <w:r w:rsidR="00460B16">
          <w:rPr>
            <w:rFonts w:ascii="Times New Roman" w:hAnsi="Times New Roman" w:cs="Times New Roman"/>
          </w:rPr>
          <w:t>variates</w:t>
        </w:r>
      </w:ins>
      <w:r w:rsidR="00EB1D81">
        <w:rPr>
          <w:rFonts w:ascii="Times New Roman" w:hAnsi="Times New Roman" w:cs="Times New Roman"/>
        </w:rPr>
        <w:t>)</w:t>
      </w:r>
      <w:r w:rsidR="00CA3E25" w:rsidRPr="006B5311">
        <w:rPr>
          <w:rFonts w:ascii="Times New Roman" w:hAnsi="Times New Roman" w:cs="Times New Roman"/>
        </w:rPr>
        <w:t>.</w:t>
      </w:r>
      <w:r w:rsidR="003A4567" w:rsidRPr="006B5311">
        <w:rPr>
          <w:rFonts w:ascii="Times New Roman" w:hAnsi="Times New Roman" w:cs="Times New Roman"/>
        </w:rPr>
        <w:t xml:space="preserve"> </w:t>
      </w:r>
      <w:r w:rsidR="00AD54FF">
        <w:rPr>
          <w:rFonts w:ascii="Times New Roman" w:hAnsi="Times New Roman" w:cs="Times New Roman"/>
        </w:rPr>
        <w:t xml:space="preserve">We assessed </w:t>
      </w:r>
      <w:r w:rsidR="00875B77">
        <w:rPr>
          <w:rFonts w:ascii="Times New Roman" w:hAnsi="Times New Roman" w:cs="Times New Roman"/>
        </w:rPr>
        <w:t xml:space="preserve">each </w:t>
      </w:r>
      <w:r w:rsidR="00B64191">
        <w:rPr>
          <w:rFonts w:ascii="Times New Roman" w:hAnsi="Times New Roman" w:cs="Times New Roman"/>
        </w:rPr>
        <w:t xml:space="preserve">HMSC </w:t>
      </w:r>
      <w:r w:rsidR="00AD54FF">
        <w:rPr>
          <w:rFonts w:ascii="Times New Roman" w:hAnsi="Times New Roman" w:cs="Times New Roman"/>
        </w:rPr>
        <w:t>model</w:t>
      </w:r>
      <w:r w:rsidR="00875B77">
        <w:rPr>
          <w:rFonts w:ascii="Times New Roman" w:hAnsi="Times New Roman" w:cs="Times New Roman"/>
        </w:rPr>
        <w:t>’s</w:t>
      </w:r>
      <w:r w:rsidR="00AD54FF">
        <w:rPr>
          <w:rFonts w:ascii="Times New Roman" w:hAnsi="Times New Roman" w:cs="Times New Roman"/>
        </w:rPr>
        <w:t xml:space="preserve"> performance with multiple metrics.</w:t>
      </w:r>
    </w:p>
    <w:p w14:paraId="0BC35B4E" w14:textId="77777777" w:rsidR="006B5311" w:rsidRDefault="006B5311" w:rsidP="005A38FD">
      <w:pPr>
        <w:spacing w:line="480" w:lineRule="auto"/>
        <w:rPr>
          <w:rFonts w:ascii="Times New Roman" w:hAnsi="Times New Roman" w:cs="Times New Roman"/>
        </w:rPr>
      </w:pPr>
    </w:p>
    <w:p w14:paraId="24E39C74" w14:textId="3F822D1B" w:rsidR="008F2F08" w:rsidRPr="00F52CB2" w:rsidRDefault="003F5C18" w:rsidP="00F52CB2">
      <w:pPr>
        <w:spacing w:line="480" w:lineRule="auto"/>
        <w:ind w:firstLine="720"/>
        <w:rPr>
          <w:rFonts w:ascii="Times New Roman" w:hAnsi="Times New Roman" w:cs="Times New Roman"/>
        </w:rPr>
      </w:pPr>
      <w:ins w:id="466" w:author="Larson, Danelle M" w:date="2026-01-30T10:55:00Z" w16du:dateUtc="2026-01-30T16:55:00Z">
        <w:r>
          <w:rPr>
            <w:rFonts w:ascii="Times New Roman" w:hAnsi="Times New Roman" w:cs="Times New Roman"/>
          </w:rPr>
          <w:t>Here we provide more detail for each step. First, w</w:t>
        </w:r>
      </w:ins>
      <w:del w:id="467" w:author="Larson, Danelle M" w:date="2026-01-30T10:55:00Z" w16du:dateUtc="2026-01-30T16:55:00Z">
        <w:r w:rsidR="005A38FD" w:rsidDel="003F5C18">
          <w:rPr>
            <w:rFonts w:ascii="Times New Roman" w:hAnsi="Times New Roman" w:cs="Times New Roman"/>
          </w:rPr>
          <w:delText>W</w:delText>
        </w:r>
      </w:del>
      <w:r w:rsidR="005A38FD">
        <w:rPr>
          <w:rFonts w:ascii="Times New Roman" w:hAnsi="Times New Roman" w:cs="Times New Roman"/>
        </w:rPr>
        <w:t xml:space="preserve">e </w:t>
      </w:r>
      <w:r w:rsidR="00F52CB2">
        <w:rPr>
          <w:rFonts w:ascii="Times New Roman" w:hAnsi="Times New Roman" w:cs="Times New Roman"/>
        </w:rPr>
        <w:t>highlight</w:t>
      </w:r>
      <w:ins w:id="468" w:author="Larson, Danelle M" w:date="2026-02-03T10:54:00Z" w16du:dateUtc="2026-02-03T16:54:00Z">
        <w:r w:rsidR="004E28A0">
          <w:rPr>
            <w:rFonts w:ascii="Times New Roman" w:hAnsi="Times New Roman" w:cs="Times New Roman"/>
          </w:rPr>
          <w:t>ed</w:t>
        </w:r>
      </w:ins>
      <w:r w:rsidR="00F52CB2">
        <w:rPr>
          <w:rFonts w:ascii="Times New Roman" w:hAnsi="Times New Roman" w:cs="Times New Roman"/>
        </w:rPr>
        <w:t xml:space="preserve"> evidence for </w:t>
      </w:r>
      <w:del w:id="469" w:author="Larson, Danelle M" w:date="2026-02-03T10:55:00Z" w16du:dateUtc="2026-02-03T16:55:00Z">
        <w:r w:rsidR="00F52CB2" w:rsidDel="004E28A0">
          <w:rPr>
            <w:rFonts w:ascii="Times New Roman" w:hAnsi="Times New Roman" w:cs="Times New Roman"/>
          </w:rPr>
          <w:delText>re-oligotrophy and</w:delText>
        </w:r>
      </w:del>
      <w:ins w:id="470" w:author="Larson, Danelle M" w:date="2026-02-03T10:55:00Z" w16du:dateUtc="2026-02-03T16:55:00Z">
        <w:r w:rsidR="004E28A0">
          <w:rPr>
            <w:rFonts w:ascii="Times New Roman" w:hAnsi="Times New Roman" w:cs="Times New Roman"/>
          </w:rPr>
          <w:t>environmental changes</w:t>
        </w:r>
      </w:ins>
      <w:del w:id="471" w:author="Larson, Danelle M" w:date="2026-02-03T10:55:00Z" w16du:dateUtc="2026-02-03T16:55:00Z">
        <w:r w:rsidR="00F52CB2" w:rsidDel="000C6673">
          <w:rPr>
            <w:rFonts w:ascii="Times New Roman" w:hAnsi="Times New Roman" w:cs="Times New Roman"/>
          </w:rPr>
          <w:delText xml:space="preserve"> </w:delText>
        </w:r>
      </w:del>
      <w:del w:id="472" w:author="Larson, Danelle M" w:date="2026-02-03T10:54:00Z" w16du:dateUtc="2026-02-03T16:54:00Z">
        <w:r w:rsidR="00F52CB2" w:rsidDel="004E28A0">
          <w:rPr>
            <w:rFonts w:ascii="Times New Roman" w:hAnsi="Times New Roman" w:cs="Times New Roman"/>
          </w:rPr>
          <w:delText>overall increases in hydrology metrics</w:delText>
        </w:r>
      </w:del>
      <w:r w:rsidR="00F52CB2">
        <w:rPr>
          <w:rFonts w:ascii="Times New Roman" w:hAnsi="Times New Roman" w:cs="Times New Roman"/>
        </w:rPr>
        <w:t xml:space="preserve"> with</w:t>
      </w:r>
      <w:r w:rsidR="005A38FD">
        <w:rPr>
          <w:rFonts w:ascii="Times New Roman" w:hAnsi="Times New Roman" w:cs="Times New Roman"/>
        </w:rPr>
        <w:t xml:space="preserve"> generalized linear models </w:t>
      </w:r>
      <w:r w:rsidR="00F52CB2">
        <w:rPr>
          <w:rFonts w:ascii="Times New Roman" w:hAnsi="Times New Roman" w:cs="Times New Roman"/>
        </w:rPr>
        <w:t>using</w:t>
      </w:r>
      <w:r w:rsidR="005A38FD">
        <w:rPr>
          <w:rFonts w:ascii="Times New Roman" w:hAnsi="Times New Roman" w:cs="Times New Roman"/>
        </w:rPr>
        <w:t xml:space="preserve"> the </w:t>
      </w:r>
      <w:del w:id="473" w:author="Larson, Danelle M" w:date="2026-02-02T09:32:00Z" w16du:dateUtc="2026-02-02T15:32:00Z">
        <w:r w:rsidR="005A38FD" w:rsidDel="004A1754">
          <w:rPr>
            <w:rFonts w:ascii="Times New Roman" w:hAnsi="Times New Roman" w:cs="Times New Roman"/>
          </w:rPr>
          <w:delText>community-</w:delText>
        </w:r>
      </w:del>
      <w:r w:rsidR="005A38FD">
        <w:rPr>
          <w:rFonts w:ascii="Times New Roman" w:hAnsi="Times New Roman" w:cs="Times New Roman"/>
        </w:rPr>
        <w:t xml:space="preserve">weighted </w:t>
      </w:r>
      <w:r w:rsidR="005A38FD" w:rsidRPr="00552713">
        <w:rPr>
          <w:rFonts w:ascii="Times New Roman" w:hAnsi="Times New Roman" w:cs="Times New Roman"/>
        </w:rPr>
        <w:t>mean</w:t>
      </w:r>
      <w:r w:rsidR="005A38FD">
        <w:rPr>
          <w:rFonts w:ascii="Times New Roman" w:hAnsi="Times New Roman" w:cs="Times New Roman"/>
        </w:rPr>
        <w:t xml:space="preserve"> environmental conditions at vegetated plots over </w:t>
      </w:r>
      <w:r w:rsidR="00F52CB2">
        <w:rPr>
          <w:rFonts w:ascii="Times New Roman" w:hAnsi="Times New Roman" w:cs="Times New Roman"/>
        </w:rPr>
        <w:t>every study year.</w:t>
      </w:r>
      <w:r w:rsidR="00273A1C">
        <w:rPr>
          <w:rFonts w:ascii="Times New Roman" w:hAnsi="Times New Roman" w:cs="Times New Roman"/>
        </w:rPr>
        <w:t xml:space="preserve"> </w:t>
      </w:r>
      <w:r w:rsidR="00E90F9A" w:rsidRPr="00D858CF">
        <w:rPr>
          <w:rFonts w:ascii="Times New Roman" w:hAnsi="Times New Roman" w:cs="Times New Roman"/>
        </w:rPr>
        <w:t>T</w:t>
      </w:r>
      <w:commentRangeStart w:id="474"/>
      <w:commentRangeStart w:id="475"/>
      <w:r w:rsidR="00E90F9A" w:rsidRPr="00D858CF">
        <w:rPr>
          <w:rFonts w:ascii="Times New Roman" w:hAnsi="Times New Roman" w:cs="Times New Roman"/>
        </w:rPr>
        <w:t xml:space="preserve">o </w:t>
      </w:r>
      <w:r w:rsidR="00DD12CC" w:rsidRPr="00D858CF">
        <w:rPr>
          <w:rFonts w:ascii="Times New Roman" w:hAnsi="Times New Roman" w:cs="Times New Roman"/>
        </w:rPr>
        <w:t>illustrate</w:t>
      </w:r>
      <w:r w:rsidR="00E90F9A" w:rsidRPr="00D858CF">
        <w:rPr>
          <w:rFonts w:ascii="Times New Roman" w:hAnsi="Times New Roman" w:cs="Times New Roman"/>
        </w:rPr>
        <w:t xml:space="preserve"> macrophyte community changes</w:t>
      </w:r>
      <w:r w:rsidR="00E77153" w:rsidRPr="00D858CF">
        <w:rPr>
          <w:rFonts w:ascii="Times New Roman" w:hAnsi="Times New Roman" w:cs="Times New Roman"/>
        </w:rPr>
        <w:t xml:space="preserve"> over 22 years</w:t>
      </w:r>
      <w:r w:rsidR="00E90F9A" w:rsidRPr="00D858CF">
        <w:rPr>
          <w:rFonts w:ascii="Times New Roman" w:hAnsi="Times New Roman" w:cs="Times New Roman"/>
        </w:rPr>
        <w:t xml:space="preserve">, we </w:t>
      </w:r>
      <w:r w:rsidR="009B6D34" w:rsidRPr="00D858CF">
        <w:rPr>
          <w:rFonts w:ascii="Times New Roman" w:hAnsi="Times New Roman" w:cs="Times New Roman"/>
        </w:rPr>
        <w:t>defined</w:t>
      </w:r>
      <w:r w:rsidR="00313BE5" w:rsidRPr="00D858CF">
        <w:rPr>
          <w:rFonts w:ascii="Times New Roman" w:hAnsi="Times New Roman" w:cs="Times New Roman"/>
        </w:rPr>
        <w:t xml:space="preserve"> </w:t>
      </w:r>
      <w:r w:rsidR="006F07CB" w:rsidRPr="00D858CF">
        <w:rPr>
          <w:rFonts w:ascii="Times New Roman" w:hAnsi="Times New Roman" w:cs="Times New Roman"/>
        </w:rPr>
        <w:t>RCP</w:t>
      </w:r>
      <w:r w:rsidR="009B6D34" w:rsidRPr="00D858CF">
        <w:rPr>
          <w:rFonts w:ascii="Times New Roman" w:hAnsi="Times New Roman" w:cs="Times New Roman"/>
        </w:rPr>
        <w:t>s</w:t>
      </w:r>
      <w:r w:rsidR="00420378" w:rsidRPr="00D858CF">
        <w:rPr>
          <w:rFonts w:ascii="Times New Roman" w:hAnsi="Times New Roman" w:cs="Times New Roman"/>
        </w:rPr>
        <w:t xml:space="preserve"> </w:t>
      </w:r>
      <w:r w:rsidR="00BF012F" w:rsidRPr="00D858CF">
        <w:rPr>
          <w:rFonts w:ascii="Times New Roman" w:hAnsi="Times New Roman" w:cs="Times New Roman"/>
        </w:rPr>
        <w:t>based on the macrophyte communit</w:t>
      </w:r>
      <w:r w:rsidR="00783361" w:rsidRPr="00D858CF">
        <w:rPr>
          <w:rFonts w:ascii="Times New Roman" w:hAnsi="Times New Roman" w:cs="Times New Roman"/>
        </w:rPr>
        <w:t xml:space="preserve">y of Lower </w:t>
      </w:r>
      <w:del w:id="476" w:author="jeff houser" w:date="2026-01-26T15:03:00Z" w16du:dateUtc="2026-01-26T21:03:00Z">
        <w:r w:rsidR="00996C54" w:rsidDel="00B228B3">
          <w:rPr>
            <w:rFonts w:ascii="Times New Roman" w:hAnsi="Times New Roman" w:cs="Times New Roman"/>
          </w:rPr>
          <w:delText>Reach</w:delText>
        </w:r>
      </w:del>
      <w:ins w:id="477" w:author="jeff houser" w:date="2026-01-26T15:03:00Z" w16du:dateUtc="2026-01-26T21:03:00Z">
        <w:r w:rsidR="00B228B3">
          <w:rPr>
            <w:rFonts w:ascii="Times New Roman" w:hAnsi="Times New Roman" w:cs="Times New Roman"/>
          </w:rPr>
          <w:t>Pool</w:t>
        </w:r>
      </w:ins>
      <w:r w:rsidR="00783361" w:rsidRPr="00D858CF">
        <w:rPr>
          <w:rFonts w:ascii="Times New Roman" w:hAnsi="Times New Roman" w:cs="Times New Roman"/>
        </w:rPr>
        <w:t xml:space="preserve"> 4 </w:t>
      </w:r>
      <w:r w:rsidR="000431C1" w:rsidRPr="00D858CF">
        <w:rPr>
          <w:rFonts w:ascii="Times New Roman" w:hAnsi="Times New Roman" w:cs="Times New Roman"/>
        </w:rPr>
        <w:t xml:space="preserve">only </w:t>
      </w:r>
      <w:r w:rsidR="00783361" w:rsidRPr="00D858CF">
        <w:rPr>
          <w:rFonts w:ascii="Times New Roman" w:hAnsi="Times New Roman" w:cs="Times New Roman"/>
        </w:rPr>
        <w:t xml:space="preserve">to save computation resources and because this </w:t>
      </w:r>
      <w:r w:rsidR="00996C54">
        <w:rPr>
          <w:rFonts w:ascii="Times New Roman" w:hAnsi="Times New Roman" w:cs="Times New Roman"/>
        </w:rPr>
        <w:t>reach</w:t>
      </w:r>
      <w:r w:rsidR="00783361" w:rsidRPr="00D858CF">
        <w:rPr>
          <w:rFonts w:ascii="Times New Roman" w:hAnsi="Times New Roman" w:cs="Times New Roman"/>
        </w:rPr>
        <w:t xml:space="preserve"> is </w:t>
      </w:r>
      <w:r w:rsidR="00214E8A" w:rsidRPr="00D858CF">
        <w:rPr>
          <w:rFonts w:ascii="Times New Roman" w:hAnsi="Times New Roman" w:cs="Times New Roman"/>
        </w:rPr>
        <w:t>like</w:t>
      </w:r>
      <w:r w:rsidR="00783361" w:rsidRPr="00D858CF">
        <w:rPr>
          <w:rFonts w:ascii="Times New Roman" w:hAnsi="Times New Roman" w:cs="Times New Roman"/>
        </w:rPr>
        <w:t xml:space="preserve"> the other</w:t>
      </w:r>
      <w:r w:rsidR="002052E6" w:rsidRPr="00D858CF">
        <w:rPr>
          <w:rFonts w:ascii="Times New Roman" w:hAnsi="Times New Roman" w:cs="Times New Roman"/>
        </w:rPr>
        <w:t xml:space="preserve"> </w:t>
      </w:r>
      <w:r w:rsidR="00D930C3">
        <w:rPr>
          <w:rFonts w:ascii="Times New Roman" w:hAnsi="Times New Roman" w:cs="Times New Roman"/>
        </w:rPr>
        <w:t>reach</w:t>
      </w:r>
      <w:r w:rsidR="00D930C3" w:rsidRPr="00D858CF">
        <w:rPr>
          <w:rFonts w:ascii="Times New Roman" w:hAnsi="Times New Roman" w:cs="Times New Roman"/>
        </w:rPr>
        <w:t>es</w:t>
      </w:r>
      <w:r w:rsidR="00783361" w:rsidRPr="00D858CF">
        <w:rPr>
          <w:rFonts w:ascii="Times New Roman" w:hAnsi="Times New Roman" w:cs="Times New Roman"/>
        </w:rPr>
        <w:t xml:space="preserve"> for macrophyte </w:t>
      </w:r>
      <w:r w:rsidR="004F081D" w:rsidRPr="00D858CF">
        <w:rPr>
          <w:rFonts w:ascii="Times New Roman" w:hAnsi="Times New Roman" w:cs="Times New Roman"/>
        </w:rPr>
        <w:t xml:space="preserve">abundance and </w:t>
      </w:r>
      <w:r w:rsidR="009B6D34" w:rsidRPr="00D858CF">
        <w:rPr>
          <w:rFonts w:ascii="Times New Roman" w:hAnsi="Times New Roman" w:cs="Times New Roman"/>
        </w:rPr>
        <w:t xml:space="preserve">community </w:t>
      </w:r>
      <w:r w:rsidR="00420378" w:rsidRPr="00D858CF">
        <w:rPr>
          <w:rFonts w:ascii="Times New Roman" w:hAnsi="Times New Roman" w:cs="Times New Roman"/>
        </w:rPr>
        <w:t>compositio</w:t>
      </w:r>
      <w:r w:rsidR="009B6D34" w:rsidRPr="00D858CF">
        <w:rPr>
          <w:rFonts w:ascii="Times New Roman" w:hAnsi="Times New Roman" w:cs="Times New Roman"/>
        </w:rPr>
        <w:t>n</w:t>
      </w:r>
      <w:r w:rsidR="00420378" w:rsidRPr="00D858CF">
        <w:rPr>
          <w:rFonts w:ascii="Times New Roman" w:hAnsi="Times New Roman" w:cs="Times New Roman"/>
        </w:rPr>
        <w:t>.</w:t>
      </w:r>
      <w:commentRangeEnd w:id="474"/>
      <w:r w:rsidR="002F0763">
        <w:rPr>
          <w:rStyle w:val="CommentReference"/>
          <w:rFonts w:ascii="Times New Roman" w:eastAsia="Times New Roman" w:hAnsi="Times New Roman" w:cs="Times New Roman"/>
        </w:rPr>
        <w:commentReference w:id="474"/>
      </w:r>
      <w:commentRangeEnd w:id="475"/>
      <w:r w:rsidR="00072452">
        <w:rPr>
          <w:rStyle w:val="CommentReference"/>
          <w:rFonts w:ascii="Times New Roman" w:eastAsia="Times New Roman" w:hAnsi="Times New Roman" w:cs="Times New Roman"/>
        </w:rPr>
        <w:commentReference w:id="475"/>
      </w:r>
      <w:r w:rsidR="00E17017" w:rsidRPr="00D858CF">
        <w:rPr>
          <w:rFonts w:ascii="Times New Roman" w:hAnsi="Times New Roman" w:cs="Times New Roman"/>
        </w:rPr>
        <w:t xml:space="preserve"> </w:t>
      </w:r>
      <w:r w:rsidR="00305E41" w:rsidRPr="00D858CF">
        <w:rPr>
          <w:rFonts w:ascii="Times New Roman" w:hAnsi="Times New Roman" w:cs="Times New Roman"/>
        </w:rPr>
        <w:t xml:space="preserve">Differences between RCPs are reported in terms of their species composition, species prevalence, diversity facets, and </w:t>
      </w:r>
      <w:ins w:id="478" w:author="Larson, Danelle M" w:date="2026-01-30T10:52:00Z" w16du:dateUtc="2026-01-30T16:52:00Z">
        <w:r w:rsidR="007E5763">
          <w:rPr>
            <w:rFonts w:ascii="Times New Roman" w:eastAsia="Times New Roman" w:hAnsi="Times New Roman" w:cs="Times New Roman"/>
            <w:noProof/>
          </w:rPr>
          <w:t>ecological</w:t>
        </w:r>
      </w:ins>
      <w:del w:id="479" w:author="Larson, Danelle M" w:date="2026-01-30T10:52:00Z" w16du:dateUtc="2026-01-30T16:52:00Z">
        <w:r w:rsidR="00305E41" w:rsidRPr="00D858CF" w:rsidDel="007E5763">
          <w:rPr>
            <w:rFonts w:ascii="Times New Roman" w:hAnsi="Times New Roman" w:cs="Times New Roman"/>
          </w:rPr>
          <w:delText>functional</w:delText>
        </w:r>
      </w:del>
      <w:r w:rsidR="00305E41" w:rsidRPr="00D858CF">
        <w:rPr>
          <w:rFonts w:ascii="Times New Roman" w:hAnsi="Times New Roman" w:cs="Times New Roman"/>
        </w:rPr>
        <w:t xml:space="preserve"> traits, as well as the proportion of </w:t>
      </w:r>
      <w:r w:rsidR="009D01A1" w:rsidRPr="00D858CF">
        <w:rPr>
          <w:rFonts w:ascii="Times New Roman" w:hAnsi="Times New Roman" w:cs="Times New Roman"/>
        </w:rPr>
        <w:t>plots</w:t>
      </w:r>
      <w:r w:rsidR="00305E41" w:rsidRPr="00D858CF">
        <w:rPr>
          <w:rFonts w:ascii="Times New Roman" w:hAnsi="Times New Roman" w:cs="Times New Roman"/>
        </w:rPr>
        <w:t xml:space="preserve"> that shifted RCP</w:t>
      </w:r>
      <w:ins w:id="480" w:author="Larson, Danelle M" w:date="2026-02-03T10:55:00Z" w16du:dateUtc="2026-02-03T16:55:00Z">
        <w:r w:rsidR="000C6673">
          <w:rPr>
            <w:rFonts w:ascii="Times New Roman" w:hAnsi="Times New Roman" w:cs="Times New Roman"/>
          </w:rPr>
          <w:t>s</w:t>
        </w:r>
      </w:ins>
      <w:r w:rsidR="00305E41" w:rsidRPr="00D858CF">
        <w:rPr>
          <w:rFonts w:ascii="Times New Roman" w:hAnsi="Times New Roman" w:cs="Times New Roman"/>
        </w:rPr>
        <w:t xml:space="preserve"> over 22 years. </w:t>
      </w:r>
      <w:r w:rsidR="008A4AFB" w:rsidRPr="00D858CF">
        <w:rPr>
          <w:rFonts w:ascii="Times New Roman" w:hAnsi="Times New Roman" w:cs="Times New Roman"/>
        </w:rPr>
        <w:t xml:space="preserve">We first omitted plots with no species </w:t>
      </w:r>
      <w:r w:rsidR="008A4AFB" w:rsidRPr="00D858CF">
        <w:rPr>
          <w:rFonts w:ascii="Times New Roman" w:hAnsi="Times New Roman" w:cs="Times New Roman"/>
        </w:rPr>
        <w:lastRenderedPageBreak/>
        <w:t>detections</w:t>
      </w:r>
      <w:r w:rsidR="00C42A9A" w:rsidRPr="00D858CF">
        <w:rPr>
          <w:rFonts w:ascii="Times New Roman" w:hAnsi="Times New Roman" w:cs="Times New Roman"/>
        </w:rPr>
        <w:t xml:space="preserve"> and </w:t>
      </w:r>
      <w:r w:rsidR="00141406" w:rsidRPr="00D858CF">
        <w:rPr>
          <w:rFonts w:ascii="Times New Roman" w:hAnsi="Times New Roman" w:cs="Times New Roman"/>
        </w:rPr>
        <w:t xml:space="preserve">then </w:t>
      </w:r>
      <w:r w:rsidR="009B6D34" w:rsidRPr="00D858CF">
        <w:rPr>
          <w:rFonts w:ascii="Times New Roman" w:hAnsi="Times New Roman" w:cs="Times New Roman"/>
        </w:rPr>
        <w:t>quantified</w:t>
      </w:r>
      <w:r w:rsidR="00C42A9A" w:rsidRPr="00D858CF">
        <w:rPr>
          <w:rFonts w:ascii="Times New Roman" w:hAnsi="Times New Roman" w:cs="Times New Roman"/>
        </w:rPr>
        <w:t xml:space="preserve"> </w:t>
      </w:r>
      <w:r w:rsidR="009B6D34" w:rsidRPr="00D858CF">
        <w:rPr>
          <w:rFonts w:ascii="Times New Roman" w:hAnsi="Times New Roman" w:cs="Times New Roman"/>
        </w:rPr>
        <w:t>pairwise community</w:t>
      </w:r>
      <w:r w:rsidR="00103EAA" w:rsidRPr="00D858CF">
        <w:rPr>
          <w:rFonts w:ascii="Times New Roman" w:hAnsi="Times New Roman" w:cs="Times New Roman"/>
        </w:rPr>
        <w:t xml:space="preserve"> dissimilarity </w:t>
      </w:r>
      <w:r w:rsidR="009B6D34" w:rsidRPr="00D858CF">
        <w:rPr>
          <w:rFonts w:ascii="Times New Roman" w:hAnsi="Times New Roman" w:cs="Times New Roman"/>
        </w:rPr>
        <w:t xml:space="preserve">among </w:t>
      </w:r>
      <w:r w:rsidR="00852120" w:rsidRPr="00D858CF">
        <w:rPr>
          <w:rFonts w:ascii="Times New Roman" w:hAnsi="Times New Roman" w:cs="Times New Roman"/>
        </w:rPr>
        <w:t>vegetated</w:t>
      </w:r>
      <w:r w:rsidR="009B6D34" w:rsidRPr="00D858CF">
        <w:rPr>
          <w:rFonts w:ascii="Times New Roman" w:hAnsi="Times New Roman" w:cs="Times New Roman"/>
        </w:rPr>
        <w:t xml:space="preserve"> plots with</w:t>
      </w:r>
      <w:r w:rsidR="00B778D9" w:rsidRPr="00D858CF">
        <w:rPr>
          <w:rFonts w:ascii="Times New Roman" w:hAnsi="Times New Roman" w:cs="Times New Roman"/>
        </w:rPr>
        <w:t xml:space="preserve"> the</w:t>
      </w:r>
      <w:r w:rsidR="00103EAA" w:rsidRPr="00D858CF">
        <w:rPr>
          <w:rFonts w:ascii="Times New Roman" w:hAnsi="Times New Roman" w:cs="Times New Roman"/>
        </w:rPr>
        <w:t xml:space="preserve"> </w:t>
      </w:r>
      <w:r w:rsidR="00C42A9A" w:rsidRPr="00D858CF">
        <w:rPr>
          <w:rFonts w:ascii="Times New Roman" w:hAnsi="Times New Roman" w:cs="Times New Roman"/>
        </w:rPr>
        <w:t xml:space="preserve">Jaccard </w:t>
      </w:r>
      <w:r w:rsidR="00141406" w:rsidRPr="00D858CF">
        <w:rPr>
          <w:rFonts w:ascii="Times New Roman" w:hAnsi="Times New Roman" w:cs="Times New Roman"/>
        </w:rPr>
        <w:t>index</w:t>
      </w:r>
      <w:r w:rsidR="008A4AFB" w:rsidRPr="00D858CF">
        <w:rPr>
          <w:rFonts w:ascii="Times New Roman" w:hAnsi="Times New Roman" w:cs="Times New Roman"/>
        </w:rPr>
        <w:t>.</w:t>
      </w:r>
      <w:ins w:id="481" w:author="Larson, Danelle M" w:date="2026-02-02T09:32:00Z" w16du:dateUtc="2026-02-02T15:32:00Z">
        <w:r w:rsidR="003F63E4">
          <w:rPr>
            <w:rFonts w:ascii="Times New Roman" w:hAnsi="Times New Roman" w:cs="Times New Roman"/>
          </w:rPr>
          <w:t xml:space="preserve"> We ran an ordination on the Jacc</w:t>
        </w:r>
      </w:ins>
      <w:ins w:id="482" w:author="Larson, Danelle M" w:date="2026-02-02T09:33:00Z" w16du:dateUtc="2026-02-02T15:33:00Z">
        <w:r w:rsidR="003F63E4">
          <w:rPr>
            <w:rFonts w:ascii="Times New Roman" w:hAnsi="Times New Roman" w:cs="Times New Roman"/>
          </w:rPr>
          <w:t xml:space="preserve">ard </w:t>
        </w:r>
        <w:r w:rsidR="003059F0">
          <w:rPr>
            <w:rFonts w:ascii="Times New Roman" w:hAnsi="Times New Roman" w:cs="Times New Roman"/>
          </w:rPr>
          <w:t xml:space="preserve">matrix and included all ordination axes as the input </w:t>
        </w:r>
        <w:r w:rsidR="00DF0D55">
          <w:rPr>
            <w:rFonts w:ascii="Times New Roman" w:hAnsi="Times New Roman" w:cs="Times New Roman"/>
          </w:rPr>
          <w:t>for clustering.</w:t>
        </w:r>
      </w:ins>
      <w:r w:rsidR="008A4AFB" w:rsidRPr="00D858CF">
        <w:rPr>
          <w:rFonts w:ascii="Times New Roman" w:hAnsi="Times New Roman" w:cs="Times New Roman"/>
        </w:rPr>
        <w:t xml:space="preserve"> </w:t>
      </w:r>
      <w:r w:rsidR="00C42924" w:rsidRPr="00D858CF">
        <w:rPr>
          <w:rFonts w:ascii="Times New Roman" w:hAnsi="Times New Roman" w:cs="Times New Roman"/>
        </w:rPr>
        <w:t xml:space="preserve">Then, we </w:t>
      </w:r>
      <w:r w:rsidR="009B6D34" w:rsidRPr="00D858CF">
        <w:rPr>
          <w:rFonts w:ascii="Times New Roman" w:hAnsi="Times New Roman" w:cs="Times New Roman"/>
        </w:rPr>
        <w:t>ran</w:t>
      </w:r>
      <w:r w:rsidR="00B57064" w:rsidRPr="00D858CF">
        <w:rPr>
          <w:rFonts w:ascii="Times New Roman" w:hAnsi="Times New Roman" w:cs="Times New Roman"/>
        </w:rPr>
        <w:t xml:space="preserve"> </w:t>
      </w:r>
      <w:r w:rsidR="00B57064" w:rsidRPr="00D858CF">
        <w:rPr>
          <w:rFonts w:ascii="Times New Roman" w:hAnsi="Times New Roman" w:cs="Times New Roman"/>
          <w:i/>
          <w:iCs/>
        </w:rPr>
        <w:t>k</w:t>
      </w:r>
      <w:r w:rsidR="00B57064" w:rsidRPr="00D858CF">
        <w:rPr>
          <w:rFonts w:ascii="Times New Roman" w:hAnsi="Times New Roman" w:cs="Times New Roman"/>
        </w:rPr>
        <w:t xml:space="preserve">-means </w:t>
      </w:r>
      <w:r w:rsidR="002130FF" w:rsidRPr="00D858CF">
        <w:rPr>
          <w:rFonts w:ascii="Times New Roman" w:hAnsi="Times New Roman" w:cs="Times New Roman"/>
        </w:rPr>
        <w:t>partitioning</w:t>
      </w:r>
      <w:r w:rsidR="00B57064" w:rsidRPr="00D858CF">
        <w:rPr>
          <w:rFonts w:ascii="Times New Roman" w:hAnsi="Times New Roman" w:cs="Times New Roman"/>
        </w:rPr>
        <w:t xml:space="preserve"> </w:t>
      </w:r>
      <w:r w:rsidR="009B6D34" w:rsidRPr="00D858CF">
        <w:rPr>
          <w:rFonts w:ascii="Times New Roman" w:hAnsi="Times New Roman" w:cs="Times New Roman"/>
        </w:rPr>
        <w:t>to classify</w:t>
      </w:r>
      <w:r w:rsidR="00C42924" w:rsidRPr="00D858CF">
        <w:rPr>
          <w:rFonts w:ascii="Times New Roman" w:hAnsi="Times New Roman" w:cs="Times New Roman"/>
        </w:rPr>
        <w:t xml:space="preserve"> </w:t>
      </w:r>
      <w:r w:rsidR="00395366" w:rsidRPr="00D858CF">
        <w:rPr>
          <w:rFonts w:ascii="Times New Roman" w:hAnsi="Times New Roman" w:cs="Times New Roman"/>
        </w:rPr>
        <w:t xml:space="preserve">the data matrix with the </w:t>
      </w:r>
      <w:r w:rsidR="0084452A" w:rsidRPr="00D858CF">
        <w:rPr>
          <w:rFonts w:ascii="Times New Roman" w:hAnsi="Times New Roman" w:cs="Times New Roman"/>
        </w:rPr>
        <w:t>optimal number of clusters or RCPs (</w:t>
      </w:r>
      <w:r w:rsidR="002130FF" w:rsidRPr="00D858CF">
        <w:rPr>
          <w:rFonts w:ascii="Times New Roman" w:hAnsi="Times New Roman" w:cs="Times New Roman"/>
          <w:i/>
          <w:iCs/>
        </w:rPr>
        <w:t>K</w:t>
      </w:r>
      <w:r w:rsidR="0084452A" w:rsidRPr="00D858CF">
        <w:rPr>
          <w:rFonts w:ascii="Times New Roman" w:hAnsi="Times New Roman" w:cs="Times New Roman"/>
        </w:rPr>
        <w:t>)</w:t>
      </w:r>
      <w:r w:rsidR="002130FF" w:rsidRPr="00D858CF">
        <w:rPr>
          <w:rFonts w:ascii="Times New Roman" w:hAnsi="Times New Roman" w:cs="Times New Roman"/>
        </w:rPr>
        <w:t xml:space="preserve"> </w:t>
      </w:r>
      <w:del w:id="483" w:author="Larson, Danelle M" w:date="2026-01-30T10:57:00Z" w16du:dateUtc="2026-01-30T16:57:00Z">
        <w:r w:rsidR="002130FF" w:rsidRPr="00D858CF" w:rsidDel="00056557">
          <w:rPr>
            <w:rFonts w:ascii="Times New Roman" w:hAnsi="Times New Roman" w:cs="Times New Roman"/>
          </w:rPr>
          <w:delText xml:space="preserve">values </w:delText>
        </w:r>
      </w:del>
      <w:ins w:id="484" w:author="Larson, Danelle M" w:date="2026-01-30T10:57:00Z" w16du:dateUtc="2026-01-30T16:57:00Z">
        <w:r w:rsidR="00056557">
          <w:rPr>
            <w:rFonts w:ascii="Times New Roman" w:hAnsi="Times New Roman" w:cs="Times New Roman"/>
          </w:rPr>
          <w:t>by allowing the number of clusters to range</w:t>
        </w:r>
      </w:ins>
      <w:del w:id="485" w:author="Larson, Danelle M" w:date="2026-01-30T10:57:00Z" w16du:dateUtc="2026-01-30T16:57:00Z">
        <w:r w:rsidR="00371F79" w:rsidRPr="00D858CF" w:rsidDel="00056557">
          <w:rPr>
            <w:rFonts w:ascii="Times New Roman" w:hAnsi="Times New Roman" w:cs="Times New Roman"/>
          </w:rPr>
          <w:delText>ranging</w:delText>
        </w:r>
      </w:del>
      <w:r w:rsidR="00371F79" w:rsidRPr="00D858CF">
        <w:rPr>
          <w:rFonts w:ascii="Times New Roman" w:hAnsi="Times New Roman" w:cs="Times New Roman"/>
        </w:rPr>
        <w:t xml:space="preserve"> </w:t>
      </w:r>
      <w:r w:rsidR="002130FF" w:rsidRPr="00D858CF">
        <w:rPr>
          <w:rFonts w:ascii="Times New Roman" w:hAnsi="Times New Roman" w:cs="Times New Roman"/>
        </w:rPr>
        <w:t>from 1</w:t>
      </w:r>
      <w:r w:rsidR="005D3E82" w:rsidRPr="00D858CF">
        <w:rPr>
          <w:rFonts w:ascii="Times New Roman" w:hAnsi="Times New Roman" w:cs="Times New Roman"/>
        </w:rPr>
        <w:t>–</w:t>
      </w:r>
      <w:r w:rsidR="002130FF" w:rsidRPr="00D858CF">
        <w:rPr>
          <w:rFonts w:ascii="Times New Roman" w:hAnsi="Times New Roman" w:cs="Times New Roman"/>
        </w:rPr>
        <w:t xml:space="preserve">10 </w:t>
      </w:r>
      <w:r w:rsidR="004D11FB" w:rsidRPr="00D858CF">
        <w:rPr>
          <w:rFonts w:ascii="Times New Roman" w:hAnsi="Times New Roman" w:cs="Times New Roman"/>
        </w:rPr>
        <w:t xml:space="preserve">using the </w:t>
      </w:r>
      <w:r w:rsidR="004D11FB" w:rsidRPr="00D858CF">
        <w:rPr>
          <w:rFonts w:ascii="Times New Roman" w:hAnsi="Times New Roman" w:cs="Times New Roman"/>
          <w:i/>
          <w:iCs/>
        </w:rPr>
        <w:t>vegan</w:t>
      </w:r>
      <w:r w:rsidR="004D11FB" w:rsidRPr="00D858CF">
        <w:rPr>
          <w:rFonts w:ascii="Times New Roman" w:hAnsi="Times New Roman" w:cs="Times New Roman"/>
        </w:rPr>
        <w:t xml:space="preserve"> R package</w:t>
      </w:r>
      <w:r w:rsidR="001E0E09" w:rsidRPr="00D858CF">
        <w:rPr>
          <w:rFonts w:ascii="Times New Roman" w:hAnsi="Times New Roman" w:cs="Times New Roman"/>
        </w:rPr>
        <w:t xml:space="preserve"> </w:t>
      </w:r>
      <w:r w:rsidR="001E0E09" w:rsidRPr="00D858CF">
        <w:rPr>
          <w:rFonts w:ascii="Times New Roman" w:hAnsi="Times New Roman" w:cs="Times New Roman"/>
        </w:rPr>
        <w:fldChar w:fldCharType="begin" w:fldLock="1"/>
      </w:r>
      <w:r w:rsidR="00A27BE5">
        <w:rPr>
          <w:rFonts w:ascii="Times New Roman" w:hAnsi="Times New Roman" w:cs="Times New Roman"/>
        </w:rPr>
        <w:instrText xml:space="preserve"> ADDIN ZOTERO_ITEM CSL_CITATION {"citationID":"eXSxWd1P","properties":{"formattedCitation":"(Oksanen et al., 2019)","plainCitation":"(Oksanen et al., 2019)","noteIndex":0},"citationItems":[{"id":3355,"uris":["http://www.mendeley.com/documents/?uuid=7e88905d-47cc-3bea-b4eb-760fc7da7a33","http://zotero.org/users/13640977/items/FEH4SSXA"],"itemData":{"id":3355,"type":"software","abstract":"Depends permute (&gt;= 0.9-0), lattice, R (&gt;= 3.4.0) Suggests parallel, tcltk, knitr Imports MASS, cluster, mgcv VignetteBuilder utils, knitr Description Ordination methods, diversity analysis and other functions for community and vegetation ecologists. License GPL-2","title":"Package 'vegan' Community Ecology Package","author":[{"family":"Oksanen","given":"Jari"},{"family":"Blanchet","given":"F Guillaume"},{"family":"Friendly","given":"Michael"},{"family":"Kindt","given":"Roeland"},{"family":"Legendre","given":"Pierre"},{"family":"Mcglinn","given":"Dan"},{"family":"Minchin","given":"Peter R"},{"family":"O'Hara","given":"R B"},{"family":"Simpson","given":"Gavin L"},{"family":"Solymos","given":"Peter"},{"family":"Henry","given":"M"},{"family":"Stevens","given":"H"},{"family":"Szoecs","given":"Eduard"},{"family":"Maintainer","given":"Helene Wagner"}],"issued":{"date-parts":[["2019"]]},"citation-key":"oksanenPackageVeganCommunity2019"}}],"schema":"https://github.com/citation-style-language/schema/raw/master/csl-citation.json"} </w:instrText>
      </w:r>
      <w:r w:rsidR="001E0E09" w:rsidRPr="00D858CF">
        <w:rPr>
          <w:rFonts w:ascii="Times New Roman" w:hAnsi="Times New Roman" w:cs="Times New Roman"/>
        </w:rPr>
        <w:fldChar w:fldCharType="separate"/>
      </w:r>
      <w:r w:rsidR="009548D9" w:rsidRPr="00D858CF">
        <w:rPr>
          <w:rFonts w:ascii="Times New Roman" w:hAnsi="Times New Roman" w:cs="Times New Roman"/>
        </w:rPr>
        <w:t>(Oksanen et al.</w:t>
      </w:r>
      <w:del w:id="486" w:author="Larson, Danelle M" w:date="2026-02-02T13:03:00Z" w16du:dateUtc="2026-02-02T19:03:00Z">
        <w:r w:rsidR="009548D9" w:rsidRPr="00D858CF" w:rsidDel="00C25A1F">
          <w:rPr>
            <w:rFonts w:ascii="Times New Roman" w:hAnsi="Times New Roman" w:cs="Times New Roman"/>
          </w:rPr>
          <w:delText>,</w:delText>
        </w:r>
      </w:del>
      <w:r w:rsidR="009548D9" w:rsidRPr="00D858CF">
        <w:rPr>
          <w:rFonts w:ascii="Times New Roman" w:hAnsi="Times New Roman" w:cs="Times New Roman"/>
        </w:rPr>
        <w:t xml:space="preserve"> 2019)</w:t>
      </w:r>
      <w:r w:rsidR="001E0E09" w:rsidRPr="00D858CF">
        <w:rPr>
          <w:rFonts w:ascii="Times New Roman" w:hAnsi="Times New Roman" w:cs="Times New Roman"/>
        </w:rPr>
        <w:fldChar w:fldCharType="end"/>
      </w:r>
      <w:r w:rsidR="004D11FB" w:rsidRPr="00D858CF">
        <w:rPr>
          <w:rFonts w:ascii="Times New Roman" w:hAnsi="Times New Roman" w:cs="Times New Roman"/>
        </w:rPr>
        <w:t>.</w:t>
      </w:r>
      <w:r w:rsidR="00C42924" w:rsidRPr="00D858CF">
        <w:rPr>
          <w:rFonts w:ascii="Times New Roman" w:hAnsi="Times New Roman" w:cs="Times New Roman"/>
        </w:rPr>
        <w:t xml:space="preserve"> </w:t>
      </w:r>
      <w:r w:rsidR="009B6D34" w:rsidRPr="00D858CF">
        <w:rPr>
          <w:rFonts w:ascii="Times New Roman" w:hAnsi="Times New Roman" w:cs="Times New Roman"/>
        </w:rPr>
        <w:t>T</w:t>
      </w:r>
      <w:r w:rsidR="004D11FB" w:rsidRPr="00D858CF">
        <w:rPr>
          <w:rFonts w:ascii="Times New Roman" w:hAnsi="Times New Roman" w:cs="Times New Roman"/>
        </w:rPr>
        <w:t>he</w:t>
      </w:r>
      <w:r w:rsidR="0084452A" w:rsidRPr="00D858CF">
        <w:rPr>
          <w:rFonts w:ascii="Times New Roman" w:hAnsi="Times New Roman" w:cs="Times New Roman"/>
        </w:rPr>
        <w:t xml:space="preserve">n, </w:t>
      </w:r>
      <w:r w:rsidR="0084452A" w:rsidRPr="00D858CF">
        <w:rPr>
          <w:rFonts w:ascii="Times New Roman" w:hAnsi="Times New Roman" w:cs="Times New Roman"/>
          <w:i/>
          <w:iCs/>
        </w:rPr>
        <w:t>K</w:t>
      </w:r>
      <w:r w:rsidR="0084452A" w:rsidRPr="00D858CF">
        <w:rPr>
          <w:rFonts w:ascii="Times New Roman" w:hAnsi="Times New Roman" w:cs="Times New Roman"/>
        </w:rPr>
        <w:t xml:space="preserve"> </w:t>
      </w:r>
      <w:r w:rsidR="004D11FB" w:rsidRPr="00D858CF">
        <w:rPr>
          <w:rFonts w:ascii="Times New Roman" w:hAnsi="Times New Roman" w:cs="Times New Roman"/>
        </w:rPr>
        <w:t xml:space="preserve">was determined by the Calinski </w:t>
      </w:r>
      <w:r w:rsidR="005F7860" w:rsidRPr="00D858CF">
        <w:rPr>
          <w:rFonts w:ascii="Times New Roman" w:hAnsi="Times New Roman" w:cs="Times New Roman"/>
        </w:rPr>
        <w:t>criterion</w:t>
      </w:r>
      <w:del w:id="487" w:author="Larson, Danelle M" w:date="2026-02-03T10:55:00Z" w16du:dateUtc="2026-02-03T16:55:00Z">
        <w:r w:rsidR="005F7860" w:rsidRPr="00D858CF" w:rsidDel="0040282A">
          <w:rPr>
            <w:rFonts w:ascii="Times New Roman" w:hAnsi="Times New Roman" w:cs="Times New Roman"/>
          </w:rPr>
          <w:delText>,</w:delText>
        </w:r>
      </w:del>
      <w:r w:rsidR="00395366" w:rsidRPr="00D858CF">
        <w:rPr>
          <w:rFonts w:ascii="Times New Roman" w:hAnsi="Times New Roman" w:cs="Times New Roman"/>
        </w:rPr>
        <w:t xml:space="preserve"> and e</w:t>
      </w:r>
      <w:r w:rsidR="00E73A6A" w:rsidRPr="00D858CF">
        <w:rPr>
          <w:rFonts w:ascii="Times New Roman" w:hAnsi="Times New Roman" w:cs="Times New Roman"/>
        </w:rPr>
        <w:t xml:space="preserve">ach plot was assigned </w:t>
      </w:r>
      <w:r w:rsidR="00C35DD5" w:rsidRPr="00D858CF">
        <w:rPr>
          <w:rFonts w:ascii="Times New Roman" w:hAnsi="Times New Roman" w:cs="Times New Roman"/>
        </w:rPr>
        <w:t>a</w:t>
      </w:r>
      <w:r w:rsidR="00996DEC" w:rsidRPr="00D858CF">
        <w:rPr>
          <w:rFonts w:ascii="Times New Roman" w:hAnsi="Times New Roman" w:cs="Times New Roman"/>
        </w:rPr>
        <w:t>n</w:t>
      </w:r>
      <w:r w:rsidR="009B6D34" w:rsidRPr="00D858CF">
        <w:rPr>
          <w:rFonts w:ascii="Times New Roman" w:hAnsi="Times New Roman" w:cs="Times New Roman"/>
        </w:rPr>
        <w:t xml:space="preserve"> </w:t>
      </w:r>
      <w:r w:rsidR="00E73A6A" w:rsidRPr="00D858CF">
        <w:rPr>
          <w:rFonts w:ascii="Times New Roman" w:hAnsi="Times New Roman" w:cs="Times New Roman"/>
        </w:rPr>
        <w:t>RC</w:t>
      </w:r>
      <w:r w:rsidR="004147E2" w:rsidRPr="00D858CF">
        <w:rPr>
          <w:rFonts w:ascii="Times New Roman" w:hAnsi="Times New Roman" w:cs="Times New Roman"/>
        </w:rPr>
        <w:t>P</w:t>
      </w:r>
      <w:r w:rsidR="00C35DD5" w:rsidRPr="00D858CF">
        <w:rPr>
          <w:rFonts w:ascii="Times New Roman" w:hAnsi="Times New Roman" w:cs="Times New Roman"/>
        </w:rPr>
        <w:t xml:space="preserve"> </w:t>
      </w:r>
      <w:r w:rsidR="008232E8" w:rsidRPr="00D858CF">
        <w:rPr>
          <w:rFonts w:ascii="Times New Roman" w:hAnsi="Times New Roman" w:cs="Times New Roman"/>
        </w:rPr>
        <w:t>score</w:t>
      </w:r>
      <w:r w:rsidR="009E10D9" w:rsidRPr="00D858CF">
        <w:rPr>
          <w:rFonts w:ascii="Times New Roman" w:hAnsi="Times New Roman" w:cs="Times New Roman"/>
        </w:rPr>
        <w:t>.</w:t>
      </w:r>
      <w:r w:rsidR="009E10D9">
        <w:t xml:space="preserve"> </w:t>
      </w:r>
    </w:p>
    <w:p w14:paraId="4F04445A" w14:textId="41B4781A" w:rsidR="00DB4008" w:rsidRPr="00AE79BD" w:rsidRDefault="00943A41" w:rsidP="001D0782">
      <w:pPr>
        <w:spacing w:line="480" w:lineRule="auto"/>
        <w:ind w:firstLine="720"/>
        <w:rPr>
          <w:rFonts w:ascii="Times New Roman" w:hAnsi="Times New Roman" w:cs="Times New Roman"/>
        </w:rPr>
      </w:pPr>
      <w:r>
        <w:rPr>
          <w:rFonts w:ascii="Times New Roman" w:hAnsi="Times New Roman" w:cs="Times New Roman"/>
        </w:rPr>
        <w:t>T</w:t>
      </w:r>
      <w:r w:rsidR="00D96FE9">
        <w:rPr>
          <w:rFonts w:ascii="Times New Roman" w:hAnsi="Times New Roman" w:cs="Times New Roman"/>
        </w:rPr>
        <w:t>hen t</w:t>
      </w:r>
      <w:r>
        <w:rPr>
          <w:rFonts w:ascii="Times New Roman" w:hAnsi="Times New Roman" w:cs="Times New Roman"/>
        </w:rPr>
        <w:t>he</w:t>
      </w:r>
      <w:r w:rsidR="004357F6" w:rsidRPr="00E238FF">
        <w:rPr>
          <w:rFonts w:ascii="Times New Roman" w:hAnsi="Times New Roman" w:cs="Times New Roman"/>
        </w:rPr>
        <w:t xml:space="preserve"> </w:t>
      </w:r>
      <w:r w:rsidR="00880010">
        <w:rPr>
          <w:rFonts w:ascii="Times New Roman" w:hAnsi="Times New Roman" w:cs="Times New Roman"/>
        </w:rPr>
        <w:t xml:space="preserve">annual mean </w:t>
      </w:r>
      <w:r w:rsidR="006F07CB" w:rsidRPr="00E238FF">
        <w:rPr>
          <w:rFonts w:ascii="Times New Roman" w:hAnsi="Times New Roman" w:cs="Times New Roman"/>
        </w:rPr>
        <w:t xml:space="preserve">species richness and </w:t>
      </w:r>
      <w:ins w:id="488" w:author="Larson, Danelle M" w:date="2026-01-30T10:53:00Z" w16du:dateUtc="2026-01-30T16:53:00Z">
        <w:r w:rsidR="007E5763">
          <w:rPr>
            <w:rFonts w:ascii="Times New Roman" w:eastAsia="Times New Roman" w:hAnsi="Times New Roman" w:cs="Times New Roman"/>
            <w:noProof/>
          </w:rPr>
          <w:t>ecological</w:t>
        </w:r>
      </w:ins>
      <w:del w:id="489" w:author="Larson, Danelle M" w:date="2026-01-30T10:53:00Z" w16du:dateUtc="2026-01-30T16:53:00Z">
        <w:r w:rsidR="006F07CB" w:rsidRPr="00E238FF" w:rsidDel="007E5763">
          <w:rPr>
            <w:rFonts w:ascii="Times New Roman" w:hAnsi="Times New Roman" w:cs="Times New Roman"/>
          </w:rPr>
          <w:delText>functional</w:delText>
        </w:r>
      </w:del>
      <w:r w:rsidR="006F07CB" w:rsidRPr="00E238FF">
        <w:rPr>
          <w:rFonts w:ascii="Times New Roman" w:hAnsi="Times New Roman" w:cs="Times New Roman"/>
        </w:rPr>
        <w:t xml:space="preserve"> diversity</w:t>
      </w:r>
      <w:r w:rsidR="00DF4AB3">
        <w:rPr>
          <w:rFonts w:ascii="Times New Roman" w:hAnsi="Times New Roman" w:cs="Times New Roman"/>
        </w:rPr>
        <w:t xml:space="preserve"> (specifically, the functional </w:t>
      </w:r>
      <w:r w:rsidR="0061207B" w:rsidRPr="00E238FF">
        <w:rPr>
          <w:rFonts w:ascii="Times New Roman" w:hAnsi="Times New Roman" w:cs="Times New Roman"/>
        </w:rPr>
        <w:t>dispersion</w:t>
      </w:r>
      <w:r w:rsidR="00266902">
        <w:rPr>
          <w:rFonts w:ascii="Times New Roman" w:hAnsi="Times New Roman" w:cs="Times New Roman"/>
        </w:rPr>
        <w:t xml:space="preserve"> [FDis]</w:t>
      </w:r>
      <w:r w:rsidR="00DF4AB3">
        <w:rPr>
          <w:rFonts w:ascii="Times New Roman" w:hAnsi="Times New Roman" w:cs="Times New Roman"/>
        </w:rPr>
        <w:t xml:space="preserve"> metric)</w:t>
      </w:r>
      <w:r w:rsidR="0061207B" w:rsidRPr="00E238FF">
        <w:rPr>
          <w:rFonts w:ascii="Times New Roman" w:hAnsi="Times New Roman" w:cs="Times New Roman"/>
        </w:rPr>
        <w:t xml:space="preserve"> </w:t>
      </w:r>
      <w:r w:rsidR="00ED6B4E">
        <w:rPr>
          <w:rFonts w:ascii="Times New Roman" w:hAnsi="Times New Roman" w:cs="Times New Roman"/>
        </w:rPr>
        <w:t xml:space="preserve">was computed separately </w:t>
      </w:r>
      <w:r w:rsidR="00BD5426">
        <w:rPr>
          <w:rFonts w:ascii="Times New Roman" w:hAnsi="Times New Roman" w:cs="Times New Roman"/>
        </w:rPr>
        <w:t>for</w:t>
      </w:r>
      <w:r w:rsidR="00BD5426" w:rsidRPr="00E238FF">
        <w:rPr>
          <w:rFonts w:ascii="Times New Roman" w:hAnsi="Times New Roman" w:cs="Times New Roman"/>
        </w:rPr>
        <w:t xml:space="preserve"> </w:t>
      </w:r>
      <w:r w:rsidR="006F07CB" w:rsidRPr="00E238FF">
        <w:rPr>
          <w:rFonts w:ascii="Times New Roman" w:hAnsi="Times New Roman" w:cs="Times New Roman"/>
        </w:rPr>
        <w:t>each RCP</w:t>
      </w:r>
      <w:r w:rsidR="00BD5426">
        <w:rPr>
          <w:rFonts w:ascii="Times New Roman" w:hAnsi="Times New Roman" w:cs="Times New Roman"/>
        </w:rPr>
        <w:t xml:space="preserve"> </w:t>
      </w:r>
      <w:r w:rsidR="004357F6" w:rsidRPr="00E238FF">
        <w:rPr>
          <w:rFonts w:ascii="Times New Roman" w:hAnsi="Times New Roman" w:cs="Times New Roman"/>
        </w:rPr>
        <w:t xml:space="preserve">based on </w:t>
      </w:r>
      <w:r w:rsidR="006F07CB" w:rsidRPr="00E238FF">
        <w:rPr>
          <w:rFonts w:ascii="Times New Roman" w:hAnsi="Times New Roman" w:cs="Times New Roman"/>
        </w:rPr>
        <w:t xml:space="preserve">the life form and pollination traits using the </w:t>
      </w:r>
      <w:r w:rsidR="00FF2FC6" w:rsidRPr="00E238FF">
        <w:rPr>
          <w:rFonts w:ascii="Times New Roman" w:hAnsi="Times New Roman" w:cs="Times New Roman"/>
          <w:i/>
          <w:iCs/>
        </w:rPr>
        <w:t xml:space="preserve">FD </w:t>
      </w:r>
      <w:r w:rsidR="00FF2FC6" w:rsidRPr="00E238FF">
        <w:rPr>
          <w:rFonts w:ascii="Times New Roman" w:hAnsi="Times New Roman" w:cs="Times New Roman"/>
        </w:rPr>
        <w:t xml:space="preserve">package in </w:t>
      </w:r>
      <w:r w:rsidR="0061207B" w:rsidRPr="00E238FF">
        <w:rPr>
          <w:rFonts w:ascii="Times New Roman" w:hAnsi="Times New Roman" w:cs="Times New Roman"/>
        </w:rPr>
        <w:t>R</w:t>
      </w:r>
      <w:r w:rsidR="005152FE" w:rsidRPr="00E238FF">
        <w:rPr>
          <w:rFonts w:ascii="Times New Roman" w:hAnsi="Times New Roman" w:cs="Times New Roman"/>
        </w:rPr>
        <w:t xml:space="preserve"> </w:t>
      </w:r>
      <w:r w:rsidR="00C01FE9" w:rsidRPr="00E238FF">
        <w:rPr>
          <w:rFonts w:ascii="Times New Roman" w:hAnsi="Times New Roman" w:cs="Times New Roman"/>
        </w:rPr>
        <w:fldChar w:fldCharType="begin" w:fldLock="1"/>
      </w:r>
      <w:r w:rsidR="00A27BE5">
        <w:rPr>
          <w:rFonts w:ascii="Times New Roman" w:hAnsi="Times New Roman" w:cs="Times New Roman"/>
        </w:rPr>
        <w:instrText xml:space="preserve"> ADDIN ZOTERO_ITEM CSL_CITATION {"citationID":"Zls5c4S2","properties":{"formattedCitation":"(Lalibert\\uc0\\u233{} et al., 2014)","plainCitation":"(Laliberté et al., 2014)","noteIndex":0},"citationItems":[{"id":4541,"uris":["http://www.mendeley.com/documents/?uuid=6abc1943-cb8e-35a9-82e1-5101caaaac8d","http://zotero.org/users/13640977/items/3TS4HTNM"],"itemData":{"id":4541,"type":"software","title":"FD package: Measuring Functional Diversity from Multiple Traits, and Other Tools for Functional Ecology","author":[{"family":"Laliberté","given":"Etienne"},{"family":"Legendre","given":"Pierre"},{"family":"Shipley","given":"Bill"}],"issued":{"date-parts":[["2014"]]},"citation-key":"laliberteFDPackageMeasuring2014"}}],"schema":"https://github.com/citation-style-language/schema/raw/master/csl-citation.json"} </w:instrText>
      </w:r>
      <w:r w:rsidR="00C01FE9" w:rsidRPr="00E238FF">
        <w:rPr>
          <w:rFonts w:ascii="Times New Roman" w:hAnsi="Times New Roman" w:cs="Times New Roman"/>
        </w:rPr>
        <w:fldChar w:fldCharType="separate"/>
      </w:r>
      <w:r w:rsidR="009548D9" w:rsidRPr="009548D9">
        <w:rPr>
          <w:rFonts w:ascii="Times New Roman" w:hAnsi="Times New Roman" w:cs="Times New Roman"/>
        </w:rPr>
        <w:t>(Laliberté et al.</w:t>
      </w:r>
      <w:del w:id="490" w:author="Larson, Danelle M" w:date="2026-02-02T13:03:00Z" w16du:dateUtc="2026-02-02T19:03:00Z">
        <w:r w:rsidR="009548D9" w:rsidRPr="009548D9" w:rsidDel="00C25A1F">
          <w:rPr>
            <w:rFonts w:ascii="Times New Roman" w:hAnsi="Times New Roman" w:cs="Times New Roman"/>
          </w:rPr>
          <w:delText>,</w:delText>
        </w:r>
      </w:del>
      <w:r w:rsidR="009548D9" w:rsidRPr="009548D9">
        <w:rPr>
          <w:rFonts w:ascii="Times New Roman" w:hAnsi="Times New Roman" w:cs="Times New Roman"/>
        </w:rPr>
        <w:t xml:space="preserve"> 2014)</w:t>
      </w:r>
      <w:r w:rsidR="00C01FE9" w:rsidRPr="00E238FF">
        <w:rPr>
          <w:rFonts w:ascii="Times New Roman" w:hAnsi="Times New Roman" w:cs="Times New Roman"/>
        </w:rPr>
        <w:fldChar w:fldCharType="end"/>
      </w:r>
      <w:r w:rsidR="00895847" w:rsidRPr="00E238FF">
        <w:rPr>
          <w:rFonts w:ascii="Times New Roman" w:hAnsi="Times New Roman" w:cs="Times New Roman"/>
        </w:rPr>
        <w:t>.</w:t>
      </w:r>
      <w:r w:rsidR="00E63CE4" w:rsidRPr="00E238FF">
        <w:rPr>
          <w:rFonts w:ascii="Times New Roman" w:hAnsi="Times New Roman" w:cs="Times New Roman"/>
        </w:rPr>
        <w:t xml:space="preserve"> </w:t>
      </w:r>
      <w:r w:rsidR="003E6908" w:rsidRPr="00E238FF">
        <w:rPr>
          <w:rFonts w:ascii="Times New Roman" w:hAnsi="Times New Roman" w:cs="Times New Roman"/>
        </w:rPr>
        <w:t xml:space="preserve">We </w:t>
      </w:r>
      <w:r w:rsidR="000A4DF8" w:rsidRPr="00E238FF">
        <w:rPr>
          <w:rFonts w:ascii="Times New Roman" w:hAnsi="Times New Roman" w:cs="Times New Roman"/>
        </w:rPr>
        <w:t xml:space="preserve">also </w:t>
      </w:r>
      <w:r w:rsidR="005C713A" w:rsidRPr="00E238FF">
        <w:rPr>
          <w:rFonts w:ascii="Times New Roman" w:hAnsi="Times New Roman" w:cs="Times New Roman"/>
        </w:rPr>
        <w:t xml:space="preserve">investigated </w:t>
      </w:r>
      <w:r w:rsidR="00BD22D1" w:rsidRPr="00E238FF">
        <w:rPr>
          <w:rFonts w:ascii="Times New Roman" w:hAnsi="Times New Roman" w:cs="Times New Roman"/>
        </w:rPr>
        <w:t xml:space="preserve">temporal </w:t>
      </w:r>
      <w:r w:rsidR="003E6908" w:rsidRPr="00E238FF">
        <w:rPr>
          <w:rFonts w:ascii="Times New Roman" w:hAnsi="Times New Roman" w:cs="Times New Roman"/>
        </w:rPr>
        <w:t xml:space="preserve">changes </w:t>
      </w:r>
      <w:r w:rsidR="004357F6" w:rsidRPr="00E238FF">
        <w:rPr>
          <w:rFonts w:ascii="Times New Roman" w:hAnsi="Times New Roman" w:cs="Times New Roman"/>
        </w:rPr>
        <w:t>in the</w:t>
      </w:r>
      <w:r w:rsidR="00BD22D1" w:rsidRPr="00E238FF">
        <w:rPr>
          <w:rFonts w:ascii="Times New Roman" w:hAnsi="Times New Roman" w:cs="Times New Roman"/>
        </w:rPr>
        <w:t xml:space="preserve"> diversity metrics and </w:t>
      </w:r>
      <w:r w:rsidR="006866CB" w:rsidRPr="00E238FF">
        <w:rPr>
          <w:rFonts w:ascii="Times New Roman" w:hAnsi="Times New Roman" w:cs="Times New Roman"/>
        </w:rPr>
        <w:t>community</w:t>
      </w:r>
      <w:r w:rsidR="007B48C6" w:rsidRPr="00E238FF">
        <w:rPr>
          <w:rFonts w:ascii="Times New Roman" w:hAnsi="Times New Roman" w:cs="Times New Roman"/>
        </w:rPr>
        <w:t xml:space="preserve">-weighted mean </w:t>
      </w:r>
      <w:r w:rsidR="00BD22D1" w:rsidRPr="00E238FF">
        <w:rPr>
          <w:rFonts w:ascii="Times New Roman" w:hAnsi="Times New Roman" w:cs="Times New Roman"/>
        </w:rPr>
        <w:t>trait</w:t>
      </w:r>
      <w:r w:rsidR="007B48C6" w:rsidRPr="00E238FF">
        <w:rPr>
          <w:rFonts w:ascii="Times New Roman" w:hAnsi="Times New Roman" w:cs="Times New Roman"/>
        </w:rPr>
        <w:t>s</w:t>
      </w:r>
      <w:r w:rsidR="00A97784" w:rsidRPr="00E238FF">
        <w:rPr>
          <w:rFonts w:ascii="Times New Roman" w:hAnsi="Times New Roman" w:cs="Times New Roman"/>
        </w:rPr>
        <w:t xml:space="preserve"> </w:t>
      </w:r>
      <w:r w:rsidR="00BD22D1" w:rsidRPr="00E238FF">
        <w:rPr>
          <w:rFonts w:ascii="Times New Roman" w:hAnsi="Times New Roman" w:cs="Times New Roman"/>
        </w:rPr>
        <w:t>in the</w:t>
      </w:r>
      <w:r w:rsidR="00DC53ED" w:rsidRPr="00E238FF">
        <w:rPr>
          <w:rFonts w:ascii="Times New Roman" w:hAnsi="Times New Roman" w:cs="Times New Roman"/>
        </w:rPr>
        <w:t xml:space="preserve"> </w:t>
      </w:r>
      <w:r w:rsidR="003E6908" w:rsidRPr="00E238FF">
        <w:rPr>
          <w:rFonts w:ascii="Times New Roman" w:hAnsi="Times New Roman" w:cs="Times New Roman"/>
        </w:rPr>
        <w:t>RCPs over time</w:t>
      </w:r>
      <w:r w:rsidR="002D3A63" w:rsidRPr="00E238FF">
        <w:rPr>
          <w:rFonts w:ascii="Times New Roman" w:hAnsi="Times New Roman" w:cs="Times New Roman"/>
        </w:rPr>
        <w:t xml:space="preserve"> </w:t>
      </w:r>
      <w:r w:rsidR="003070E5" w:rsidRPr="00E238FF">
        <w:rPr>
          <w:rFonts w:ascii="Times New Roman" w:hAnsi="Times New Roman" w:cs="Times New Roman"/>
        </w:rPr>
        <w:t xml:space="preserve">to </w:t>
      </w:r>
      <w:r w:rsidR="00C35DD5">
        <w:rPr>
          <w:rFonts w:ascii="Times New Roman" w:hAnsi="Times New Roman" w:cs="Times New Roman"/>
        </w:rPr>
        <w:t>test</w:t>
      </w:r>
      <w:r w:rsidR="003070E5" w:rsidRPr="00E238FF">
        <w:rPr>
          <w:rFonts w:ascii="Times New Roman" w:hAnsi="Times New Roman" w:cs="Times New Roman"/>
        </w:rPr>
        <w:t xml:space="preserve"> hypotheses</w:t>
      </w:r>
      <w:r w:rsidR="004C34E0" w:rsidRPr="00E238FF">
        <w:rPr>
          <w:rFonts w:ascii="Times New Roman" w:hAnsi="Times New Roman" w:cs="Times New Roman"/>
        </w:rPr>
        <w:t xml:space="preserve"> regarding increases in diversity and </w:t>
      </w:r>
      <w:r w:rsidR="00146715" w:rsidRPr="00E238FF">
        <w:rPr>
          <w:rFonts w:ascii="Times New Roman" w:hAnsi="Times New Roman" w:cs="Times New Roman"/>
        </w:rPr>
        <w:t xml:space="preserve">spatiotemporal shifts </w:t>
      </w:r>
      <w:r w:rsidR="00E6232A" w:rsidRPr="00E238FF">
        <w:rPr>
          <w:rFonts w:ascii="Times New Roman" w:hAnsi="Times New Roman" w:cs="Times New Roman"/>
        </w:rPr>
        <w:t xml:space="preserve">of </w:t>
      </w:r>
      <w:r w:rsidR="006A7768" w:rsidRPr="00E238FF">
        <w:rPr>
          <w:rFonts w:ascii="Times New Roman" w:hAnsi="Times New Roman" w:cs="Times New Roman"/>
        </w:rPr>
        <w:t xml:space="preserve">multiple </w:t>
      </w:r>
      <w:r w:rsidR="00447B82" w:rsidRPr="00AE79BD">
        <w:rPr>
          <w:rFonts w:ascii="Times New Roman" w:hAnsi="Times New Roman" w:cs="Times New Roman"/>
        </w:rPr>
        <w:t xml:space="preserve">traits. </w:t>
      </w:r>
    </w:p>
    <w:p w14:paraId="378415C1" w14:textId="5D6C35D9" w:rsidR="00011D03" w:rsidRPr="00011D03" w:rsidRDefault="00011D03" w:rsidP="00EF76EE">
      <w:pPr>
        <w:spacing w:line="480" w:lineRule="auto"/>
        <w:ind w:firstLine="720"/>
        <w:rPr>
          <w:ins w:id="491" w:author="Larson, Danelle M" w:date="2026-02-02T09:34:00Z" w16du:dateUtc="2026-02-02T15:34:00Z"/>
          <w:rFonts w:ascii="Times New Roman" w:hAnsi="Times New Roman" w:cs="Times New Roman"/>
        </w:rPr>
      </w:pPr>
      <w:ins w:id="492" w:author="Larson, Danelle M" w:date="2026-02-02T09:34:00Z" w16du:dateUtc="2026-02-02T15:34:00Z">
        <w:r w:rsidRPr="00011D03">
          <w:rPr>
            <w:rFonts w:ascii="Times New Roman" w:hAnsi="Times New Roman" w:cs="Times New Roman"/>
            <w:rPrChange w:id="493" w:author="Larson, Danelle M" w:date="2026-02-02T09:34:00Z" w16du:dateUtc="2026-02-02T15:34:00Z">
              <w:rPr/>
            </w:rPrChange>
          </w:rPr>
          <w:t>Next, within each pool, we partitioned each environmental covariate into its annual means and within-year spatial residuals (</w:t>
        </w:r>
      </w:ins>
      <w:ins w:id="494" w:author="Larson, Danelle M" w:date="2026-02-03T10:56:00Z" w16du:dateUtc="2026-02-03T16:56:00Z">
        <w:r w:rsidR="00AB2D53">
          <w:rPr>
            <w:rFonts w:ascii="Times New Roman" w:hAnsi="Times New Roman" w:cs="Times New Roman"/>
          </w:rPr>
          <w:t xml:space="preserve">calculated as the </w:t>
        </w:r>
      </w:ins>
      <w:ins w:id="495" w:author="Larson, Danelle M" w:date="2026-02-02T09:34:00Z" w16du:dateUtc="2026-02-02T15:34:00Z">
        <w:r w:rsidRPr="00011D03">
          <w:rPr>
            <w:rFonts w:ascii="Times New Roman" w:hAnsi="Times New Roman" w:cs="Times New Roman"/>
            <w:rPrChange w:id="496" w:author="Larson, Danelle M" w:date="2026-02-02T09:34:00Z" w16du:dateUtc="2026-02-02T15:34:00Z">
              <w:rPr/>
            </w:rPrChange>
          </w:rPr>
          <w:t xml:space="preserve">observed value </w:t>
        </w:r>
      </w:ins>
      <w:ins w:id="497" w:author="Larson, Danelle M" w:date="2026-02-03T10:56:00Z" w16du:dateUtc="2026-02-03T16:56:00Z">
        <w:r w:rsidR="00AB2D53">
          <w:rPr>
            <w:rFonts w:ascii="Times New Roman" w:hAnsi="Times New Roman" w:cs="Times New Roman"/>
          </w:rPr>
          <w:t>minus</w:t>
        </w:r>
      </w:ins>
      <w:ins w:id="498" w:author="Larson, Danelle M" w:date="2026-02-02T09:34:00Z" w16du:dateUtc="2026-02-02T15:34:00Z">
        <w:r w:rsidRPr="00011D03">
          <w:rPr>
            <w:rFonts w:ascii="Times New Roman" w:hAnsi="Times New Roman" w:cs="Times New Roman"/>
            <w:rPrChange w:id="499" w:author="Larson, Danelle M" w:date="2026-02-02T09:34:00Z" w16du:dateUtc="2026-02-02T15:34:00Z">
              <w:rPr/>
            </w:rPrChange>
          </w:rPr>
          <w:t xml:space="preserve"> the corresponding annual mean) to explore how</w:t>
        </w:r>
        <w:r w:rsidRPr="00011D03">
          <w:rPr>
            <w:rFonts w:ascii="Times New Roman" w:hAnsi="Times New Roman" w:cs="Times New Roman"/>
          </w:rPr>
          <w:t xml:space="preserve"> temporal (interannual) variation and within-year spatial variability in environmental conditions have shaped macrophyte distributions. </w:t>
        </w:r>
      </w:ins>
      <w:r w:rsidR="00EF76EE" w:rsidRPr="00ED5C42">
        <w:rPr>
          <w:rFonts w:ascii="Times New Roman" w:hAnsi="Times New Roman" w:cs="Times New Roman"/>
        </w:rPr>
        <w:t>The annual covariate means represents the temporal</w:t>
      </w:r>
      <w:r w:rsidR="00EF76EE">
        <w:rPr>
          <w:rFonts w:ascii="Times New Roman" w:hAnsi="Times New Roman" w:cs="Times New Roman"/>
        </w:rPr>
        <w:t xml:space="preserve">/interannual-year </w:t>
      </w:r>
      <w:r w:rsidR="00EF76EE" w:rsidRPr="00ED5C42">
        <w:rPr>
          <w:rFonts w:ascii="Times New Roman" w:hAnsi="Times New Roman" w:cs="Times New Roman"/>
        </w:rPr>
        <w:t xml:space="preserve">effects and its residual represents </w:t>
      </w:r>
      <w:r w:rsidR="00EF76EE">
        <w:rPr>
          <w:rFonts w:ascii="Times New Roman" w:hAnsi="Times New Roman" w:cs="Times New Roman"/>
        </w:rPr>
        <w:t>spatial effects</w:t>
      </w:r>
      <w:r w:rsidR="00EF76EE" w:rsidRPr="00ED5C42">
        <w:rPr>
          <w:rFonts w:ascii="Times New Roman" w:hAnsi="Times New Roman" w:cs="Times New Roman"/>
        </w:rPr>
        <w:t>.</w:t>
      </w:r>
    </w:p>
    <w:p w14:paraId="2CE44982" w14:textId="05E7BB56" w:rsidR="00C35DD5" w:rsidRPr="00AD799C" w:rsidDel="00011D03" w:rsidRDefault="00C35DD5" w:rsidP="00AE79BD">
      <w:pPr>
        <w:pStyle w:val="CommentText"/>
        <w:spacing w:line="480" w:lineRule="auto"/>
        <w:rPr>
          <w:del w:id="500" w:author="Larson, Danelle M" w:date="2026-02-02T09:34:00Z" w16du:dateUtc="2026-02-02T15:34:00Z"/>
        </w:rPr>
      </w:pPr>
      <w:del w:id="501" w:author="Larson, Danelle M" w:date="2026-02-02T09:34:00Z" w16du:dateUtc="2026-02-02T15:34:00Z">
        <w:r w:rsidRPr="00AD799C" w:rsidDel="00011D03">
          <w:rPr>
            <w:sz w:val="24"/>
            <w:szCs w:val="24"/>
          </w:rPr>
          <w:delText xml:space="preserve">Next, we parsed each environmental covariate to </w:delText>
        </w:r>
        <w:r w:rsidR="00716D7B" w:rsidDel="00011D03">
          <w:rPr>
            <w:sz w:val="24"/>
            <w:szCs w:val="24"/>
          </w:rPr>
          <w:delText xml:space="preserve">show </w:delText>
        </w:r>
        <w:r w:rsidRPr="00AD799C" w:rsidDel="00011D03">
          <w:rPr>
            <w:sz w:val="24"/>
            <w:szCs w:val="24"/>
          </w:rPr>
          <w:delText>the relative roles</w:delText>
        </w:r>
      </w:del>
    </w:p>
    <w:p w14:paraId="7BE08829" w14:textId="5AF9C194" w:rsidR="00C35DD5" w:rsidRPr="001D0782" w:rsidDel="00011D03" w:rsidRDefault="00C35DD5" w:rsidP="00AD799C">
      <w:pPr>
        <w:spacing w:line="480" w:lineRule="auto"/>
        <w:rPr>
          <w:del w:id="502" w:author="Larson, Danelle M" w:date="2026-02-02T09:34:00Z" w16du:dateUtc="2026-02-02T15:34:00Z"/>
          <w:rFonts w:ascii="Times New Roman" w:hAnsi="Times New Roman" w:cs="Times New Roman"/>
        </w:rPr>
      </w:pPr>
      <w:del w:id="503" w:author="Larson, Danelle M" w:date="2026-02-02T09:34:00Z" w16du:dateUtc="2026-02-02T15:34:00Z">
        <w:r w:rsidRPr="00AD799C" w:rsidDel="00011D03">
          <w:rPr>
            <w:rFonts w:ascii="Times New Roman" w:hAnsi="Times New Roman" w:cs="Times New Roman"/>
          </w:rPr>
          <w:delText>of temporal (interannual)</w:delText>
        </w:r>
        <w:r w:rsidR="00D955FE" w:rsidDel="00011D03">
          <w:rPr>
            <w:rFonts w:ascii="Times New Roman" w:hAnsi="Times New Roman" w:cs="Times New Roman"/>
          </w:rPr>
          <w:delText xml:space="preserve"> and</w:delText>
        </w:r>
        <w:r w:rsidRPr="00AD799C" w:rsidDel="00011D03">
          <w:rPr>
            <w:rFonts w:ascii="Times New Roman" w:hAnsi="Times New Roman" w:cs="Times New Roman"/>
          </w:rPr>
          <w:delText xml:space="preserve"> spati</w:delText>
        </w:r>
        <w:r w:rsidR="00761CC9" w:rsidDel="00011D03">
          <w:rPr>
            <w:rFonts w:ascii="Times New Roman" w:hAnsi="Times New Roman" w:cs="Times New Roman"/>
          </w:rPr>
          <w:delText>otemporal</w:delText>
        </w:r>
        <w:r w:rsidRPr="00AD799C" w:rsidDel="00011D03">
          <w:rPr>
            <w:rFonts w:ascii="Times New Roman" w:hAnsi="Times New Roman" w:cs="Times New Roman"/>
          </w:rPr>
          <w:delText xml:space="preserve"> (within-year)</w:delText>
        </w:r>
        <w:r w:rsidR="00D955FE" w:rsidDel="00011D03">
          <w:rPr>
            <w:rFonts w:ascii="Times New Roman" w:hAnsi="Times New Roman" w:cs="Times New Roman"/>
          </w:rPr>
          <w:delText xml:space="preserve"> </w:delText>
        </w:r>
        <w:r w:rsidRPr="00AD799C" w:rsidDel="00011D03">
          <w:rPr>
            <w:rFonts w:ascii="Times New Roman" w:hAnsi="Times New Roman" w:cs="Times New Roman"/>
          </w:rPr>
          <w:delText xml:space="preserve">variability that may explain macrophyte distributions. </w:delText>
        </w:r>
      </w:del>
      <w:del w:id="504" w:author="Larson, Danelle M" w:date="2026-01-30T10:58:00Z" w16du:dateUtc="2026-01-30T16:58:00Z">
        <w:r w:rsidR="00890925" w:rsidDel="0050742B">
          <w:rPr>
            <w:rFonts w:ascii="Times New Roman" w:hAnsi="Times New Roman" w:cs="Times New Roman"/>
          </w:rPr>
          <w:delText>T</w:delText>
        </w:r>
        <w:r w:rsidR="00890925" w:rsidRPr="00AD799C" w:rsidDel="0050742B">
          <w:rPr>
            <w:rFonts w:ascii="Times New Roman" w:hAnsi="Times New Roman" w:cs="Times New Roman"/>
          </w:rPr>
          <w:delText xml:space="preserve">he </w:delText>
        </w:r>
      </w:del>
      <w:ins w:id="505" w:author="jeff houser" w:date="2026-01-26T15:05:00Z" w16du:dateUtc="2026-01-26T21:05:00Z">
        <w:del w:id="506" w:author="Larson, Danelle M" w:date="2026-01-30T10:58:00Z" w16du:dateUtc="2026-01-30T16:58:00Z">
          <w:r w:rsidR="00EB7B61" w:rsidDel="0050742B">
            <w:rPr>
              <w:rFonts w:ascii="Times New Roman" w:hAnsi="Times New Roman" w:cs="Times New Roman"/>
            </w:rPr>
            <w:delText xml:space="preserve">vegetation sampling </w:delText>
          </w:r>
        </w:del>
      </w:ins>
      <w:del w:id="507" w:author="Larson, Danelle M" w:date="2026-01-30T10:58:00Z" w16du:dateUtc="2026-01-30T16:58:00Z">
        <w:r w:rsidR="00890925" w:rsidDel="0050742B">
          <w:rPr>
            <w:rFonts w:ascii="Times New Roman" w:hAnsi="Times New Roman" w:cs="Times New Roman"/>
          </w:rPr>
          <w:delText>plot locations</w:delText>
        </w:r>
        <w:r w:rsidR="00890925" w:rsidRPr="00AD799C" w:rsidDel="0050742B">
          <w:rPr>
            <w:rFonts w:ascii="Times New Roman" w:hAnsi="Times New Roman" w:cs="Times New Roman"/>
          </w:rPr>
          <w:delText xml:space="preserve"> vary </w:delText>
        </w:r>
        <w:r w:rsidR="00890925" w:rsidDel="0050742B">
          <w:rPr>
            <w:rFonts w:ascii="Times New Roman" w:hAnsi="Times New Roman" w:cs="Times New Roman"/>
          </w:rPr>
          <w:delText>each year</w:delText>
        </w:r>
        <w:r w:rsidR="00890925" w:rsidRPr="00AD799C" w:rsidDel="0050742B">
          <w:rPr>
            <w:rFonts w:ascii="Times New Roman" w:hAnsi="Times New Roman" w:cs="Times New Roman"/>
          </w:rPr>
          <w:delText xml:space="preserve"> </w:delText>
        </w:r>
        <w:r w:rsidR="00890925" w:rsidDel="0050742B">
          <w:rPr>
            <w:rFonts w:ascii="Times New Roman" w:hAnsi="Times New Roman" w:cs="Times New Roman"/>
          </w:rPr>
          <w:delText>p</w:delText>
        </w:r>
        <w:r w:rsidRPr="00AD799C" w:rsidDel="0050742B">
          <w:rPr>
            <w:rFonts w:ascii="Times New Roman" w:hAnsi="Times New Roman" w:cs="Times New Roman"/>
          </w:rPr>
          <w:delText xml:space="preserve">er the stratified random sampling design, and thus </w:delText>
        </w:r>
        <w:r w:rsidR="0091244C" w:rsidDel="0050742B">
          <w:rPr>
            <w:rFonts w:ascii="Times New Roman" w:hAnsi="Times New Roman" w:cs="Times New Roman"/>
          </w:rPr>
          <w:delText xml:space="preserve">inherently </w:delText>
        </w:r>
        <w:r w:rsidRPr="00AD799C" w:rsidDel="0050742B">
          <w:rPr>
            <w:rFonts w:ascii="Times New Roman" w:hAnsi="Times New Roman" w:cs="Times New Roman"/>
          </w:rPr>
          <w:delText xml:space="preserve">contain </w:delText>
        </w:r>
        <w:r w:rsidR="001A2B9E" w:rsidDel="0050742B">
          <w:rPr>
            <w:rFonts w:ascii="Times New Roman" w:hAnsi="Times New Roman" w:cs="Times New Roman"/>
          </w:rPr>
          <w:delText xml:space="preserve">spatial </w:delText>
        </w:r>
        <w:r w:rsidR="001A2B9E" w:rsidRPr="00ED5C42" w:rsidDel="0050742B">
          <w:rPr>
            <w:rFonts w:ascii="Times New Roman" w:hAnsi="Times New Roman" w:cs="Times New Roman"/>
          </w:rPr>
          <w:delText xml:space="preserve">and </w:delText>
        </w:r>
        <w:r w:rsidRPr="00ED5C42" w:rsidDel="0050742B">
          <w:rPr>
            <w:rFonts w:ascii="Times New Roman" w:hAnsi="Times New Roman" w:cs="Times New Roman"/>
          </w:rPr>
          <w:delText xml:space="preserve">spatiotemporal variation. </w:delText>
        </w:r>
      </w:del>
    </w:p>
    <w:p w14:paraId="1DDFDA19" w14:textId="570B2869" w:rsidR="009231A1" w:rsidRPr="008D7207" w:rsidRDefault="003B3119" w:rsidP="00D8129D">
      <w:pPr>
        <w:spacing w:line="480" w:lineRule="auto"/>
        <w:ind w:firstLine="720"/>
        <w:rPr>
          <w:rFonts w:ascii="Times New Roman" w:eastAsia="MS Gothic" w:hAnsi="Times New Roman" w:cs="Times New Roman"/>
        </w:rPr>
      </w:pPr>
      <w:r w:rsidRPr="00EC0B31">
        <w:rPr>
          <w:rStyle w:val="Heading2Char"/>
          <w:rFonts w:ascii="Times New Roman" w:hAnsi="Times New Roman"/>
          <w:b w:val="0"/>
          <w:i w:val="0"/>
          <w:sz w:val="24"/>
          <w:szCs w:val="24"/>
        </w:rPr>
        <w:lastRenderedPageBreak/>
        <w:t xml:space="preserve">We </w:t>
      </w:r>
      <w:r w:rsidR="003347BC">
        <w:rPr>
          <w:rStyle w:val="Heading2Char"/>
          <w:rFonts w:ascii="Times New Roman" w:hAnsi="Times New Roman"/>
          <w:b w:val="0"/>
          <w:i w:val="0"/>
          <w:sz w:val="24"/>
          <w:szCs w:val="24"/>
        </w:rPr>
        <w:t xml:space="preserve">created </w:t>
      </w:r>
      <w:r w:rsidR="00DE1B61">
        <w:rPr>
          <w:rStyle w:val="Heading2Char"/>
          <w:rFonts w:ascii="Times New Roman" w:hAnsi="Times New Roman"/>
          <w:b w:val="0"/>
          <w:i w:val="0"/>
          <w:sz w:val="24"/>
          <w:szCs w:val="24"/>
        </w:rPr>
        <w:t>a</w:t>
      </w:r>
      <w:r w:rsidR="00882BB1">
        <w:rPr>
          <w:rStyle w:val="Heading2Char"/>
          <w:rFonts w:ascii="Times New Roman" w:hAnsi="Times New Roman"/>
          <w:b w:val="0"/>
          <w:i w:val="0"/>
          <w:sz w:val="24"/>
          <w:szCs w:val="24"/>
        </w:rPr>
        <w:t xml:space="preserve"> </w:t>
      </w:r>
      <w:r w:rsidR="005263EE">
        <w:rPr>
          <w:rStyle w:val="Heading2Char"/>
          <w:rFonts w:ascii="Times New Roman" w:hAnsi="Times New Roman"/>
          <w:b w:val="0"/>
          <w:i w:val="0"/>
          <w:sz w:val="24"/>
          <w:szCs w:val="24"/>
        </w:rPr>
        <w:t>community</w:t>
      </w:r>
      <w:r w:rsidR="003347BC">
        <w:rPr>
          <w:rStyle w:val="Heading2Char"/>
          <w:rFonts w:ascii="Times New Roman" w:hAnsi="Times New Roman"/>
          <w:b w:val="0"/>
          <w:i w:val="0"/>
          <w:sz w:val="24"/>
          <w:szCs w:val="24"/>
        </w:rPr>
        <w:t xml:space="preserve"> model</w:t>
      </w:r>
      <w:r w:rsidR="00DE1B61">
        <w:rPr>
          <w:rStyle w:val="Heading2Char"/>
          <w:rFonts w:ascii="Times New Roman" w:hAnsi="Times New Roman"/>
          <w:b w:val="0"/>
          <w:i w:val="0"/>
          <w:sz w:val="24"/>
          <w:szCs w:val="24"/>
        </w:rPr>
        <w:t xml:space="preserve"> for each study </w:t>
      </w:r>
      <w:r w:rsidR="00996C54">
        <w:rPr>
          <w:rStyle w:val="Heading2Char"/>
          <w:rFonts w:ascii="Times New Roman" w:hAnsi="Times New Roman"/>
          <w:b w:val="0"/>
          <w:i w:val="0"/>
          <w:sz w:val="24"/>
          <w:szCs w:val="24"/>
        </w:rPr>
        <w:t>reach</w:t>
      </w:r>
      <w:r w:rsidR="003347BC">
        <w:rPr>
          <w:rStyle w:val="Heading2Char"/>
          <w:rFonts w:ascii="Times New Roman" w:hAnsi="Times New Roman"/>
          <w:b w:val="0"/>
          <w:i w:val="0"/>
          <w:sz w:val="24"/>
          <w:szCs w:val="24"/>
        </w:rPr>
        <w:t xml:space="preserve"> using</w:t>
      </w:r>
      <w:r w:rsidR="008C371D" w:rsidRPr="00EC0B31">
        <w:rPr>
          <w:rStyle w:val="Heading2Char"/>
          <w:rFonts w:ascii="Times New Roman" w:hAnsi="Times New Roman"/>
          <w:b w:val="0"/>
          <w:i w:val="0"/>
          <w:sz w:val="24"/>
          <w:szCs w:val="24"/>
        </w:rPr>
        <w:t xml:space="preserve"> </w:t>
      </w:r>
      <w:r w:rsidR="00DA0B91" w:rsidRPr="003834BE">
        <w:rPr>
          <w:rStyle w:val="Heading2Char"/>
          <w:rFonts w:ascii="Times New Roman" w:hAnsi="Times New Roman"/>
          <w:b w:val="0"/>
          <w:i w:val="0"/>
          <w:sz w:val="24"/>
          <w:szCs w:val="24"/>
        </w:rPr>
        <w:t>HMSC</w:t>
      </w:r>
      <w:r w:rsidR="008C371D" w:rsidRPr="00EC0B31">
        <w:rPr>
          <w:rStyle w:val="Heading2Char"/>
          <w:rFonts w:ascii="Times New Roman" w:hAnsi="Times New Roman"/>
          <w:b w:val="0"/>
          <w:i w:val="0"/>
          <w:sz w:val="24"/>
          <w:szCs w:val="24"/>
        </w:rPr>
        <w:t xml:space="preserve"> </w:t>
      </w:r>
      <w:r w:rsidR="00F87DC2" w:rsidRPr="00EC0B31">
        <w:rPr>
          <w:rFonts w:ascii="Times New Roman" w:eastAsia="MS Gothic" w:hAnsi="Times New Roman" w:cs="Times New Roman"/>
        </w:rPr>
        <w:fldChar w:fldCharType="begin" w:fldLock="1"/>
      </w:r>
      <w:r w:rsidR="00A27BE5">
        <w:rPr>
          <w:rFonts w:ascii="Times New Roman" w:eastAsia="MS Gothic" w:hAnsi="Times New Roman" w:cs="Times New Roman"/>
        </w:rPr>
        <w:instrText xml:space="preserve"> ADDIN ZOTERO_ITEM CSL_CITATION {"citationID":"hu9pzp6J","properties":{"formattedCitation":"(Ovaskainen et al., 2017; Ovaskainen &amp; Abrego, 2020)","plainCitation":"(Ovaskainen et al., 2017; Ovaskainen &amp; Abrego, 2020)","noteIndex":0},"citationItems":[{"id":4209,"uris":["http://www.mendeley.com/documents/?uuid=c8138601-8717-3f6d-a8b0-50ffe6312710","http://zotero.org/users/13640977/items/Z75BJFSY"],"itemData":{"id":4209,"type":"book","publisher":"Cambridge University Press","title":"Joint Species Distribution Modelling – With Applications in R","author":[{"family":"Ovaskainen","given":"Otso"},{"family":"Abrego","given":"Nerea"}],"issued":{"date-parts":[["2020"]]},"citation-key":"ovaskainenJointSpeciesDistribution2020"}},{"id":3742,"uris":["http://www.mendeley.com/documents/?uuid=6aa3d9d4-d046-3473-95b3-6cade48f4806","http://zotero.org/users/13640977/items/MM276H7G"],"itemData":{"id":3742,"type":"article-journal","abstract":"Community ecology aims to understand what factors determine the assembly and dynamics of species assemblages at different spatiotemporal scales. To facilitate the integration between conceptual and statistical approaches in community ecology, we propose Hierarchical Modelling of Species Communities (HMSC) as a general, flexible framework for modern analysis of community data. While non-manipulative data allow for only correlative and not causal inference, this framework facilitates the formulation of data-driven hypotheses regarding the processes that structure communities. We model environmental filtering by variation and covariation in the responses of individual species to the characteristics of their environment, with potential contingencies on species traits and phylogenetic relationships. We capture biotic assembly rules by species-to-species association matrices, which may be estimated at multiple spatial or temporal scales. We operationalise the HMSC framework as a hierarchical Bayesian joint species distribution model, and implement it as R- and Matlab-packages which enable computationally efficient analyses of large data sets. Armed with this tool, community ecologists can make sense of many types of data, including spatially explicit data and time-series data. We illustrate the use of this framework through a series of diverse ecological examples.","container-title":"Ecology Letters","DOI":"10.1111/ele.12757","ISSN":"14610248","issue":"5","note":"PMID: 28317296\npublisher: Blackwell Publishing Ltd","page":"561-576","title":"How to make more out of community data? A conceptual framework and its implementation as models and software","volume":"20","author":[{"family":"Ovaskainen","given":"Otso"},{"family":"Tikhonov","given":"Gleb"},{"family":"Norberg","given":"Anna"},{"family":"Guillaume Blanchet","given":"F."},{"family":"Duan","given":"Leo"},{"family":"Dunson","given":"David"},{"family":"Roslin","given":"Tomas"},{"family":"Abrego","given":"Nerea"}],"issued":{"date-parts":[["2017",5,1]]},"citation-key":"ovaskainenHowMakeMore2017"}}],"schema":"https://github.com/citation-style-language/schema/raw/master/csl-citation.json"} </w:instrText>
      </w:r>
      <w:r w:rsidR="00F87DC2" w:rsidRPr="00EC0B31">
        <w:rPr>
          <w:rFonts w:ascii="Times New Roman" w:eastAsia="MS Gothic" w:hAnsi="Times New Roman" w:cs="Times New Roman"/>
        </w:rPr>
        <w:fldChar w:fldCharType="separate"/>
      </w:r>
      <w:r w:rsidR="009548D9" w:rsidRPr="009548D9">
        <w:rPr>
          <w:rFonts w:ascii="Times New Roman" w:hAnsi="Times New Roman" w:cs="Times New Roman"/>
        </w:rPr>
        <w:t>(Ovaskainen et al.</w:t>
      </w:r>
      <w:del w:id="508" w:author="Larson, Danelle M" w:date="2026-02-03T10:57:00Z" w16du:dateUtc="2026-02-03T16:57:00Z">
        <w:r w:rsidR="009548D9" w:rsidRPr="009548D9" w:rsidDel="005363A8">
          <w:rPr>
            <w:rFonts w:ascii="Times New Roman" w:hAnsi="Times New Roman" w:cs="Times New Roman"/>
          </w:rPr>
          <w:delText>,</w:delText>
        </w:r>
      </w:del>
      <w:r w:rsidR="009548D9" w:rsidRPr="009548D9">
        <w:rPr>
          <w:rFonts w:ascii="Times New Roman" w:hAnsi="Times New Roman" w:cs="Times New Roman"/>
        </w:rPr>
        <w:t xml:space="preserve"> 2017; Ovaskainen &amp; Abrego</w:t>
      </w:r>
      <w:del w:id="509" w:author="Larson, Danelle M" w:date="2026-02-03T10:57:00Z" w16du:dateUtc="2026-02-03T16:57:00Z">
        <w:r w:rsidR="009548D9" w:rsidRPr="009548D9" w:rsidDel="005363A8">
          <w:rPr>
            <w:rFonts w:ascii="Times New Roman" w:hAnsi="Times New Roman" w:cs="Times New Roman"/>
          </w:rPr>
          <w:delText>,</w:delText>
        </w:r>
      </w:del>
      <w:r w:rsidR="009548D9" w:rsidRPr="009548D9">
        <w:rPr>
          <w:rFonts w:ascii="Times New Roman" w:hAnsi="Times New Roman" w:cs="Times New Roman"/>
        </w:rPr>
        <w:t xml:space="preserve"> 2020)</w:t>
      </w:r>
      <w:r w:rsidR="00F87DC2" w:rsidRPr="00EC0B31">
        <w:rPr>
          <w:rFonts w:ascii="Times New Roman" w:eastAsia="MS Gothic" w:hAnsi="Times New Roman" w:cs="Times New Roman"/>
        </w:rPr>
        <w:fldChar w:fldCharType="end"/>
      </w:r>
      <w:r w:rsidR="009231A1">
        <w:rPr>
          <w:rFonts w:ascii="Times New Roman" w:eastAsia="MS Gothic" w:hAnsi="Times New Roman" w:cs="Times New Roman"/>
        </w:rPr>
        <w:t>.</w:t>
      </w:r>
      <w:r w:rsidR="004C6CB9">
        <w:rPr>
          <w:rFonts w:ascii="Times New Roman" w:eastAsia="MS Gothic" w:hAnsi="Times New Roman" w:cs="Times New Roman"/>
        </w:rPr>
        <w:t xml:space="preserve"> </w:t>
      </w:r>
      <w:r w:rsidR="000F51C3" w:rsidRPr="00767390">
        <w:rPr>
          <w:rStyle w:val="Heading2Char"/>
          <w:rFonts w:ascii="Times New Roman" w:hAnsi="Times New Roman"/>
          <w:b w:val="0"/>
          <w:i w:val="0"/>
          <w:sz w:val="24"/>
          <w:szCs w:val="24"/>
        </w:rPr>
        <w:t xml:space="preserve">We </w:t>
      </w:r>
      <w:r w:rsidR="000F51C3">
        <w:rPr>
          <w:rStyle w:val="Heading2Char"/>
          <w:rFonts w:ascii="Times New Roman" w:hAnsi="Times New Roman"/>
          <w:b w:val="0"/>
          <w:i w:val="0"/>
          <w:sz w:val="24"/>
          <w:szCs w:val="24"/>
        </w:rPr>
        <w:t xml:space="preserve">modelled the four </w:t>
      </w:r>
      <w:r w:rsidR="00D930C3">
        <w:rPr>
          <w:rFonts w:ascii="Times New Roman" w:hAnsi="Times New Roman" w:cs="Times New Roman"/>
        </w:rPr>
        <w:t>reaches</w:t>
      </w:r>
      <w:r w:rsidR="000F51C3">
        <w:rPr>
          <w:rStyle w:val="Heading2Char"/>
          <w:rFonts w:ascii="Times New Roman" w:hAnsi="Times New Roman"/>
          <w:b w:val="0"/>
          <w:i w:val="0"/>
          <w:sz w:val="24"/>
          <w:szCs w:val="24"/>
        </w:rPr>
        <w:t xml:space="preserve"> separately </w:t>
      </w:r>
      <w:r w:rsidR="000F51C3" w:rsidRPr="00767390">
        <w:rPr>
          <w:rStyle w:val="Heading2Char"/>
          <w:rFonts w:ascii="Times New Roman" w:hAnsi="Times New Roman"/>
          <w:b w:val="0"/>
          <w:i w:val="0"/>
          <w:sz w:val="24"/>
          <w:szCs w:val="24"/>
        </w:rPr>
        <w:t xml:space="preserve">because </w:t>
      </w:r>
      <w:r w:rsidR="000F51C3">
        <w:rPr>
          <w:rStyle w:val="Heading2Char"/>
          <w:rFonts w:ascii="Times New Roman" w:hAnsi="Times New Roman"/>
          <w:b w:val="0"/>
          <w:i w:val="0"/>
          <w:sz w:val="24"/>
          <w:szCs w:val="24"/>
        </w:rPr>
        <w:t xml:space="preserve">the </w:t>
      </w:r>
      <w:r w:rsidR="00D930C3">
        <w:rPr>
          <w:rFonts w:ascii="Times New Roman" w:hAnsi="Times New Roman" w:cs="Times New Roman"/>
        </w:rPr>
        <w:t>reaches</w:t>
      </w:r>
      <w:r w:rsidR="000F51C3">
        <w:rPr>
          <w:rStyle w:val="Heading2Char"/>
          <w:rFonts w:ascii="Times New Roman" w:hAnsi="Times New Roman"/>
          <w:b w:val="0"/>
          <w:i w:val="0"/>
          <w:sz w:val="24"/>
          <w:szCs w:val="24"/>
        </w:rPr>
        <w:t xml:space="preserve"> </w:t>
      </w:r>
      <w:r w:rsidR="00F53498">
        <w:rPr>
          <w:rStyle w:val="Heading2Char"/>
          <w:rFonts w:ascii="Times New Roman" w:hAnsi="Times New Roman"/>
          <w:b w:val="0"/>
          <w:i w:val="0"/>
          <w:sz w:val="24"/>
          <w:szCs w:val="24"/>
        </w:rPr>
        <w:t xml:space="preserve">may </w:t>
      </w:r>
      <w:r w:rsidR="000F51C3">
        <w:rPr>
          <w:rStyle w:val="Heading2Char"/>
          <w:rFonts w:ascii="Times New Roman" w:hAnsi="Times New Roman"/>
          <w:b w:val="0"/>
          <w:i w:val="0"/>
          <w:sz w:val="24"/>
          <w:szCs w:val="24"/>
        </w:rPr>
        <w:t xml:space="preserve">vary compositionally along hydrologic, water quality, and climate gradients </w:t>
      </w:r>
      <w:r w:rsidR="000F51C3">
        <w:rPr>
          <w:rStyle w:val="Heading2Char"/>
          <w:rFonts w:ascii="Times New Roman" w:hAnsi="Times New Roman"/>
          <w:b w:val="0"/>
          <w:i w:val="0"/>
          <w:sz w:val="24"/>
          <w:szCs w:val="24"/>
        </w:rPr>
        <w:fldChar w:fldCharType="begin" w:fldLock="1"/>
      </w:r>
      <w:r w:rsidR="00A27BE5">
        <w:rPr>
          <w:rStyle w:val="Heading2Char"/>
          <w:rFonts w:ascii="Times New Roman" w:hAnsi="Times New Roman"/>
          <w:b w:val="0"/>
          <w:i w:val="0"/>
          <w:sz w:val="24"/>
          <w:szCs w:val="24"/>
        </w:rPr>
        <w:instrText xml:space="preserve"> ADDIN ZOTERO_ITEM CSL_CITATION {"citationID":"9K66mfor","properties":{"formattedCitation":"(D. M. Larson et al., 2022)","plainCitation":"(D. M. Larson et al., 2022)","noteIndex":0},"citationItems":[{"id":4178,"uris":["http://www.mendeley.com/documents/?uuid=00296b5e-6825-39f1-b2ce-1a6c6c21a980","http://zotero.org/users/13640977/items/MFPJ6T49"],"itemData":{"id":4178,"type":"chapter","container-title":"Status and Trends of the Upper Mississippi and Illinois Rivers","note":"arXiv: https://doi.org/10.1086/717867","page":"1-218","publisher":"U.S. Geological Sur-vey Open-File Report 2022–1039","title":"Status and Trends of Upper Mississippi River's Aquatic Vegetation from 1998 to 2019","author":[{"family":"Larson","given":"Danelle M"},{"family":"Lund","given":"Eric"},{"family":"Carhart","given":"Alicia"},{"family":"Drake","given":"Deanne"},{"family":"Houser","given":"Jeff"},{"family":"Bales","given":"Kyle"},{"family":"Bouska","given":"Kristen"},{"family":"De Jager","given":"Nathan"},{"family":"Giblin","given":"Shawn"}],"editor":[{"family":"Houser","given":"Jeffrey"},{"family":"Bouska","given":"Kristen"},{"family":"De Jager","given":"Nathan"},{"family":"Ickes","given":"Brian"},{"family":"Jankowski","given":"Kathi Jo"},{"family":"Larson","given":"Danelle"},{"family":"Van Appledorn","given":"Molly"}],"issued":{"date-parts":[["2022"]]},"citation-key":"larsonStatusTrendsUpper2022"}}],"schema":"https://github.com/citation-style-language/schema/raw/master/csl-citation.json"} </w:instrText>
      </w:r>
      <w:r w:rsidR="000F51C3">
        <w:rPr>
          <w:rStyle w:val="Heading2Char"/>
          <w:rFonts w:ascii="Times New Roman" w:hAnsi="Times New Roman"/>
          <w:b w:val="0"/>
          <w:i w:val="0"/>
          <w:sz w:val="24"/>
          <w:szCs w:val="24"/>
        </w:rPr>
        <w:fldChar w:fldCharType="separate"/>
      </w:r>
      <w:r w:rsidR="009768BD" w:rsidRPr="009768BD">
        <w:rPr>
          <w:rFonts w:ascii="Times New Roman" w:hAnsi="Times New Roman" w:cs="Times New Roman"/>
        </w:rPr>
        <w:t>(</w:t>
      </w:r>
      <w:del w:id="510" w:author="Larson, Danelle M" w:date="2026-02-03T10:57:00Z" w16du:dateUtc="2026-02-03T16:57:00Z">
        <w:r w:rsidR="009768BD" w:rsidRPr="009768BD" w:rsidDel="005E6F23">
          <w:rPr>
            <w:rFonts w:ascii="Times New Roman" w:hAnsi="Times New Roman" w:cs="Times New Roman"/>
          </w:rPr>
          <w:delText xml:space="preserve">D. M. </w:delText>
        </w:r>
      </w:del>
      <w:r w:rsidR="009768BD" w:rsidRPr="009768BD">
        <w:rPr>
          <w:rFonts w:ascii="Times New Roman" w:hAnsi="Times New Roman" w:cs="Times New Roman"/>
        </w:rPr>
        <w:t>Larson et al.</w:t>
      </w:r>
      <w:del w:id="511" w:author="Larson, Danelle M" w:date="2026-02-03T10:58:00Z" w16du:dateUtc="2026-02-03T16:58:00Z">
        <w:r w:rsidR="009768BD" w:rsidRPr="009768BD" w:rsidDel="005E6F23">
          <w:rPr>
            <w:rFonts w:ascii="Times New Roman" w:hAnsi="Times New Roman" w:cs="Times New Roman"/>
          </w:rPr>
          <w:delText>,</w:delText>
        </w:r>
      </w:del>
      <w:r w:rsidR="009768BD" w:rsidRPr="009768BD">
        <w:rPr>
          <w:rFonts w:ascii="Times New Roman" w:hAnsi="Times New Roman" w:cs="Times New Roman"/>
        </w:rPr>
        <w:t xml:space="preserve"> 2022)</w:t>
      </w:r>
      <w:r w:rsidR="000F51C3">
        <w:rPr>
          <w:rStyle w:val="Heading2Char"/>
          <w:rFonts w:ascii="Times New Roman" w:hAnsi="Times New Roman"/>
          <w:b w:val="0"/>
          <w:i w:val="0"/>
          <w:sz w:val="24"/>
          <w:szCs w:val="24"/>
        </w:rPr>
        <w:fldChar w:fldCharType="end"/>
      </w:r>
      <w:r w:rsidR="000F51C3">
        <w:rPr>
          <w:rStyle w:val="Heading2Char"/>
          <w:rFonts w:ascii="Times New Roman" w:hAnsi="Times New Roman"/>
          <w:b w:val="0"/>
          <w:i w:val="0"/>
          <w:sz w:val="24"/>
          <w:szCs w:val="24"/>
        </w:rPr>
        <w:t xml:space="preserve">, and </w:t>
      </w:r>
      <w:r w:rsidR="00CC259A">
        <w:rPr>
          <w:rStyle w:val="Heading2Char"/>
          <w:rFonts w:ascii="Times New Roman" w:hAnsi="Times New Roman"/>
          <w:b w:val="0"/>
          <w:i w:val="0"/>
          <w:sz w:val="24"/>
          <w:szCs w:val="24"/>
        </w:rPr>
        <w:t>this allows for</w:t>
      </w:r>
      <w:r w:rsidR="000F51C3">
        <w:rPr>
          <w:rStyle w:val="Heading2Char"/>
          <w:rFonts w:ascii="Times New Roman" w:hAnsi="Times New Roman"/>
          <w:b w:val="0"/>
          <w:i w:val="0"/>
          <w:sz w:val="24"/>
          <w:szCs w:val="24"/>
        </w:rPr>
        <w:t xml:space="preserve"> complex interactions among environmental </w:t>
      </w:r>
      <w:r w:rsidR="00CC259A">
        <w:rPr>
          <w:rStyle w:val="Heading2Char"/>
          <w:rFonts w:ascii="Times New Roman" w:hAnsi="Times New Roman"/>
          <w:b w:val="0"/>
          <w:i w:val="0"/>
          <w:sz w:val="24"/>
          <w:szCs w:val="24"/>
        </w:rPr>
        <w:t>covariates</w:t>
      </w:r>
      <w:r w:rsidR="000F51C3">
        <w:rPr>
          <w:rStyle w:val="Heading2Char"/>
          <w:rFonts w:ascii="Times New Roman" w:hAnsi="Times New Roman"/>
          <w:b w:val="0"/>
          <w:i w:val="0"/>
          <w:sz w:val="24"/>
          <w:szCs w:val="24"/>
        </w:rPr>
        <w:t xml:space="preserve"> within </w:t>
      </w:r>
      <w:r w:rsidR="00D930C3">
        <w:rPr>
          <w:rFonts w:ascii="Times New Roman" w:hAnsi="Times New Roman" w:cs="Times New Roman"/>
        </w:rPr>
        <w:t>reaches</w:t>
      </w:r>
      <w:r w:rsidR="000F51C3">
        <w:rPr>
          <w:rStyle w:val="Heading2Char"/>
          <w:rFonts w:ascii="Times New Roman" w:hAnsi="Times New Roman"/>
          <w:b w:val="0"/>
          <w:i w:val="0"/>
          <w:sz w:val="24"/>
          <w:szCs w:val="24"/>
        </w:rPr>
        <w:t xml:space="preserve">. Upper </w:t>
      </w:r>
      <w:del w:id="512" w:author="jeff houser" w:date="2026-01-26T15:04:00Z" w16du:dateUtc="2026-01-26T21:04:00Z">
        <w:r w:rsidR="00996C54" w:rsidDel="00B228B3">
          <w:rPr>
            <w:rStyle w:val="Heading2Char"/>
            <w:rFonts w:ascii="Times New Roman" w:hAnsi="Times New Roman"/>
            <w:b w:val="0"/>
            <w:i w:val="0"/>
            <w:sz w:val="24"/>
            <w:szCs w:val="24"/>
          </w:rPr>
          <w:delText>Reach</w:delText>
        </w:r>
      </w:del>
      <w:ins w:id="513" w:author="jeff houser" w:date="2026-01-26T15:04:00Z" w16du:dateUtc="2026-01-26T21:04:00Z">
        <w:r w:rsidR="00B228B3">
          <w:rPr>
            <w:rStyle w:val="Heading2Char"/>
            <w:rFonts w:ascii="Times New Roman" w:hAnsi="Times New Roman"/>
            <w:b w:val="0"/>
            <w:i w:val="0"/>
            <w:sz w:val="24"/>
            <w:szCs w:val="24"/>
          </w:rPr>
          <w:t>Pool</w:t>
        </w:r>
      </w:ins>
      <w:r w:rsidR="000F51C3">
        <w:rPr>
          <w:rStyle w:val="Heading2Char"/>
          <w:rFonts w:ascii="Times New Roman" w:hAnsi="Times New Roman"/>
          <w:b w:val="0"/>
          <w:i w:val="0"/>
          <w:sz w:val="24"/>
          <w:szCs w:val="24"/>
        </w:rPr>
        <w:t xml:space="preserve"> 4 and Lower </w:t>
      </w:r>
      <w:del w:id="514" w:author="jeff houser" w:date="2026-01-26T15:04:00Z" w16du:dateUtc="2026-01-26T21:04:00Z">
        <w:r w:rsidR="00996C54" w:rsidDel="00B228B3">
          <w:rPr>
            <w:rStyle w:val="Heading2Char"/>
            <w:rFonts w:ascii="Times New Roman" w:hAnsi="Times New Roman"/>
            <w:b w:val="0"/>
            <w:i w:val="0"/>
            <w:sz w:val="24"/>
            <w:szCs w:val="24"/>
          </w:rPr>
          <w:delText>Reach</w:delText>
        </w:r>
      </w:del>
      <w:ins w:id="515" w:author="jeff houser" w:date="2026-01-26T15:04:00Z" w16du:dateUtc="2026-01-26T21:04:00Z">
        <w:r w:rsidR="00B228B3">
          <w:rPr>
            <w:rStyle w:val="Heading2Char"/>
            <w:rFonts w:ascii="Times New Roman" w:hAnsi="Times New Roman"/>
            <w:b w:val="0"/>
            <w:i w:val="0"/>
            <w:sz w:val="24"/>
            <w:szCs w:val="24"/>
          </w:rPr>
          <w:t>Pool</w:t>
        </w:r>
      </w:ins>
      <w:r w:rsidR="000F51C3">
        <w:rPr>
          <w:rStyle w:val="Heading2Char"/>
          <w:rFonts w:ascii="Times New Roman" w:hAnsi="Times New Roman"/>
          <w:b w:val="0"/>
          <w:i w:val="0"/>
          <w:sz w:val="24"/>
          <w:szCs w:val="24"/>
        </w:rPr>
        <w:t xml:space="preserve"> 4 </w:t>
      </w:r>
      <w:r w:rsidR="00CC259A">
        <w:rPr>
          <w:rStyle w:val="Heading2Char"/>
          <w:rFonts w:ascii="Times New Roman" w:hAnsi="Times New Roman"/>
          <w:b w:val="0"/>
          <w:i w:val="0"/>
          <w:sz w:val="24"/>
          <w:szCs w:val="24"/>
        </w:rPr>
        <w:t>included</w:t>
      </w:r>
      <w:r w:rsidR="000F51C3">
        <w:rPr>
          <w:rStyle w:val="Heading2Char"/>
          <w:rFonts w:ascii="Times New Roman" w:hAnsi="Times New Roman"/>
          <w:b w:val="0"/>
          <w:i w:val="0"/>
          <w:sz w:val="24"/>
          <w:szCs w:val="24"/>
        </w:rPr>
        <w:t xml:space="preserve"> data from all the original sample plots </w:t>
      </w:r>
      <w:ins w:id="516" w:author="Larson, Danelle M" w:date="2026-02-03T10:58:00Z" w16du:dateUtc="2026-02-03T16:58:00Z">
        <w:r w:rsidR="005E6F23">
          <w:rPr>
            <w:rStyle w:val="Heading2Char"/>
            <w:rFonts w:ascii="Times New Roman" w:hAnsi="Times New Roman"/>
            <w:b w:val="0"/>
            <w:i w:val="0"/>
            <w:sz w:val="24"/>
            <w:szCs w:val="24"/>
          </w:rPr>
          <w:t xml:space="preserve">that were vegetated </w:t>
        </w:r>
      </w:ins>
      <w:r w:rsidR="000F51C3">
        <w:rPr>
          <w:rStyle w:val="Heading2Char"/>
          <w:rFonts w:ascii="Times New Roman" w:hAnsi="Times New Roman"/>
          <w:b w:val="0"/>
          <w:i w:val="0"/>
          <w:sz w:val="24"/>
          <w:szCs w:val="24"/>
        </w:rPr>
        <w:t>(</w:t>
      </w:r>
      <w:r w:rsidR="000F51C3" w:rsidRPr="004C0F90">
        <w:rPr>
          <w:rStyle w:val="Heading2Char"/>
          <w:rFonts w:ascii="Times New Roman" w:hAnsi="Times New Roman"/>
          <w:b w:val="0"/>
          <w:iCs/>
          <w:sz w:val="24"/>
          <w:szCs w:val="24"/>
        </w:rPr>
        <w:t>n</w:t>
      </w:r>
      <w:r w:rsidR="000F51C3">
        <w:rPr>
          <w:rStyle w:val="Heading2Char"/>
          <w:rFonts w:ascii="Times New Roman" w:hAnsi="Times New Roman"/>
          <w:b w:val="0"/>
          <w:i w:val="0"/>
          <w:sz w:val="24"/>
          <w:szCs w:val="24"/>
        </w:rPr>
        <w:t>=2</w:t>
      </w:r>
      <w:r w:rsidR="00257E4D">
        <w:rPr>
          <w:rStyle w:val="Heading2Char"/>
          <w:rFonts w:ascii="Times New Roman" w:hAnsi="Times New Roman"/>
          <w:b w:val="0"/>
          <w:i w:val="0"/>
          <w:sz w:val="24"/>
          <w:szCs w:val="24"/>
        </w:rPr>
        <w:t>,</w:t>
      </w:r>
      <w:r w:rsidR="000F51C3">
        <w:rPr>
          <w:rStyle w:val="Heading2Char"/>
          <w:rFonts w:ascii="Times New Roman" w:hAnsi="Times New Roman"/>
          <w:b w:val="0"/>
          <w:i w:val="0"/>
          <w:sz w:val="24"/>
          <w:szCs w:val="24"/>
        </w:rPr>
        <w:t>640 and 2</w:t>
      </w:r>
      <w:r w:rsidR="000353BF">
        <w:rPr>
          <w:rStyle w:val="Heading2Char"/>
          <w:rFonts w:ascii="Times New Roman" w:hAnsi="Times New Roman"/>
          <w:b w:val="0"/>
          <w:i w:val="0"/>
          <w:sz w:val="24"/>
          <w:szCs w:val="24"/>
        </w:rPr>
        <w:t>,</w:t>
      </w:r>
      <w:r w:rsidR="000F51C3">
        <w:rPr>
          <w:rStyle w:val="Heading2Char"/>
          <w:rFonts w:ascii="Times New Roman" w:hAnsi="Times New Roman"/>
          <w:b w:val="0"/>
          <w:i w:val="0"/>
          <w:sz w:val="24"/>
          <w:szCs w:val="24"/>
        </w:rPr>
        <w:t xml:space="preserve">839 plots, respectively). To reduce runtimes for the more intensively sampled </w:t>
      </w:r>
      <w:del w:id="517" w:author="jeff houser" w:date="2026-01-26T15:04:00Z" w16du:dateUtc="2026-01-26T21:04:00Z">
        <w:r w:rsidR="00D930C3" w:rsidDel="00B228B3">
          <w:rPr>
            <w:rStyle w:val="Heading2Char"/>
            <w:rFonts w:ascii="Times New Roman" w:hAnsi="Times New Roman"/>
            <w:b w:val="0"/>
            <w:i w:val="0"/>
            <w:sz w:val="24"/>
            <w:szCs w:val="24"/>
          </w:rPr>
          <w:delText>Reaches</w:delText>
        </w:r>
        <w:r w:rsidR="000F51C3" w:rsidDel="00B228B3">
          <w:rPr>
            <w:rStyle w:val="Heading2Char"/>
            <w:rFonts w:ascii="Times New Roman" w:hAnsi="Times New Roman"/>
            <w:b w:val="0"/>
            <w:i w:val="0"/>
            <w:sz w:val="24"/>
            <w:szCs w:val="24"/>
          </w:rPr>
          <w:delText xml:space="preserve"> </w:delText>
        </w:r>
      </w:del>
      <w:ins w:id="518" w:author="jeff houser" w:date="2026-01-26T15:04:00Z" w16du:dateUtc="2026-01-26T21:04:00Z">
        <w:del w:id="519" w:author="Larson, Danelle M" w:date="2026-02-03T10:58:00Z" w16du:dateUtc="2026-02-03T16:58:00Z">
          <w:r w:rsidR="00B228B3" w:rsidDel="005E6F23">
            <w:rPr>
              <w:rStyle w:val="Heading2Char"/>
              <w:rFonts w:ascii="Times New Roman" w:hAnsi="Times New Roman"/>
              <w:b w:val="0"/>
              <w:i w:val="0"/>
              <w:sz w:val="24"/>
              <w:szCs w:val="24"/>
            </w:rPr>
            <w:delText>p</w:delText>
          </w:r>
        </w:del>
      </w:ins>
      <w:ins w:id="520" w:author="Larson, Danelle M" w:date="2026-02-03T10:58:00Z" w16du:dateUtc="2026-02-03T16:58:00Z">
        <w:r w:rsidR="005E6F23">
          <w:rPr>
            <w:rStyle w:val="Heading2Char"/>
            <w:rFonts w:ascii="Times New Roman" w:hAnsi="Times New Roman"/>
            <w:b w:val="0"/>
            <w:i w:val="0"/>
            <w:sz w:val="24"/>
            <w:szCs w:val="24"/>
          </w:rPr>
          <w:t>P</w:t>
        </w:r>
      </w:ins>
      <w:ins w:id="521" w:author="jeff houser" w:date="2026-01-26T15:04:00Z" w16du:dateUtc="2026-01-26T21:04:00Z">
        <w:r w:rsidR="00B228B3">
          <w:rPr>
            <w:rStyle w:val="Heading2Char"/>
            <w:rFonts w:ascii="Times New Roman" w:hAnsi="Times New Roman"/>
            <w:b w:val="0"/>
            <w:i w:val="0"/>
            <w:sz w:val="24"/>
            <w:szCs w:val="24"/>
          </w:rPr>
          <w:t xml:space="preserve">ools </w:t>
        </w:r>
      </w:ins>
      <w:r w:rsidR="000F51C3">
        <w:rPr>
          <w:rStyle w:val="Heading2Char"/>
          <w:rFonts w:ascii="Times New Roman" w:hAnsi="Times New Roman"/>
          <w:b w:val="0"/>
          <w:i w:val="0"/>
          <w:sz w:val="24"/>
          <w:szCs w:val="24"/>
        </w:rPr>
        <w:t xml:space="preserve">8 and 13, we randomly subsampled the data </w:t>
      </w:r>
      <w:ins w:id="522" w:author="Larson, Danelle M" w:date="2026-01-30T10:59:00Z" w16du:dateUtc="2026-01-30T16:59:00Z">
        <w:r w:rsidR="00B46764">
          <w:rPr>
            <w:rStyle w:val="Heading2Char"/>
            <w:rFonts w:ascii="Times New Roman" w:hAnsi="Times New Roman"/>
            <w:b w:val="0"/>
            <w:i w:val="0"/>
            <w:sz w:val="24"/>
            <w:szCs w:val="24"/>
          </w:rPr>
          <w:t xml:space="preserve">in these two reaches </w:t>
        </w:r>
      </w:ins>
      <w:r w:rsidR="000F51C3">
        <w:rPr>
          <w:rStyle w:val="Heading2Char"/>
          <w:rFonts w:ascii="Times New Roman" w:hAnsi="Times New Roman"/>
          <w:b w:val="0"/>
          <w:i w:val="0"/>
          <w:sz w:val="24"/>
          <w:szCs w:val="24"/>
        </w:rPr>
        <w:t xml:space="preserve">to include a total of </w:t>
      </w:r>
      <w:r w:rsidR="00550884">
        <w:rPr>
          <w:rStyle w:val="Heading2Char"/>
          <w:rFonts w:ascii="Times New Roman" w:hAnsi="Times New Roman"/>
          <w:b w:val="0"/>
          <w:i w:val="0"/>
          <w:sz w:val="24"/>
          <w:szCs w:val="24"/>
        </w:rPr>
        <w:t>5</w:t>
      </w:r>
      <w:r w:rsidR="000353BF">
        <w:rPr>
          <w:rStyle w:val="Heading2Char"/>
          <w:rFonts w:ascii="Times New Roman" w:hAnsi="Times New Roman"/>
          <w:b w:val="0"/>
          <w:i w:val="0"/>
          <w:sz w:val="24"/>
          <w:szCs w:val="24"/>
        </w:rPr>
        <w:t>,</w:t>
      </w:r>
      <w:r w:rsidR="000F51C3">
        <w:rPr>
          <w:rStyle w:val="Heading2Char"/>
          <w:rFonts w:ascii="Times New Roman" w:hAnsi="Times New Roman"/>
          <w:b w:val="0"/>
          <w:i w:val="0"/>
          <w:sz w:val="24"/>
          <w:szCs w:val="24"/>
        </w:rPr>
        <w:t xml:space="preserve">000 plots in each. </w:t>
      </w:r>
      <w:r w:rsidR="009231A1" w:rsidRPr="00EF10D0">
        <w:rPr>
          <w:rFonts w:ascii="Times New Roman" w:eastAsia="MS Gothic" w:hAnsi="Times New Roman" w:cs="Times New Roman"/>
        </w:rPr>
        <w:t xml:space="preserve">We fit full HMSC models for each </w:t>
      </w:r>
      <w:r w:rsidR="00996C54">
        <w:rPr>
          <w:rFonts w:ascii="Times New Roman" w:hAnsi="Times New Roman" w:cs="Times New Roman"/>
        </w:rPr>
        <w:t>reach</w:t>
      </w:r>
      <w:r w:rsidR="009231A1" w:rsidRPr="00EF10D0">
        <w:rPr>
          <w:rFonts w:ascii="Times New Roman" w:eastAsia="MS Gothic" w:hAnsi="Times New Roman" w:cs="Times New Roman"/>
        </w:rPr>
        <w:t xml:space="preserve"> with the package </w:t>
      </w:r>
      <w:r w:rsidR="009231A1" w:rsidRPr="00572200">
        <w:rPr>
          <w:rFonts w:ascii="Times New Roman" w:eastAsia="MS Gothic" w:hAnsi="Times New Roman" w:cs="Times New Roman"/>
          <w:i/>
          <w:iCs/>
        </w:rPr>
        <w:t>Hmsc</w:t>
      </w:r>
      <w:r w:rsidR="009231A1" w:rsidRPr="00EF10D0">
        <w:rPr>
          <w:rFonts w:ascii="Times New Roman" w:eastAsia="MS Gothic" w:hAnsi="Times New Roman" w:cs="Times New Roman"/>
        </w:rPr>
        <w:t xml:space="preserve"> 3.0.11 (Tikhonov et al. 2020</w:t>
      </w:r>
      <w:del w:id="523" w:author="Larson, Danelle M" w:date="2026-02-03T10:59:00Z" w16du:dateUtc="2026-02-03T16:59:00Z">
        <w:r w:rsidR="009231A1" w:rsidRPr="00EF10D0" w:rsidDel="004B6A1F">
          <w:rPr>
            <w:rFonts w:ascii="Times New Roman" w:eastAsia="MS Gothic" w:hAnsi="Times New Roman" w:cs="Times New Roman"/>
          </w:rPr>
          <w:delText>a</w:delText>
        </w:r>
      </w:del>
      <w:r w:rsidR="009231A1" w:rsidRPr="00EF10D0">
        <w:rPr>
          <w:rFonts w:ascii="Times New Roman" w:eastAsia="MS Gothic" w:hAnsi="Times New Roman" w:cs="Times New Roman"/>
        </w:rPr>
        <w:t xml:space="preserve">) in R </w:t>
      </w:r>
      <w:r w:rsidR="00E91717">
        <w:rPr>
          <w:rFonts w:ascii="Times New Roman" w:eastAsia="MS Gothic" w:hAnsi="Times New Roman" w:cs="Times New Roman"/>
        </w:rPr>
        <w:t>4.4.1</w:t>
      </w:r>
      <w:r w:rsidR="009231A1" w:rsidRPr="00EF10D0">
        <w:rPr>
          <w:rFonts w:ascii="Times New Roman" w:eastAsia="MS Gothic" w:hAnsi="Times New Roman" w:cs="Times New Roman"/>
        </w:rPr>
        <w:t xml:space="preserve"> </w:t>
      </w:r>
      <w:r w:rsidR="009231A1" w:rsidRPr="00EF10D0">
        <w:rPr>
          <w:rFonts w:ascii="Times New Roman" w:eastAsia="MS Gothic" w:hAnsi="Times New Roman" w:cs="Times New Roman"/>
        </w:rPr>
        <w:fldChar w:fldCharType="begin" w:fldLock="1"/>
      </w:r>
      <w:r w:rsidR="00A27BE5">
        <w:rPr>
          <w:rFonts w:ascii="Times New Roman" w:eastAsia="MS Gothic" w:hAnsi="Times New Roman" w:cs="Times New Roman"/>
        </w:rPr>
        <w:instrText xml:space="preserve"> ADDIN ZOTERO_ITEM CSL_CITATION {"citationID":"BVqk2gmJ","properties":{"formattedCitation":"(R Core Team, 2024)","plainCitation":"(R Core Team, 2024)","noteIndex":0},"citationItems":[{"id":4195,"uris":["http://www.mendeley.com/documents/?uuid=efe03860-b81c-3e81-84fe-17b70b763115","http://zotero.org/users/13640977/items/WGVRCESU"],"itemData":{"id":4195,"type":"software","event-place":"Vienna","publisher":"R Foundation for Statistical Computing","publisher-place":"Vienna","title":"R: A Language and Environment for Statistical Computing","author":[{"literal":"R Core Team"}],"issued":{"date-parts":[["2024"]]},"citation-key":"rcoreteamLanguageEnvironmentStatistical2024"}}],"schema":"https://github.com/citation-style-language/schema/raw/master/csl-citation.json"} </w:instrText>
      </w:r>
      <w:r w:rsidR="009231A1" w:rsidRPr="00EF10D0">
        <w:rPr>
          <w:rFonts w:ascii="Times New Roman" w:eastAsia="MS Gothic" w:hAnsi="Times New Roman" w:cs="Times New Roman"/>
        </w:rPr>
        <w:fldChar w:fldCharType="separate"/>
      </w:r>
      <w:r w:rsidR="009548D9" w:rsidRPr="009548D9">
        <w:rPr>
          <w:rFonts w:ascii="Times New Roman" w:hAnsi="Times New Roman" w:cs="Times New Roman"/>
        </w:rPr>
        <w:t>(R Core Team</w:t>
      </w:r>
      <w:del w:id="524" w:author="Larson, Danelle M" w:date="2026-02-03T10:58:00Z" w16du:dateUtc="2026-02-03T16:58:00Z">
        <w:r w:rsidR="009548D9" w:rsidRPr="009548D9" w:rsidDel="00405065">
          <w:rPr>
            <w:rFonts w:ascii="Times New Roman" w:hAnsi="Times New Roman" w:cs="Times New Roman"/>
          </w:rPr>
          <w:delText>,</w:delText>
        </w:r>
      </w:del>
      <w:r w:rsidR="009548D9" w:rsidRPr="009548D9">
        <w:rPr>
          <w:rFonts w:ascii="Times New Roman" w:hAnsi="Times New Roman" w:cs="Times New Roman"/>
        </w:rPr>
        <w:t xml:space="preserve"> 2024)</w:t>
      </w:r>
      <w:r w:rsidR="009231A1" w:rsidRPr="00EF10D0">
        <w:rPr>
          <w:rFonts w:ascii="Times New Roman" w:eastAsia="MS Gothic" w:hAnsi="Times New Roman" w:cs="Times New Roman"/>
        </w:rPr>
        <w:fldChar w:fldCharType="end"/>
      </w:r>
      <w:r w:rsidR="009231A1" w:rsidRPr="00EF10D0">
        <w:rPr>
          <w:rFonts w:ascii="Times New Roman" w:eastAsia="MS Gothic" w:hAnsi="Times New Roman" w:cs="Times New Roman"/>
        </w:rPr>
        <w:t xml:space="preserve">. </w:t>
      </w:r>
      <w:r w:rsidR="00057964" w:rsidRPr="00EF10D0">
        <w:rPr>
          <w:rFonts w:ascii="Times New Roman" w:eastAsia="TimesNewRomanPSMT" w:hAnsi="Times New Roman" w:cs="Times New Roman"/>
          <w:lang w:eastAsia="en-GB"/>
        </w:rPr>
        <w:t xml:space="preserve">We </w:t>
      </w:r>
      <w:r w:rsidR="00057964">
        <w:rPr>
          <w:rFonts w:ascii="Times New Roman" w:eastAsia="TimesNewRomanPSMT" w:hAnsi="Times New Roman" w:cs="Times New Roman"/>
          <w:lang w:eastAsia="en-GB"/>
        </w:rPr>
        <w:t xml:space="preserve">fit </w:t>
      </w:r>
      <w:r w:rsidR="00057964" w:rsidRPr="00EF10D0">
        <w:rPr>
          <w:rFonts w:ascii="Times New Roman" w:eastAsia="TimesNewRomanPSMT" w:hAnsi="Times New Roman" w:cs="Times New Roman"/>
          <w:lang w:eastAsia="en-GB"/>
        </w:rPr>
        <w:t>probit regression model</w:t>
      </w:r>
      <w:r w:rsidR="006643EA">
        <w:rPr>
          <w:rFonts w:ascii="Times New Roman" w:eastAsia="TimesNewRomanPSMT" w:hAnsi="Times New Roman" w:cs="Times New Roman"/>
          <w:lang w:eastAsia="en-GB"/>
        </w:rPr>
        <w:t>s</w:t>
      </w:r>
      <w:del w:id="525" w:author="Larson, Danelle M" w:date="2026-01-30T10:59:00Z" w16du:dateUtc="2026-01-30T16:59:00Z">
        <w:r w:rsidR="000F6B23" w:rsidDel="002E3DE4">
          <w:rPr>
            <w:rFonts w:ascii="Times New Roman" w:eastAsia="TimesNewRomanPSMT" w:hAnsi="Times New Roman" w:cs="Times New Roman"/>
            <w:lang w:eastAsia="en-GB"/>
          </w:rPr>
          <w:delText xml:space="preserve">, which </w:delText>
        </w:r>
        <w:r w:rsidR="00C9537D" w:rsidDel="002E3DE4">
          <w:rPr>
            <w:rFonts w:ascii="Times New Roman" w:eastAsia="TimesNewRomanPSMT" w:hAnsi="Times New Roman" w:cs="Times New Roman"/>
            <w:lang w:eastAsia="en-GB"/>
          </w:rPr>
          <w:delText>are</w:delText>
        </w:r>
      </w:del>
      <w:ins w:id="526" w:author="Larson, Danelle M" w:date="2026-01-30T10:59:00Z" w16du:dateUtc="2026-01-30T16:59:00Z">
        <w:r w:rsidR="002E3DE4">
          <w:rPr>
            <w:rFonts w:ascii="Times New Roman" w:eastAsia="TimesNewRomanPSMT" w:hAnsi="Times New Roman" w:cs="Times New Roman"/>
            <w:lang w:eastAsia="en-GB"/>
          </w:rPr>
          <w:t xml:space="preserve"> and</w:t>
        </w:r>
      </w:ins>
      <w:r w:rsidR="00465D44">
        <w:rPr>
          <w:rFonts w:ascii="Times New Roman" w:eastAsia="TimesNewRomanPSMT" w:hAnsi="Times New Roman" w:cs="Times New Roman"/>
          <w:lang w:eastAsia="en-GB"/>
        </w:rPr>
        <w:t xml:space="preserve"> </w:t>
      </w:r>
      <w:r w:rsidR="00057964">
        <w:rPr>
          <w:rFonts w:ascii="Times New Roman" w:eastAsia="TimesNewRomanPSMT" w:hAnsi="Times New Roman" w:cs="Times New Roman"/>
          <w:lang w:eastAsia="en-GB"/>
        </w:rPr>
        <w:t>a</w:t>
      </w:r>
      <w:r w:rsidR="00465D44">
        <w:rPr>
          <w:rFonts w:ascii="Times New Roman" w:eastAsia="TimesNewRomanPSMT" w:hAnsi="Times New Roman" w:cs="Times New Roman"/>
          <w:lang w:eastAsia="en-GB"/>
        </w:rPr>
        <w:t xml:space="preserve"> binary indicator of species-specific detection</w:t>
      </w:r>
      <w:r w:rsidR="00057964">
        <w:rPr>
          <w:rFonts w:ascii="Times New Roman" w:eastAsia="TimesNewRomanPSMT" w:hAnsi="Times New Roman" w:cs="Times New Roman"/>
          <w:lang w:eastAsia="en-GB"/>
        </w:rPr>
        <w:t xml:space="preserve"> at the plot-level</w:t>
      </w:r>
      <w:r w:rsidR="00465D44">
        <w:rPr>
          <w:rFonts w:ascii="Times New Roman" w:eastAsia="TimesNewRomanPSMT" w:hAnsi="Times New Roman" w:cs="Times New Roman"/>
          <w:lang w:eastAsia="en-GB"/>
        </w:rPr>
        <w:t xml:space="preserve">. </w:t>
      </w:r>
      <w:r w:rsidR="009231A1" w:rsidRPr="00EF10D0">
        <w:rPr>
          <w:rStyle w:val="Heading2Char"/>
          <w:rFonts w:ascii="Times New Roman" w:hAnsi="Times New Roman"/>
          <w:b w:val="0"/>
          <w:i w:val="0"/>
          <w:sz w:val="24"/>
          <w:szCs w:val="24"/>
        </w:rPr>
        <w:t xml:space="preserve">We excluded rare species with &lt;20 occurrences, </w:t>
      </w:r>
      <w:r w:rsidR="00034119">
        <w:rPr>
          <w:rStyle w:val="Heading2Char"/>
          <w:rFonts w:ascii="Times New Roman" w:hAnsi="Times New Roman"/>
          <w:b w:val="0"/>
          <w:i w:val="0"/>
          <w:sz w:val="24"/>
          <w:szCs w:val="24"/>
        </w:rPr>
        <w:t>retaining</w:t>
      </w:r>
      <w:r w:rsidR="009231A1" w:rsidRPr="00EF10D0">
        <w:rPr>
          <w:rStyle w:val="Heading2Char"/>
          <w:rFonts w:ascii="Times New Roman" w:hAnsi="Times New Roman"/>
          <w:b w:val="0"/>
          <w:i w:val="0"/>
          <w:sz w:val="24"/>
          <w:szCs w:val="24"/>
        </w:rPr>
        <w:t xml:space="preserve"> a total of 16–</w:t>
      </w:r>
      <w:r w:rsidR="00832B05">
        <w:rPr>
          <w:rStyle w:val="Heading2Char"/>
          <w:rFonts w:ascii="Times New Roman" w:hAnsi="Times New Roman"/>
          <w:b w:val="0"/>
          <w:i w:val="0"/>
          <w:sz w:val="24"/>
          <w:szCs w:val="24"/>
        </w:rPr>
        <w:t>32</w:t>
      </w:r>
      <w:r w:rsidR="009231A1" w:rsidRPr="00EF10D0">
        <w:rPr>
          <w:rStyle w:val="Heading2Char"/>
          <w:rFonts w:ascii="Times New Roman" w:hAnsi="Times New Roman"/>
          <w:b w:val="0"/>
          <w:i w:val="0"/>
          <w:sz w:val="24"/>
          <w:szCs w:val="24"/>
        </w:rPr>
        <w:t xml:space="preserve"> species per </w:t>
      </w:r>
      <w:r w:rsidR="00996C54">
        <w:rPr>
          <w:rFonts w:ascii="Times New Roman" w:hAnsi="Times New Roman" w:cs="Times New Roman"/>
        </w:rPr>
        <w:t>reach</w:t>
      </w:r>
      <w:r w:rsidR="009231A1">
        <w:rPr>
          <w:rStyle w:val="Heading2Char"/>
          <w:rFonts w:ascii="Times New Roman" w:hAnsi="Times New Roman"/>
          <w:b w:val="0"/>
          <w:i w:val="0"/>
          <w:sz w:val="24"/>
          <w:szCs w:val="24"/>
        </w:rPr>
        <w:t>.</w:t>
      </w:r>
    </w:p>
    <w:p w14:paraId="0AEF1E53" w14:textId="5EC3259F" w:rsidR="00D10EF8" w:rsidRPr="00882BB1" w:rsidRDefault="00533C1B" w:rsidP="00882BB1">
      <w:pPr>
        <w:spacing w:line="480" w:lineRule="auto"/>
        <w:ind w:firstLine="720"/>
        <w:rPr>
          <w:rStyle w:val="Heading2Char"/>
          <w:rFonts w:ascii="Times New Roman" w:hAnsi="Times New Roman"/>
          <w:b w:val="0"/>
          <w:i w:val="0"/>
          <w:sz w:val="24"/>
          <w:szCs w:val="24"/>
        </w:rPr>
      </w:pPr>
      <w:r>
        <w:rPr>
          <w:rFonts w:ascii="Times New Roman" w:eastAsia="MS Gothic" w:hAnsi="Times New Roman" w:cs="Times New Roman"/>
        </w:rPr>
        <w:t>The four models included fixed and random effects. The fixed effects were the nine environmental covariates (</w:t>
      </w:r>
      <w:r w:rsidRPr="00AE79BD">
        <w:rPr>
          <w:rFonts w:ascii="Times New Roman" w:eastAsia="MS Gothic" w:hAnsi="Times New Roman" w:cs="Times New Roman"/>
        </w:rPr>
        <w:t xml:space="preserve">Table 1) </w:t>
      </w:r>
      <w:del w:id="527" w:author="Larson, Danelle M" w:date="2026-02-02T09:36:00Z" w16du:dateUtc="2026-02-02T15:36:00Z">
        <w:r w:rsidR="00A72431" w:rsidDel="00C666DE">
          <w:rPr>
            <w:rFonts w:ascii="Times New Roman" w:eastAsia="MS Gothic" w:hAnsi="Times New Roman" w:cs="Times New Roman"/>
          </w:rPr>
          <w:delText>that were</w:delText>
        </w:r>
      </w:del>
      <w:ins w:id="528" w:author="Larson, Danelle M" w:date="2026-02-02T09:36:00Z" w16du:dateUtc="2026-02-02T15:36:00Z">
        <w:r w:rsidR="00C666DE">
          <w:rPr>
            <w:rFonts w:ascii="Times New Roman" w:eastAsia="MS Gothic" w:hAnsi="Times New Roman" w:cs="Times New Roman"/>
          </w:rPr>
          <w:t>each</w:t>
        </w:r>
      </w:ins>
      <w:r w:rsidR="00AE79BD" w:rsidRPr="00AD799C">
        <w:rPr>
          <w:rFonts w:ascii="Times New Roman" w:eastAsia="MS Gothic" w:hAnsi="Times New Roman" w:cs="Times New Roman"/>
        </w:rPr>
        <w:t xml:space="preserve"> divided into </w:t>
      </w:r>
      <w:r w:rsidR="007833D9">
        <w:rPr>
          <w:rFonts w:ascii="Times New Roman" w:eastAsia="MS Gothic" w:hAnsi="Times New Roman" w:cs="Times New Roman"/>
        </w:rPr>
        <w:t>two</w:t>
      </w:r>
      <w:r w:rsidR="00AE79BD" w:rsidRPr="00AD799C">
        <w:rPr>
          <w:rFonts w:ascii="Times New Roman" w:eastAsia="MS Gothic" w:hAnsi="Times New Roman" w:cs="Times New Roman"/>
        </w:rPr>
        <w:t xml:space="preserve"> components of variability: </w:t>
      </w:r>
      <w:r w:rsidR="00AE79BD" w:rsidRPr="001B31BD">
        <w:rPr>
          <w:rFonts w:ascii="Times New Roman" w:eastAsia="MS Gothic" w:hAnsi="Times New Roman" w:cs="Times New Roman"/>
        </w:rPr>
        <w:t>temporal (as annual means)</w:t>
      </w:r>
      <w:r w:rsidR="007833D9" w:rsidRPr="001B31BD">
        <w:rPr>
          <w:rFonts w:ascii="Times New Roman" w:eastAsia="MS Gothic" w:hAnsi="Times New Roman" w:cs="Times New Roman"/>
        </w:rPr>
        <w:t xml:space="preserve"> and </w:t>
      </w:r>
      <w:del w:id="529" w:author="Larson, Danelle M" w:date="2026-02-03T10:59:00Z" w16du:dateUtc="2026-02-03T16:59:00Z">
        <w:r w:rsidR="00AE79BD" w:rsidRPr="001B31BD" w:rsidDel="004B6A1F">
          <w:rPr>
            <w:rFonts w:ascii="Times New Roman" w:eastAsia="MS Gothic" w:hAnsi="Times New Roman" w:cs="Times New Roman"/>
          </w:rPr>
          <w:delText>spati</w:delText>
        </w:r>
        <w:r w:rsidR="00C9537D" w:rsidDel="004B6A1F">
          <w:rPr>
            <w:rFonts w:ascii="Times New Roman" w:eastAsia="MS Gothic" w:hAnsi="Times New Roman" w:cs="Times New Roman"/>
          </w:rPr>
          <w:delText>otemporal</w:delText>
        </w:r>
        <w:r w:rsidR="00AE79BD" w:rsidRPr="001B31BD" w:rsidDel="004B6A1F">
          <w:rPr>
            <w:rFonts w:ascii="Times New Roman" w:eastAsia="MS Gothic" w:hAnsi="Times New Roman" w:cs="Times New Roman"/>
          </w:rPr>
          <w:delText xml:space="preserve"> </w:delText>
        </w:r>
      </w:del>
      <w:ins w:id="530" w:author="Larson, Danelle M" w:date="2026-02-03T10:59:00Z" w16du:dateUtc="2026-02-03T16:59:00Z">
        <w:r w:rsidR="004B6A1F" w:rsidRPr="001B31BD">
          <w:rPr>
            <w:rFonts w:ascii="Times New Roman" w:eastAsia="MS Gothic" w:hAnsi="Times New Roman" w:cs="Times New Roman"/>
          </w:rPr>
          <w:t>spati</w:t>
        </w:r>
        <w:r w:rsidR="004B6A1F">
          <w:rPr>
            <w:rFonts w:ascii="Times New Roman" w:eastAsia="MS Gothic" w:hAnsi="Times New Roman" w:cs="Times New Roman"/>
          </w:rPr>
          <w:t>al</w:t>
        </w:r>
        <w:r w:rsidR="004B6A1F" w:rsidRPr="001B31BD">
          <w:rPr>
            <w:rFonts w:ascii="Times New Roman" w:eastAsia="MS Gothic" w:hAnsi="Times New Roman" w:cs="Times New Roman"/>
          </w:rPr>
          <w:t xml:space="preserve"> </w:t>
        </w:r>
      </w:ins>
      <w:r w:rsidR="00AE79BD" w:rsidRPr="001B31BD">
        <w:rPr>
          <w:rFonts w:ascii="Times New Roman" w:eastAsia="MS Gothic" w:hAnsi="Times New Roman" w:cs="Times New Roman"/>
        </w:rPr>
        <w:t>(as annual residuals).</w:t>
      </w:r>
      <w:r w:rsidR="00AE79BD" w:rsidRPr="009009A6">
        <w:rPr>
          <w:rFonts w:ascii="Times New Roman" w:eastAsia="MS Gothic" w:hAnsi="Times New Roman" w:cs="Times New Roman"/>
        </w:rPr>
        <w:t xml:space="preserve"> </w:t>
      </w:r>
      <w:r w:rsidR="001E3A6C">
        <w:rPr>
          <w:rFonts w:ascii="Times New Roman" w:eastAsia="MS Gothic" w:hAnsi="Times New Roman" w:cs="Times New Roman"/>
        </w:rPr>
        <w:t>To avoid overfitting, w</w:t>
      </w:r>
      <w:r w:rsidR="00832B52" w:rsidRPr="009009A6">
        <w:rPr>
          <w:rFonts w:ascii="Times New Roman" w:eastAsia="MS Gothic" w:hAnsi="Times New Roman" w:cs="Times New Roman"/>
        </w:rPr>
        <w:t>e did not include</w:t>
      </w:r>
      <w:r w:rsidR="00832B52">
        <w:rPr>
          <w:rFonts w:ascii="Times New Roman" w:eastAsia="MS Gothic" w:hAnsi="Times New Roman" w:cs="Times New Roman"/>
        </w:rPr>
        <w:t xml:space="preserve"> second order polynomial terms</w:t>
      </w:r>
      <w:r w:rsidR="001E3A6C">
        <w:rPr>
          <w:rFonts w:ascii="Times New Roman" w:eastAsia="MS Gothic" w:hAnsi="Times New Roman" w:cs="Times New Roman"/>
        </w:rPr>
        <w:t>.</w:t>
      </w:r>
      <w:r w:rsidR="006B1295">
        <w:rPr>
          <w:rFonts w:ascii="Times New Roman" w:eastAsia="MS Gothic" w:hAnsi="Times New Roman" w:cs="Times New Roman"/>
        </w:rPr>
        <w:t xml:space="preserve"> </w:t>
      </w:r>
      <w:r w:rsidR="0017747E">
        <w:rPr>
          <w:rFonts w:ascii="Times New Roman" w:eastAsia="MS Gothic" w:hAnsi="Times New Roman" w:cs="Times New Roman"/>
        </w:rPr>
        <w:t xml:space="preserve">The </w:t>
      </w:r>
      <w:r w:rsidR="009B7F41">
        <w:rPr>
          <w:rFonts w:ascii="Times New Roman" w:eastAsia="MS Gothic" w:hAnsi="Times New Roman" w:cs="Times New Roman"/>
        </w:rPr>
        <w:t>total nitrogen and phosphorus</w:t>
      </w:r>
      <w:r w:rsidR="00E00F83">
        <w:rPr>
          <w:rFonts w:ascii="Times New Roman" w:eastAsia="MS Gothic" w:hAnsi="Times New Roman" w:cs="Times New Roman"/>
        </w:rPr>
        <w:t xml:space="preserve"> </w:t>
      </w:r>
      <w:r w:rsidR="00D10EF8">
        <w:rPr>
          <w:rFonts w:ascii="Times New Roman" w:eastAsia="MS Gothic" w:hAnsi="Times New Roman" w:cs="Times New Roman"/>
        </w:rPr>
        <w:t>concentrations were</w:t>
      </w:r>
      <w:r w:rsidR="00413003">
        <w:rPr>
          <w:rFonts w:ascii="Times New Roman" w:eastAsia="MS Gothic" w:hAnsi="Times New Roman" w:cs="Times New Roman"/>
        </w:rPr>
        <w:t xml:space="preserve"> </w:t>
      </w:r>
      <w:r w:rsidR="00D10EF8">
        <w:rPr>
          <w:rFonts w:ascii="Times New Roman" w:eastAsia="MS Gothic" w:hAnsi="Times New Roman" w:cs="Times New Roman"/>
        </w:rPr>
        <w:t>log-transformed</w:t>
      </w:r>
      <w:r w:rsidR="00310426">
        <w:rPr>
          <w:rFonts w:ascii="Times New Roman" w:eastAsia="MS Gothic" w:hAnsi="Times New Roman" w:cs="Times New Roman"/>
        </w:rPr>
        <w:t xml:space="preserve"> </w:t>
      </w:r>
      <w:r w:rsidR="009B7F41">
        <w:rPr>
          <w:rFonts w:ascii="Times New Roman" w:eastAsia="MS Gothic" w:hAnsi="Times New Roman" w:cs="Times New Roman"/>
        </w:rPr>
        <w:t>(</w:t>
      </w:r>
      <w:r w:rsidR="00C9537D">
        <w:rPr>
          <w:rFonts w:ascii="Times New Roman" w:eastAsia="MS Gothic" w:hAnsi="Times New Roman" w:cs="Times New Roman"/>
        </w:rPr>
        <w:t xml:space="preserve">hereafter </w:t>
      </w:r>
      <w:ins w:id="531" w:author="Larson, Danelle M" w:date="2026-02-02T12:20:00Z" w16du:dateUtc="2026-02-02T18:20:00Z">
        <w:r w:rsidR="00052BE8">
          <w:rPr>
            <w:rFonts w:ascii="Times New Roman" w:eastAsia="MS Gothic" w:hAnsi="Times New Roman" w:cs="Times New Roman"/>
          </w:rPr>
          <w:t xml:space="preserve">the covariates are </w:t>
        </w:r>
      </w:ins>
      <w:r w:rsidR="009B7F41">
        <w:rPr>
          <w:rFonts w:ascii="Times New Roman" w:eastAsia="MS Gothic" w:hAnsi="Times New Roman" w:cs="Times New Roman"/>
        </w:rPr>
        <w:t xml:space="preserve">named logN and logP) </w:t>
      </w:r>
      <w:r w:rsidR="00310426">
        <w:rPr>
          <w:rFonts w:ascii="Times New Roman" w:eastAsia="MS Gothic" w:hAnsi="Times New Roman" w:cs="Times New Roman"/>
        </w:rPr>
        <w:t xml:space="preserve">prior to </w:t>
      </w:r>
      <w:r w:rsidR="00C82021">
        <w:rPr>
          <w:rFonts w:ascii="Times New Roman" w:eastAsia="MS Gothic" w:hAnsi="Times New Roman" w:cs="Times New Roman"/>
        </w:rPr>
        <w:t>modelling because</w:t>
      </w:r>
      <w:r w:rsidR="00D10EF8">
        <w:rPr>
          <w:rFonts w:ascii="Times New Roman" w:eastAsia="MS Gothic" w:hAnsi="Times New Roman" w:cs="Times New Roman"/>
        </w:rPr>
        <w:t xml:space="preserve"> taxa are likely to respond more strongly to a unit increase in nutrients when concentrations are low than when high. </w:t>
      </w:r>
      <w:r w:rsidR="00D10EF8" w:rsidRPr="00421E8A">
        <w:rPr>
          <w:rFonts w:ascii="Times New Roman" w:eastAsia="MS Gothic" w:hAnsi="Times New Roman" w:cs="Times New Roman"/>
        </w:rPr>
        <w:t xml:space="preserve">The </w:t>
      </w:r>
      <w:r w:rsidR="009828E8">
        <w:rPr>
          <w:rFonts w:ascii="Times New Roman" w:eastAsia="MS Gothic" w:hAnsi="Times New Roman" w:cs="Times New Roman"/>
        </w:rPr>
        <w:t xml:space="preserve">three </w:t>
      </w:r>
      <w:r w:rsidR="00D10EF8" w:rsidRPr="00421E8A">
        <w:rPr>
          <w:rFonts w:ascii="Times New Roman" w:eastAsia="MS Gothic" w:hAnsi="Times New Roman" w:cs="Times New Roman"/>
        </w:rPr>
        <w:t xml:space="preserve">random effects </w:t>
      </w:r>
      <w:r w:rsidR="0046696B">
        <w:rPr>
          <w:rFonts w:ascii="Times New Roman" w:eastAsia="MS Gothic" w:hAnsi="Times New Roman" w:cs="Times New Roman"/>
        </w:rPr>
        <w:t>represent</w:t>
      </w:r>
      <w:r w:rsidR="007E1968">
        <w:rPr>
          <w:rFonts w:ascii="Times New Roman" w:eastAsia="MS Gothic" w:hAnsi="Times New Roman" w:cs="Times New Roman"/>
        </w:rPr>
        <w:t xml:space="preserve"> </w:t>
      </w:r>
      <w:commentRangeStart w:id="532"/>
      <w:ins w:id="533" w:author="jeff houser" w:date="2026-01-26T15:06:00Z" w16du:dateUtc="2026-01-26T21:06:00Z">
        <w:del w:id="534" w:author="Larson, Danelle M" w:date="2026-01-30T11:01:00Z" w16du:dateUtc="2026-01-30T17:01:00Z">
          <w:r w:rsidR="00045C89" w:rsidDel="00DB2FDB">
            <w:rPr>
              <w:rFonts w:ascii="Times New Roman" w:eastAsia="MS Gothic" w:hAnsi="Times New Roman" w:cs="Times New Roman"/>
            </w:rPr>
            <w:delText xml:space="preserve">vegetation </w:delText>
          </w:r>
        </w:del>
      </w:ins>
      <w:r w:rsidR="00D10EF8">
        <w:rPr>
          <w:rFonts w:ascii="Times New Roman" w:eastAsia="MS Gothic" w:hAnsi="Times New Roman" w:cs="Times New Roman"/>
        </w:rPr>
        <w:t xml:space="preserve">plot, </w:t>
      </w:r>
      <w:ins w:id="535" w:author="jeff houser" w:date="2026-01-26T15:06:00Z" w16du:dateUtc="2026-01-26T21:06:00Z">
        <w:del w:id="536" w:author="Larson, Danelle M" w:date="2026-01-30T11:01:00Z" w16du:dateUtc="2026-01-30T17:01:00Z">
          <w:r w:rsidR="00045C89" w:rsidDel="00DB2FDB">
            <w:rPr>
              <w:rFonts w:ascii="Times New Roman" w:eastAsia="MS Gothic" w:hAnsi="Times New Roman" w:cs="Times New Roman"/>
            </w:rPr>
            <w:delText xml:space="preserve">vegetation </w:delText>
          </w:r>
        </w:del>
      </w:ins>
      <w:r w:rsidR="00D10EF8" w:rsidRPr="00421E8A">
        <w:rPr>
          <w:rFonts w:ascii="Times New Roman" w:eastAsia="MS Gothic" w:hAnsi="Times New Roman" w:cs="Times New Roman"/>
        </w:rPr>
        <w:t>stratum</w:t>
      </w:r>
      <w:commentRangeEnd w:id="532"/>
      <w:r w:rsidR="00DC2EF8">
        <w:rPr>
          <w:rStyle w:val="CommentReference"/>
          <w:rFonts w:ascii="Times New Roman" w:eastAsia="Times New Roman" w:hAnsi="Times New Roman" w:cs="Times New Roman"/>
        </w:rPr>
        <w:commentReference w:id="532"/>
      </w:r>
      <w:r w:rsidR="00D10EF8" w:rsidRPr="00421E8A">
        <w:rPr>
          <w:rFonts w:ascii="Times New Roman" w:eastAsia="MS Gothic" w:hAnsi="Times New Roman" w:cs="Times New Roman"/>
        </w:rPr>
        <w:t>,</w:t>
      </w:r>
      <w:r w:rsidR="009828E8">
        <w:rPr>
          <w:rFonts w:ascii="Times New Roman" w:eastAsia="MS Gothic" w:hAnsi="Times New Roman" w:cs="Times New Roman"/>
        </w:rPr>
        <w:t xml:space="preserve"> and</w:t>
      </w:r>
      <w:r w:rsidR="00D10EF8" w:rsidRPr="00421E8A">
        <w:rPr>
          <w:rFonts w:ascii="Times New Roman" w:eastAsia="MS Gothic" w:hAnsi="Times New Roman" w:cs="Times New Roman"/>
        </w:rPr>
        <w:t xml:space="preserve"> year</w:t>
      </w:r>
      <w:r w:rsidR="00FB5EC6">
        <w:rPr>
          <w:rFonts w:ascii="Times New Roman" w:eastAsia="MS Gothic" w:hAnsi="Times New Roman" w:cs="Times New Roman"/>
        </w:rPr>
        <w:t xml:space="preserve"> (temporally structured</w:t>
      </w:r>
      <w:r w:rsidR="00BE2C77">
        <w:rPr>
          <w:rFonts w:ascii="Times New Roman" w:eastAsia="MS Gothic" w:hAnsi="Times New Roman" w:cs="Times New Roman"/>
        </w:rPr>
        <w:t>).</w:t>
      </w:r>
      <w:r w:rsidR="00BE2C77" w:rsidRPr="00421E8A">
        <w:rPr>
          <w:rFonts w:ascii="Times New Roman" w:eastAsia="MS Gothic" w:hAnsi="Times New Roman" w:cs="Times New Roman"/>
        </w:rPr>
        <w:t xml:space="preserve"> </w:t>
      </w:r>
      <w:r w:rsidR="00D10EF8">
        <w:rPr>
          <w:rFonts w:ascii="Times New Roman" w:hAnsi="Times New Roman" w:cs="Times New Roman"/>
          <w:lang w:val="en-GB"/>
        </w:rPr>
        <w:t xml:space="preserve">Preliminary analyses did not find support for community-level spatial autocorrelation in any </w:t>
      </w:r>
      <w:r w:rsidR="00996C54">
        <w:rPr>
          <w:rFonts w:ascii="Times New Roman" w:hAnsi="Times New Roman" w:cs="Times New Roman"/>
        </w:rPr>
        <w:t>reach</w:t>
      </w:r>
      <w:r w:rsidR="00F7119F">
        <w:rPr>
          <w:rFonts w:ascii="Times New Roman" w:hAnsi="Times New Roman" w:cs="Times New Roman"/>
          <w:lang w:val="en-GB"/>
        </w:rPr>
        <w:t>.</w:t>
      </w:r>
      <w:r w:rsidR="00D10EF8">
        <w:rPr>
          <w:rFonts w:ascii="Times New Roman" w:hAnsi="Times New Roman" w:cs="Times New Roman"/>
          <w:lang w:val="en-GB"/>
        </w:rPr>
        <w:t xml:space="preserve"> </w:t>
      </w:r>
      <w:r w:rsidR="005C026C">
        <w:rPr>
          <w:rFonts w:ascii="Times New Roman" w:hAnsi="Times New Roman" w:cs="Times New Roman"/>
          <w:lang w:val="en-GB"/>
        </w:rPr>
        <w:t>T</w:t>
      </w:r>
      <w:r w:rsidR="00D10EF8">
        <w:rPr>
          <w:rFonts w:ascii="Times New Roman" w:hAnsi="Times New Roman" w:cs="Times New Roman"/>
          <w:lang w:val="en-GB"/>
        </w:rPr>
        <w:t xml:space="preserve">emporal autocorrelation in species occurrences </w:t>
      </w:r>
      <w:r w:rsidR="00011948">
        <w:rPr>
          <w:rFonts w:ascii="Times New Roman" w:hAnsi="Times New Roman" w:cs="Times New Roman"/>
          <w:lang w:val="en-GB"/>
        </w:rPr>
        <w:t>(</w:t>
      </w:r>
      <w:r w:rsidR="00011948" w:rsidRPr="00B35490">
        <w:rPr>
          <w:rFonts w:ascii="Times New Roman" w:hAnsi="Times New Roman" w:cs="Times New Roman"/>
          <w:lang w:eastAsia="en-GB"/>
        </w:rPr>
        <w:t>after accounting for the environmental covariates</w:t>
      </w:r>
      <w:r w:rsidR="00011948">
        <w:rPr>
          <w:rFonts w:ascii="Times New Roman" w:hAnsi="Times New Roman" w:cs="Times New Roman"/>
          <w:lang w:val="en-GB"/>
        </w:rPr>
        <w:t xml:space="preserve">) </w:t>
      </w:r>
      <w:r w:rsidR="00D10EF8">
        <w:rPr>
          <w:rFonts w:ascii="Times New Roman" w:hAnsi="Times New Roman" w:cs="Times New Roman"/>
          <w:lang w:val="en-GB"/>
        </w:rPr>
        <w:t xml:space="preserve">was </w:t>
      </w:r>
      <w:r w:rsidR="00D10EF8" w:rsidRPr="00C63AE3">
        <w:rPr>
          <w:rFonts w:ascii="Times New Roman" w:hAnsi="Times New Roman" w:cs="Times New Roman"/>
          <w:lang w:val="en-GB"/>
        </w:rPr>
        <w:t>universal</w:t>
      </w:r>
      <w:ins w:id="537" w:author="Larson, Danelle M" w:date="2026-01-30T11:02:00Z" w16du:dateUtc="2026-01-30T17:02:00Z">
        <w:r w:rsidR="00C63AE3">
          <w:rPr>
            <w:rFonts w:ascii="Times New Roman" w:hAnsi="Times New Roman" w:cs="Times New Roman"/>
            <w:lang w:val="en-GB"/>
          </w:rPr>
          <w:t xml:space="preserve"> among all reaches</w:t>
        </w:r>
      </w:ins>
      <w:r w:rsidR="00F7119F">
        <w:rPr>
          <w:rFonts w:ascii="Times New Roman" w:hAnsi="Times New Roman" w:cs="Times New Roman"/>
          <w:lang w:val="en-GB"/>
        </w:rPr>
        <w:t xml:space="preserve">, </w:t>
      </w:r>
      <w:del w:id="538" w:author="Larson, Danelle M" w:date="2026-01-30T11:02:00Z" w16du:dateUtc="2026-01-30T17:02:00Z">
        <w:r w:rsidR="00476B8C" w:rsidDel="00C63AE3">
          <w:rPr>
            <w:rFonts w:ascii="Times New Roman" w:hAnsi="Times New Roman" w:cs="Times New Roman"/>
            <w:lang w:val="en-GB"/>
          </w:rPr>
          <w:delText xml:space="preserve">ranging </w:delText>
        </w:r>
      </w:del>
      <w:ins w:id="539" w:author="Larson, Danelle M" w:date="2026-01-30T11:02:00Z" w16du:dateUtc="2026-01-30T17:02:00Z">
        <w:r w:rsidR="00C63AE3">
          <w:rPr>
            <w:rFonts w:ascii="Times New Roman" w:hAnsi="Times New Roman" w:cs="Times New Roman"/>
            <w:lang w:val="en-GB"/>
          </w:rPr>
          <w:t xml:space="preserve">varying </w:t>
        </w:r>
      </w:ins>
      <w:r w:rsidR="00476B8C">
        <w:rPr>
          <w:rFonts w:ascii="Times New Roman" w:hAnsi="Times New Roman" w:cs="Times New Roman"/>
          <w:lang w:val="en-GB"/>
        </w:rPr>
        <w:t>from 5</w:t>
      </w:r>
      <w:del w:id="540" w:author="Larson, Danelle M" w:date="2026-02-02T13:03:00Z" w16du:dateUtc="2026-02-02T19:03:00Z">
        <w:r w:rsidR="00476B8C" w:rsidDel="00C40E42">
          <w:rPr>
            <w:rFonts w:ascii="Times New Roman" w:hAnsi="Times New Roman" w:cs="Times New Roman"/>
            <w:lang w:val="en-GB"/>
          </w:rPr>
          <w:delText>-</w:delText>
        </w:r>
      </w:del>
      <w:ins w:id="541" w:author="Larson, Danelle M" w:date="2026-02-02T13:03:00Z" w16du:dateUtc="2026-02-02T19:03:00Z">
        <w:r w:rsidR="00C40E42">
          <w:rPr>
            <w:rFonts w:ascii="Times New Roman" w:hAnsi="Times New Roman" w:cs="Times New Roman"/>
            <w:lang w:val="en-GB"/>
          </w:rPr>
          <w:t>–</w:t>
        </w:r>
      </w:ins>
      <w:r w:rsidR="00476B8C">
        <w:rPr>
          <w:rFonts w:ascii="Times New Roman" w:hAnsi="Times New Roman" w:cs="Times New Roman"/>
          <w:lang w:val="en-GB"/>
        </w:rPr>
        <w:t xml:space="preserve">13 years </w:t>
      </w:r>
      <w:r w:rsidR="00476B8C" w:rsidRPr="00FD51FC">
        <w:rPr>
          <w:rFonts w:ascii="Times New Roman" w:hAnsi="Times New Roman" w:cs="Times New Roman"/>
          <w:lang w:eastAsia="en-GB"/>
        </w:rPr>
        <w:t>(</w:t>
      </w:r>
      <w:r w:rsidR="00476B8C">
        <w:rPr>
          <w:rFonts w:ascii="Times New Roman" w:hAnsi="Times New Roman" w:cs="Times New Roman"/>
          <w:lang w:eastAsia="en-GB"/>
        </w:rPr>
        <w:t>α</w:t>
      </w:r>
      <w:r w:rsidR="00476B8C" w:rsidRPr="00FD51FC">
        <w:rPr>
          <w:rFonts w:ascii="Times New Roman" w:hAnsi="Times New Roman" w:cs="Times New Roman"/>
          <w:lang w:eastAsia="en-GB"/>
        </w:rPr>
        <w:t>=</w:t>
      </w:r>
      <w:r w:rsidR="00476B8C">
        <w:rPr>
          <w:rFonts w:ascii="Times New Roman" w:hAnsi="Times New Roman" w:cs="Times New Roman"/>
          <w:lang w:eastAsia="en-GB"/>
        </w:rPr>
        <w:t>5–13</w:t>
      </w:r>
      <w:r w:rsidR="00476B8C" w:rsidRPr="00FD51FC">
        <w:rPr>
          <w:rFonts w:ascii="Times New Roman" w:hAnsi="Times New Roman" w:cs="Times New Roman"/>
          <w:lang w:eastAsia="en-GB"/>
        </w:rPr>
        <w:t xml:space="preserve">, </w:t>
      </w:r>
      <w:r w:rsidR="00476B8C">
        <w:rPr>
          <w:rFonts w:ascii="Times New Roman" w:hAnsi="Times New Roman" w:cs="Times New Roman"/>
          <w:lang w:eastAsia="en-GB"/>
        </w:rPr>
        <w:t>p</w:t>
      </w:r>
      <w:r w:rsidR="00476B8C" w:rsidRPr="00FD51FC">
        <w:rPr>
          <w:rFonts w:ascii="Times New Roman" w:hAnsi="Times New Roman" w:cs="Times New Roman"/>
          <w:lang w:eastAsia="en-GB"/>
        </w:rPr>
        <w:t>r</w:t>
      </w:r>
      <w:r w:rsidR="00476B8C">
        <w:rPr>
          <w:rFonts w:ascii="Times New Roman" w:hAnsi="Times New Roman" w:cs="Times New Roman"/>
          <w:lang w:eastAsia="en-GB"/>
        </w:rPr>
        <w:t>obability</w:t>
      </w:r>
      <w:r w:rsidR="00476B8C" w:rsidRPr="00FD51FC">
        <w:rPr>
          <w:rFonts w:ascii="Times New Roman" w:hAnsi="Times New Roman" w:cs="Times New Roman"/>
          <w:lang w:eastAsia="en-GB"/>
        </w:rPr>
        <w:t>[</w:t>
      </w:r>
      <w:r w:rsidR="00476B8C">
        <w:rPr>
          <w:rFonts w:ascii="Times New Roman" w:hAnsi="Times New Roman" w:cs="Times New Roman"/>
          <w:lang w:eastAsia="en-GB"/>
        </w:rPr>
        <w:t>α</w:t>
      </w:r>
      <w:r w:rsidR="00476B8C" w:rsidRPr="00FD51FC">
        <w:rPr>
          <w:rFonts w:ascii="Times New Roman" w:hAnsi="Times New Roman" w:cs="Times New Roman"/>
          <w:lang w:eastAsia="en-GB"/>
        </w:rPr>
        <w:t xml:space="preserve"> 1&gt;0]=1)</w:t>
      </w:r>
      <w:r w:rsidR="00D10EF8">
        <w:rPr>
          <w:rFonts w:ascii="Times New Roman" w:hAnsi="Times New Roman" w:cs="Times New Roman"/>
          <w:lang w:val="en-GB"/>
        </w:rPr>
        <w:t>.</w:t>
      </w:r>
      <w:r w:rsidR="00D10EF8" w:rsidRPr="00421E8A">
        <w:rPr>
          <w:rFonts w:ascii="Times New Roman" w:hAnsi="Times New Roman" w:cs="Times New Roman"/>
          <w:lang w:val="en-GB"/>
        </w:rPr>
        <w:t xml:space="preserve"> </w:t>
      </w:r>
      <w:r w:rsidR="004A0F53">
        <w:rPr>
          <w:rFonts w:ascii="Times New Roman" w:hAnsi="Times New Roman" w:cs="Times New Roman"/>
          <w:lang w:val="en-GB"/>
        </w:rPr>
        <w:lastRenderedPageBreak/>
        <w:t xml:space="preserve">Hence, unexplained variation </w:t>
      </w:r>
      <w:r w:rsidR="00945F07">
        <w:rPr>
          <w:rFonts w:ascii="Times New Roman" w:hAnsi="Times New Roman" w:cs="Times New Roman"/>
          <w:lang w:val="en-GB"/>
        </w:rPr>
        <w:t>was</w:t>
      </w:r>
      <w:r w:rsidR="004A0F53">
        <w:rPr>
          <w:rFonts w:ascii="Times New Roman" w:hAnsi="Times New Roman" w:cs="Times New Roman"/>
          <w:lang w:val="en-GB"/>
        </w:rPr>
        <w:t xml:space="preserve"> modelled </w:t>
      </w:r>
      <w:r w:rsidR="004A0F53" w:rsidRPr="00421E8A">
        <w:rPr>
          <w:rFonts w:ascii="Times New Roman" w:hAnsi="Times New Roman" w:cs="Times New Roman"/>
          <w:lang w:val="en-GB"/>
        </w:rPr>
        <w:t xml:space="preserve">as </w:t>
      </w:r>
      <w:r w:rsidR="004A0F53" w:rsidRPr="00E170F7">
        <w:rPr>
          <w:rFonts w:ascii="Times New Roman" w:hAnsi="Times New Roman" w:cs="Times New Roman"/>
          <w:lang w:val="en-GB"/>
        </w:rPr>
        <w:t>unstructured random effects</w:t>
      </w:r>
      <w:r w:rsidR="003E40E3">
        <w:rPr>
          <w:rFonts w:ascii="Times New Roman" w:hAnsi="Times New Roman" w:cs="Times New Roman"/>
          <w:lang w:val="en-GB"/>
        </w:rPr>
        <w:t xml:space="preserve"> for plot and stratum</w:t>
      </w:r>
      <w:r w:rsidRPr="00E170F7">
        <w:rPr>
          <w:rFonts w:ascii="Times New Roman" w:hAnsi="Times New Roman" w:cs="Times New Roman"/>
          <w:lang w:val="en-GB"/>
        </w:rPr>
        <w:t xml:space="preserve">. </w:t>
      </w:r>
      <w:r w:rsidR="00A72431" w:rsidRPr="00E170F7">
        <w:rPr>
          <w:rFonts w:ascii="Times New Roman" w:eastAsia="MS Gothic" w:hAnsi="Times New Roman" w:cs="Times New Roman"/>
        </w:rPr>
        <w:t>The contributions of each random effect, total spati</w:t>
      </w:r>
      <w:r w:rsidR="00A45533" w:rsidRPr="00E170F7">
        <w:rPr>
          <w:rFonts w:ascii="Times New Roman" w:eastAsia="MS Gothic" w:hAnsi="Times New Roman" w:cs="Times New Roman"/>
        </w:rPr>
        <w:t xml:space="preserve">al </w:t>
      </w:r>
      <w:r w:rsidR="00A72431" w:rsidRPr="00E170F7">
        <w:rPr>
          <w:rFonts w:ascii="Times New Roman" w:eastAsia="MS Gothic" w:hAnsi="Times New Roman" w:cs="Times New Roman"/>
        </w:rPr>
        <w:t>effect, and total temporal effect to the total explained community variance was assessed</w:t>
      </w:r>
      <w:r w:rsidR="00A72431">
        <w:rPr>
          <w:rFonts w:ascii="Times New Roman" w:eastAsia="MS Gothic" w:hAnsi="Times New Roman" w:cs="Times New Roman"/>
        </w:rPr>
        <w:t xml:space="preserve"> by variation partitioning </w:t>
      </w:r>
      <w:r w:rsidR="00A72431">
        <w:rPr>
          <w:rFonts w:ascii="Times New Roman" w:eastAsia="MS Gothic" w:hAnsi="Times New Roman" w:cs="Times New Roman"/>
        </w:rPr>
        <w:fldChar w:fldCharType="begin" w:fldLock="1"/>
      </w:r>
      <w:r w:rsidR="00A27BE5">
        <w:rPr>
          <w:rFonts w:ascii="Times New Roman" w:eastAsia="MS Gothic" w:hAnsi="Times New Roman" w:cs="Times New Roman"/>
        </w:rPr>
        <w:instrText xml:space="preserve"> ADDIN ZOTERO_ITEM CSL_CITATION {"citationID":"H0k0GxOY","properties":{"formattedCitation":"(Ovaskainen et al., 2017)","plainCitation":"(Ovaskainen et al., 2017)","noteIndex":0},"citationItems":[{"id":3742,"uris":["http://www.mendeley.com/documents/?uuid=6aa3d9d4-d046-3473-95b3-6cade48f4806","http://zotero.org/users/13640977/items/MM276H7G"],"itemData":{"id":3742,"type":"article-journal","abstract":"Community ecology aims to understand what factors determine the assembly and dynamics of species assemblages at different spatiotemporal scales. To facilitate the integration between conceptual and statistical approaches in community ecology, we propose Hierarchical Modelling of Species Communities (HMSC) as a general, flexible framework for modern analysis of community data. While non-manipulative data allow for only correlative and not causal inference, this framework facilitates the formulation of data-driven hypotheses regarding the processes that structure communities. We model environmental filtering by variation and covariation in the responses of individual species to the characteristics of their environment, with potential contingencies on species traits and phylogenetic relationships. We capture biotic assembly rules by species-to-species association matrices, which may be estimated at multiple spatial or temporal scales. We operationalise the HMSC framework as a hierarchical Bayesian joint species distribution model, and implement it as R- and Matlab-packages which enable computationally efficient analyses of large data sets. Armed with this tool, community ecologists can make sense of many types of data, including spatially explicit data and time-series data. We illustrate the use of this framework through a series of diverse ecological examples.","container-title":"Ecology Letters","DOI":"10.1111/ele.12757","ISSN":"14610248","issue":"5","note":"PMID: 28317296\npublisher: Blackwell Publishing Ltd","page":"561-576","title":"How to make more out of community data? A conceptual framework and its implementation as models and software","volume":"20","author":[{"family":"Ovaskainen","given":"Otso"},{"family":"Tikhonov","given":"Gleb"},{"family":"Norberg","given":"Anna"},{"family":"Guillaume Blanchet","given":"F."},{"family":"Duan","given":"Leo"},{"family":"Dunson","given":"David"},{"family":"Roslin","given":"Tomas"},{"family":"Abrego","given":"Nerea"}],"issued":{"date-parts":[["2017",5,1]]},"citation-key":"ovaskainenHowMakeMore2017"}}],"schema":"https://github.com/citation-style-language/schema/raw/master/csl-citation.json"} </w:instrText>
      </w:r>
      <w:r w:rsidR="00A72431">
        <w:rPr>
          <w:rFonts w:ascii="Times New Roman" w:eastAsia="MS Gothic" w:hAnsi="Times New Roman" w:cs="Times New Roman"/>
        </w:rPr>
        <w:fldChar w:fldCharType="separate"/>
      </w:r>
      <w:r w:rsidR="009548D9" w:rsidRPr="009548D9">
        <w:rPr>
          <w:rFonts w:ascii="Times New Roman" w:hAnsi="Times New Roman" w:cs="Times New Roman"/>
        </w:rPr>
        <w:t>(Ovaskainen et al.</w:t>
      </w:r>
      <w:del w:id="542" w:author="Larson, Danelle M" w:date="2026-02-02T13:03:00Z" w16du:dateUtc="2026-02-02T19:03:00Z">
        <w:r w:rsidR="009548D9" w:rsidRPr="009548D9" w:rsidDel="00C40E42">
          <w:rPr>
            <w:rFonts w:ascii="Times New Roman" w:hAnsi="Times New Roman" w:cs="Times New Roman"/>
          </w:rPr>
          <w:delText>,</w:delText>
        </w:r>
      </w:del>
      <w:r w:rsidR="009548D9" w:rsidRPr="009548D9">
        <w:rPr>
          <w:rFonts w:ascii="Times New Roman" w:hAnsi="Times New Roman" w:cs="Times New Roman"/>
        </w:rPr>
        <w:t xml:space="preserve"> 2017)</w:t>
      </w:r>
      <w:r w:rsidR="00A72431">
        <w:rPr>
          <w:rFonts w:ascii="Times New Roman" w:eastAsia="MS Gothic" w:hAnsi="Times New Roman" w:cs="Times New Roman"/>
        </w:rPr>
        <w:fldChar w:fldCharType="end"/>
      </w:r>
      <w:r w:rsidR="00A72431">
        <w:rPr>
          <w:rFonts w:ascii="Times New Roman" w:eastAsia="MS Gothic" w:hAnsi="Times New Roman" w:cs="Times New Roman"/>
        </w:rPr>
        <w:t xml:space="preserve">. </w:t>
      </w:r>
    </w:p>
    <w:p w14:paraId="1DABA4D4" w14:textId="62448D65" w:rsidR="00A72431" w:rsidRDefault="00FD4228" w:rsidP="00A72431">
      <w:pPr>
        <w:spacing w:line="480" w:lineRule="auto"/>
        <w:ind w:firstLine="720"/>
        <w:rPr>
          <w:rFonts w:ascii="Times New Roman" w:eastAsia="MS Gothic" w:hAnsi="Times New Roman" w:cs="Times New Roman"/>
        </w:rPr>
      </w:pPr>
      <w:r w:rsidRPr="00EF10D0">
        <w:rPr>
          <w:rFonts w:ascii="Times New Roman" w:eastAsia="MS Gothic" w:hAnsi="Times New Roman" w:cs="Times New Roman"/>
        </w:rPr>
        <w:t xml:space="preserve">We </w:t>
      </w:r>
      <w:r>
        <w:rPr>
          <w:rFonts w:ascii="Times New Roman" w:eastAsia="MS Gothic" w:hAnsi="Times New Roman" w:cs="Times New Roman"/>
        </w:rPr>
        <w:t>assumed the default</w:t>
      </w:r>
      <w:r w:rsidRPr="00EF10D0">
        <w:rPr>
          <w:rFonts w:ascii="Times New Roman" w:eastAsia="MS Gothic" w:hAnsi="Times New Roman" w:cs="Times New Roman"/>
        </w:rPr>
        <w:t xml:space="preserve"> prior distributions </w:t>
      </w:r>
      <w:r>
        <w:rPr>
          <w:rFonts w:ascii="Times New Roman" w:eastAsia="MS Gothic" w:hAnsi="Times New Roman" w:cs="Times New Roman"/>
        </w:rPr>
        <w:t xml:space="preserve">of HMSC </w:t>
      </w:r>
      <w:r w:rsidR="00022678" w:rsidRPr="00EF10D0">
        <w:rPr>
          <w:rFonts w:ascii="Times New Roman" w:eastAsia="MS Gothic" w:hAnsi="Times New Roman" w:cs="Times New Roman"/>
        </w:rPr>
        <w:fldChar w:fldCharType="begin" w:fldLock="1"/>
      </w:r>
      <w:r w:rsidR="00A27BE5">
        <w:rPr>
          <w:rFonts w:ascii="Times New Roman" w:eastAsia="MS Gothic" w:hAnsi="Times New Roman" w:cs="Times New Roman"/>
        </w:rPr>
        <w:instrText xml:space="preserve"> ADDIN ZOTERO_ITEM CSL_CITATION {"citationID":"KaiSLPRK","properties":{"formattedCitation":"(Ovaskainen &amp; Abrego, 2020)","plainCitation":"(Ovaskainen &amp; Abrego, 2020)","noteIndex":0},"citationItems":[{"id":4209,"uris":["http://www.mendeley.com/documents/?uuid=c8138601-8717-3f6d-a8b0-50ffe6312710","http://zotero.org/users/13640977/items/Z75BJFSY"],"itemData":{"id":4209,"type":"book","publisher":"Cambridge University Press","title":"Joint Species Distribution Modelling – With Applications in R","author":[{"family":"Ovaskainen","given":"Otso"},{"family":"Abrego","given":"Nerea"}],"issued":{"date-parts":[["2020"]]},"citation-key":"ovaskainenJointSpeciesDistribution2020"}}],"schema":"https://github.com/citation-style-language/schema/raw/master/csl-citation.json"} </w:instrText>
      </w:r>
      <w:r w:rsidR="00022678" w:rsidRPr="00EF10D0">
        <w:rPr>
          <w:rFonts w:ascii="Times New Roman" w:eastAsia="MS Gothic" w:hAnsi="Times New Roman" w:cs="Times New Roman"/>
        </w:rPr>
        <w:fldChar w:fldCharType="separate"/>
      </w:r>
      <w:r w:rsidR="009548D9" w:rsidRPr="009548D9">
        <w:rPr>
          <w:rFonts w:ascii="Times New Roman" w:hAnsi="Times New Roman" w:cs="Times New Roman"/>
        </w:rPr>
        <w:t>(Ovaskainen &amp; Abrego</w:t>
      </w:r>
      <w:del w:id="543" w:author="Larson, Danelle M" w:date="2026-02-02T13:03:00Z" w16du:dateUtc="2026-02-02T19:03:00Z">
        <w:r w:rsidR="009548D9" w:rsidRPr="009548D9" w:rsidDel="00C40E42">
          <w:rPr>
            <w:rFonts w:ascii="Times New Roman" w:hAnsi="Times New Roman" w:cs="Times New Roman"/>
          </w:rPr>
          <w:delText>,</w:delText>
        </w:r>
      </w:del>
      <w:r w:rsidR="009548D9" w:rsidRPr="009548D9">
        <w:rPr>
          <w:rFonts w:ascii="Times New Roman" w:hAnsi="Times New Roman" w:cs="Times New Roman"/>
        </w:rPr>
        <w:t xml:space="preserve"> 2020)</w:t>
      </w:r>
      <w:r w:rsidR="00022678" w:rsidRPr="00EF10D0">
        <w:rPr>
          <w:rFonts w:ascii="Times New Roman" w:eastAsia="MS Gothic" w:hAnsi="Times New Roman" w:cs="Times New Roman"/>
        </w:rPr>
        <w:fldChar w:fldCharType="end"/>
      </w:r>
      <w:r w:rsidR="00667650">
        <w:rPr>
          <w:rFonts w:ascii="Times New Roman" w:eastAsia="MS Gothic" w:hAnsi="Times New Roman" w:cs="Times New Roman"/>
        </w:rPr>
        <w:t xml:space="preserve">. </w:t>
      </w:r>
      <w:r w:rsidR="00D42AF8">
        <w:rPr>
          <w:rFonts w:ascii="Times New Roman" w:eastAsia="MS Gothic" w:hAnsi="Times New Roman" w:cs="Times New Roman"/>
        </w:rPr>
        <w:t>P</w:t>
      </w:r>
      <w:r w:rsidR="00022678" w:rsidRPr="00EF10D0">
        <w:rPr>
          <w:rFonts w:ascii="Times New Roman" w:eastAsia="MS Gothic" w:hAnsi="Times New Roman" w:cs="Times New Roman"/>
        </w:rPr>
        <w:t xml:space="preserve">osterior distributions </w:t>
      </w:r>
      <w:r w:rsidR="00D42AF8">
        <w:rPr>
          <w:rFonts w:ascii="Times New Roman" w:eastAsia="MS Gothic" w:hAnsi="Times New Roman" w:cs="Times New Roman"/>
        </w:rPr>
        <w:t xml:space="preserve">were sampled </w:t>
      </w:r>
      <w:r w:rsidR="00022678" w:rsidRPr="00EF10D0">
        <w:rPr>
          <w:rFonts w:ascii="Times New Roman" w:eastAsia="MS Gothic" w:hAnsi="Times New Roman" w:cs="Times New Roman"/>
        </w:rPr>
        <w:t>with four</w:t>
      </w:r>
      <w:r w:rsidR="00A07995">
        <w:rPr>
          <w:rFonts w:ascii="Times New Roman" w:eastAsia="MS Gothic" w:hAnsi="Times New Roman" w:cs="Times New Roman"/>
        </w:rPr>
        <w:t xml:space="preserve"> Markov chain Monte Carlo</w:t>
      </w:r>
      <w:r w:rsidR="00022678" w:rsidRPr="00EF10D0">
        <w:rPr>
          <w:rFonts w:ascii="Times New Roman" w:eastAsia="MS Gothic" w:hAnsi="Times New Roman" w:cs="Times New Roman"/>
        </w:rPr>
        <w:t xml:space="preserve"> </w:t>
      </w:r>
      <w:r w:rsidR="00A07995">
        <w:rPr>
          <w:rFonts w:ascii="Times New Roman" w:eastAsia="MS Gothic" w:hAnsi="Times New Roman" w:cs="Times New Roman"/>
        </w:rPr>
        <w:t>(</w:t>
      </w:r>
      <w:r w:rsidR="00022678" w:rsidRPr="00EF10D0">
        <w:rPr>
          <w:rFonts w:ascii="Times New Roman" w:eastAsia="MS Gothic" w:hAnsi="Times New Roman" w:cs="Times New Roman"/>
        </w:rPr>
        <w:t>MCMC</w:t>
      </w:r>
      <w:r w:rsidR="00A07995">
        <w:rPr>
          <w:rFonts w:ascii="Times New Roman" w:eastAsia="MS Gothic" w:hAnsi="Times New Roman" w:cs="Times New Roman"/>
        </w:rPr>
        <w:t>)</w:t>
      </w:r>
      <w:r w:rsidR="00022678" w:rsidRPr="00EF10D0">
        <w:rPr>
          <w:rFonts w:ascii="Times New Roman" w:eastAsia="MS Gothic" w:hAnsi="Times New Roman" w:cs="Times New Roman"/>
        </w:rPr>
        <w:t xml:space="preserve"> chains, </w:t>
      </w:r>
      <w:r w:rsidR="00896167">
        <w:rPr>
          <w:rFonts w:ascii="Times New Roman" w:eastAsia="MS Gothic" w:hAnsi="Times New Roman" w:cs="Times New Roman"/>
        </w:rPr>
        <w:t xml:space="preserve">and </w:t>
      </w:r>
      <w:r w:rsidR="00022678" w:rsidRPr="00EF10D0">
        <w:rPr>
          <w:rFonts w:ascii="Times New Roman" w:eastAsia="MS Gothic" w:hAnsi="Times New Roman" w:cs="Times New Roman"/>
        </w:rPr>
        <w:t xml:space="preserve">each </w:t>
      </w:r>
      <w:r w:rsidR="00E26887">
        <w:rPr>
          <w:rFonts w:ascii="Times New Roman" w:eastAsia="MS Gothic" w:hAnsi="Times New Roman" w:cs="Times New Roman"/>
        </w:rPr>
        <w:t>ran</w:t>
      </w:r>
      <w:r w:rsidR="00022678" w:rsidRPr="00EF10D0">
        <w:rPr>
          <w:rFonts w:ascii="Times New Roman" w:eastAsia="MS Gothic" w:hAnsi="Times New Roman" w:cs="Times New Roman"/>
        </w:rPr>
        <w:t xml:space="preserve"> for 375,000 iterations, of which the first 12</w:t>
      </w:r>
      <w:r w:rsidR="00966C5A">
        <w:rPr>
          <w:rFonts w:ascii="Times New Roman" w:eastAsia="MS Gothic" w:hAnsi="Times New Roman" w:cs="Times New Roman"/>
        </w:rPr>
        <w:t>5</w:t>
      </w:r>
      <w:r w:rsidR="00022678" w:rsidRPr="00EF10D0">
        <w:rPr>
          <w:rFonts w:ascii="Times New Roman" w:eastAsia="MS Gothic" w:hAnsi="Times New Roman" w:cs="Times New Roman"/>
        </w:rPr>
        <w:t>,000 per chain were treated as burn-in. Samples were thinned by 1</w:t>
      </w:r>
      <w:r w:rsidR="00190ABC">
        <w:rPr>
          <w:rFonts w:ascii="Times New Roman" w:eastAsia="MS Gothic" w:hAnsi="Times New Roman" w:cs="Times New Roman"/>
        </w:rPr>
        <w:t>,</w:t>
      </w:r>
      <w:r w:rsidR="00022678" w:rsidRPr="00EF10D0">
        <w:rPr>
          <w:rFonts w:ascii="Times New Roman" w:eastAsia="MS Gothic" w:hAnsi="Times New Roman" w:cs="Times New Roman"/>
        </w:rPr>
        <w:t>000 to yield 250 post burn-in samples per chain. Finally, we evaluated MCMC convergence</w:t>
      </w:r>
      <w:r w:rsidR="003D4F86">
        <w:rPr>
          <w:rFonts w:ascii="Times New Roman" w:eastAsia="MS Gothic" w:hAnsi="Times New Roman" w:cs="Times New Roman"/>
        </w:rPr>
        <w:t xml:space="preserve"> </w:t>
      </w:r>
      <w:r w:rsidR="00022678" w:rsidRPr="00EF10D0">
        <w:rPr>
          <w:rFonts w:ascii="Times New Roman" w:eastAsia="MS Gothic" w:hAnsi="Times New Roman" w:cs="Times New Roman"/>
        </w:rPr>
        <w:t xml:space="preserve">through the </w:t>
      </w:r>
      <w:r w:rsidR="00E17555">
        <w:rPr>
          <w:rFonts w:ascii="Times New Roman" w:eastAsia="MS Gothic" w:hAnsi="Times New Roman" w:cs="Times New Roman"/>
        </w:rPr>
        <w:t>effective sample size and</w:t>
      </w:r>
      <w:r w:rsidR="00E17555" w:rsidRPr="00EF10D0">
        <w:rPr>
          <w:rFonts w:ascii="Times New Roman" w:eastAsia="MS Gothic" w:hAnsi="Times New Roman" w:cs="Times New Roman"/>
        </w:rPr>
        <w:t xml:space="preserve"> </w:t>
      </w:r>
      <w:r w:rsidR="00022678" w:rsidRPr="00EF10D0">
        <w:rPr>
          <w:rFonts w:ascii="Times New Roman" w:eastAsia="MS Gothic" w:hAnsi="Times New Roman" w:cs="Times New Roman"/>
        </w:rPr>
        <w:t xml:space="preserve">potential scale reduction factors of all the model parameters </w:t>
      </w:r>
      <w:r w:rsidR="00022678" w:rsidRPr="00EF10D0">
        <w:rPr>
          <w:rFonts w:ascii="Times New Roman" w:eastAsia="MS Gothic" w:hAnsi="Times New Roman" w:cs="Times New Roman"/>
        </w:rPr>
        <w:fldChar w:fldCharType="begin" w:fldLock="1"/>
      </w:r>
      <w:r w:rsidR="00A27BE5">
        <w:rPr>
          <w:rFonts w:ascii="Times New Roman" w:eastAsia="MS Gothic" w:hAnsi="Times New Roman" w:cs="Times New Roman"/>
        </w:rPr>
        <w:instrText xml:space="preserve"> ADDIN ZOTERO_ITEM CSL_CITATION {"citationID":"Et47O5O8","properties":{"formattedCitation":"(Gelman &amp; Rubin, 1992)","plainCitation":"(Gelman &amp; Rubin, 1992)","noteIndex":0},"citationItems":[{"id":4535,"uris":["http://www.mendeley.com/documents/?uuid=0e4cf425-010e-3fa5-b404-057fc75112b1","http://zotero.org/users/13640977/items/Z3BJRZYJ"],"itemData":{"id":4535,"type":"article-journal","container-title":"Statistical Science","issue":"4","page":"457-472","title":"Inference from Iterative Simulation Using Multiple Sequences","volume":"7","author":[{"family":"Gelman","given":"Andrew"},{"family":"Rubin","given":"Donald B"}],"issued":{"date-parts":[["1992"]]},"citation-key":"gelmanInferenceIterativeSimulation1992"}}],"schema":"https://github.com/citation-style-language/schema/raw/master/csl-citation.json"} </w:instrText>
      </w:r>
      <w:r w:rsidR="00022678" w:rsidRPr="00EF10D0">
        <w:rPr>
          <w:rFonts w:ascii="Times New Roman" w:eastAsia="MS Gothic" w:hAnsi="Times New Roman" w:cs="Times New Roman"/>
        </w:rPr>
        <w:fldChar w:fldCharType="separate"/>
      </w:r>
      <w:r w:rsidR="009548D9" w:rsidRPr="009548D9">
        <w:rPr>
          <w:rFonts w:ascii="Times New Roman" w:hAnsi="Times New Roman" w:cs="Times New Roman"/>
        </w:rPr>
        <w:t>(Gelman &amp; Rubin</w:t>
      </w:r>
      <w:del w:id="544" w:author="Larson, Danelle M" w:date="2026-02-02T13:04:00Z" w16du:dateUtc="2026-02-02T19:04:00Z">
        <w:r w:rsidR="009548D9" w:rsidRPr="009548D9" w:rsidDel="00331B9E">
          <w:rPr>
            <w:rFonts w:ascii="Times New Roman" w:hAnsi="Times New Roman" w:cs="Times New Roman"/>
          </w:rPr>
          <w:delText>,</w:delText>
        </w:r>
      </w:del>
      <w:r w:rsidR="009548D9" w:rsidRPr="009548D9">
        <w:rPr>
          <w:rFonts w:ascii="Times New Roman" w:hAnsi="Times New Roman" w:cs="Times New Roman"/>
        </w:rPr>
        <w:t xml:space="preserve"> 1992)</w:t>
      </w:r>
      <w:r w:rsidR="00022678" w:rsidRPr="00EF10D0">
        <w:rPr>
          <w:rFonts w:ascii="Times New Roman" w:eastAsia="MS Gothic" w:hAnsi="Times New Roman" w:cs="Times New Roman"/>
        </w:rPr>
        <w:fldChar w:fldCharType="end"/>
      </w:r>
      <w:r w:rsidR="00022678" w:rsidRPr="00EF10D0">
        <w:rPr>
          <w:rFonts w:ascii="Times New Roman" w:eastAsia="MS Gothic" w:hAnsi="Times New Roman" w:cs="Times New Roman"/>
        </w:rPr>
        <w:t xml:space="preserve">. </w:t>
      </w:r>
      <w:r w:rsidR="00B6059D">
        <w:rPr>
          <w:rFonts w:ascii="Times New Roman" w:eastAsia="MS Gothic" w:hAnsi="Times New Roman" w:cs="Times New Roman"/>
        </w:rPr>
        <w:t>W</w:t>
      </w:r>
      <w:r w:rsidR="00B6059D" w:rsidRPr="4EF9E63C">
        <w:rPr>
          <w:rFonts w:ascii="Times New Roman" w:eastAsia="MS Gothic" w:hAnsi="Times New Roman" w:cs="Times New Roman"/>
        </w:rPr>
        <w:t xml:space="preserve">e computed model </w:t>
      </w:r>
      <w:r w:rsidR="00B6059D">
        <w:rPr>
          <w:rFonts w:ascii="Times New Roman" w:eastAsia="MS Gothic" w:hAnsi="Times New Roman" w:cs="Times New Roman"/>
        </w:rPr>
        <w:t>explanatory power</w:t>
      </w:r>
      <w:r w:rsidR="00B6059D" w:rsidRPr="4EF9E63C">
        <w:rPr>
          <w:rFonts w:ascii="Times New Roman" w:eastAsia="MS Gothic" w:hAnsi="Times New Roman" w:cs="Times New Roman"/>
        </w:rPr>
        <w:t xml:space="preserve"> </w:t>
      </w:r>
      <w:r w:rsidR="00B6059D" w:rsidRPr="004164EC">
        <w:rPr>
          <w:rFonts w:ascii="Times New Roman" w:eastAsia="MS Gothic" w:hAnsi="Times New Roman" w:cs="Times New Roman"/>
        </w:rPr>
        <w:t>based on models fitted to all the data</w:t>
      </w:r>
      <w:r w:rsidR="00525E80">
        <w:rPr>
          <w:rFonts w:ascii="Times New Roman" w:eastAsia="MS Gothic" w:hAnsi="Times New Roman" w:cs="Times New Roman"/>
        </w:rPr>
        <w:t xml:space="preserve"> and</w:t>
      </w:r>
      <w:r w:rsidR="00A861BB">
        <w:rPr>
          <w:rFonts w:ascii="Times New Roman" w:eastAsia="MS Gothic" w:hAnsi="Times New Roman" w:cs="Times New Roman"/>
        </w:rPr>
        <w:t xml:space="preserve"> model</w:t>
      </w:r>
      <w:r w:rsidR="00B6059D" w:rsidRPr="004164EC">
        <w:rPr>
          <w:rFonts w:ascii="Times New Roman" w:eastAsia="MS Gothic" w:hAnsi="Times New Roman" w:cs="Times New Roman"/>
        </w:rPr>
        <w:t xml:space="preserve"> predictive power</w:t>
      </w:r>
      <w:r w:rsidR="00525E80">
        <w:rPr>
          <w:rFonts w:ascii="Times New Roman" w:eastAsia="MS Gothic" w:hAnsi="Times New Roman" w:cs="Times New Roman"/>
        </w:rPr>
        <w:t xml:space="preserve"> via</w:t>
      </w:r>
      <w:r w:rsidR="00B6059D" w:rsidRPr="004164EC">
        <w:rPr>
          <w:rFonts w:ascii="Times New Roman" w:eastAsia="MS Gothic" w:hAnsi="Times New Roman" w:cs="Times New Roman"/>
        </w:rPr>
        <w:t xml:space="preserve"> </w:t>
      </w:r>
      <w:del w:id="545" w:author="Larson, Danelle M" w:date="2026-02-02T09:37:00Z" w16du:dateUtc="2026-02-02T15:37:00Z">
        <w:r w:rsidR="003D1DA8" w:rsidDel="00685782">
          <w:rPr>
            <w:rFonts w:ascii="Times New Roman" w:eastAsia="MS Gothic" w:hAnsi="Times New Roman" w:cs="Times New Roman"/>
          </w:rPr>
          <w:delText>two</w:delText>
        </w:r>
      </w:del>
      <w:ins w:id="546" w:author="Larson, Danelle M" w:date="2026-02-02T09:37:00Z" w16du:dateUtc="2026-02-02T15:37:00Z">
        <w:r w:rsidR="00685782">
          <w:rPr>
            <w:rFonts w:ascii="Times New Roman" w:eastAsia="MS Gothic" w:hAnsi="Times New Roman" w:cs="Times New Roman"/>
          </w:rPr>
          <w:t>five</w:t>
        </w:r>
      </w:ins>
      <w:r w:rsidR="00B6059D" w:rsidRPr="004164EC">
        <w:rPr>
          <w:rFonts w:ascii="Times New Roman" w:eastAsia="MS Gothic" w:hAnsi="Times New Roman" w:cs="Times New Roman"/>
        </w:rPr>
        <w:t>-fold cross validation</w:t>
      </w:r>
      <w:r w:rsidR="00FB5EC6">
        <w:rPr>
          <w:rFonts w:ascii="Times New Roman" w:eastAsia="MS Gothic" w:hAnsi="Times New Roman" w:cs="Times New Roman"/>
        </w:rPr>
        <w:t xml:space="preserve"> </w:t>
      </w:r>
      <w:r w:rsidR="00A72431">
        <w:rPr>
          <w:rFonts w:ascii="Times New Roman" w:eastAsia="MS Gothic" w:hAnsi="Times New Roman" w:cs="Times New Roman"/>
        </w:rPr>
        <w:t>using</w:t>
      </w:r>
      <w:r w:rsidR="00FB5EC6">
        <w:rPr>
          <w:rFonts w:ascii="Times New Roman" w:eastAsia="MS Gothic" w:hAnsi="Times New Roman" w:cs="Times New Roman"/>
        </w:rPr>
        <w:t xml:space="preserve"> folds on the plots</w:t>
      </w:r>
      <w:r w:rsidR="00B6059D" w:rsidRPr="004164EC">
        <w:rPr>
          <w:rFonts w:ascii="Times New Roman" w:eastAsia="MS Gothic" w:hAnsi="Times New Roman" w:cs="Times New Roman"/>
        </w:rPr>
        <w:t xml:space="preserve">. </w:t>
      </w:r>
      <w:ins w:id="547" w:author="Larson, Danelle M" w:date="2026-02-02T09:37:00Z" w16du:dateUtc="2026-02-02T15:37:00Z">
        <w:r w:rsidR="00E7367A">
          <w:rPr>
            <w:rFonts w:ascii="Times New Roman" w:eastAsia="MS Gothic" w:hAnsi="Times New Roman" w:cs="Times New Roman"/>
          </w:rPr>
          <w:t>Due to long runtimes for our large dataset, cross</w:t>
        </w:r>
      </w:ins>
      <w:ins w:id="548" w:author="Larson, Danelle M" w:date="2026-02-03T11:00:00Z" w16du:dateUtc="2026-02-03T17:00:00Z">
        <w:r w:rsidR="00910D4F">
          <w:rPr>
            <w:rFonts w:ascii="Times New Roman" w:eastAsia="MS Gothic" w:hAnsi="Times New Roman" w:cs="Times New Roman"/>
          </w:rPr>
          <w:t xml:space="preserve"> </w:t>
        </w:r>
      </w:ins>
      <w:ins w:id="549" w:author="Larson, Danelle M" w:date="2026-02-02T09:37:00Z" w16du:dateUtc="2026-02-02T15:37:00Z">
        <w:r w:rsidR="00E7367A">
          <w:rPr>
            <w:rFonts w:ascii="Times New Roman" w:eastAsia="MS Gothic" w:hAnsi="Times New Roman" w:cs="Times New Roman"/>
          </w:rPr>
          <w:t xml:space="preserve">validations used only 10% of the iterations used to fit the full models. </w:t>
        </w:r>
      </w:ins>
      <w:r w:rsidR="00B6059D" w:rsidRPr="4EF9E63C">
        <w:rPr>
          <w:rFonts w:ascii="Times New Roman" w:eastAsia="MS Gothic" w:hAnsi="Times New Roman" w:cs="Times New Roman"/>
        </w:rPr>
        <w:t xml:space="preserve">We </w:t>
      </w:r>
      <w:r w:rsidR="001B1360">
        <w:rPr>
          <w:rFonts w:ascii="Times New Roman" w:eastAsia="MS Gothic" w:hAnsi="Times New Roman" w:cs="Times New Roman"/>
        </w:rPr>
        <w:t>reported</w:t>
      </w:r>
      <w:r w:rsidR="00BE25D9">
        <w:rPr>
          <w:rFonts w:ascii="Times New Roman" w:eastAsia="MS Gothic" w:hAnsi="Times New Roman" w:cs="Times New Roman"/>
        </w:rPr>
        <w:t xml:space="preserve"> </w:t>
      </w:r>
      <w:r w:rsidR="00B6059D" w:rsidRPr="4EF9E63C">
        <w:rPr>
          <w:rFonts w:ascii="Times New Roman" w:eastAsia="MS Gothic" w:hAnsi="Times New Roman" w:cs="Times New Roman"/>
        </w:rPr>
        <w:t xml:space="preserve">the explanatory </w:t>
      </w:r>
      <w:r w:rsidR="00A563B6">
        <w:rPr>
          <w:rFonts w:ascii="Times New Roman" w:eastAsia="MS Gothic" w:hAnsi="Times New Roman" w:cs="Times New Roman"/>
        </w:rPr>
        <w:t xml:space="preserve">and predictive </w:t>
      </w:r>
      <w:r w:rsidR="00CF169F">
        <w:rPr>
          <w:rFonts w:ascii="Times New Roman" w:eastAsia="MS Gothic" w:hAnsi="Times New Roman" w:cs="Times New Roman"/>
        </w:rPr>
        <w:t xml:space="preserve">powers of the HMSC model with </w:t>
      </w:r>
      <w:r w:rsidR="00CF169F" w:rsidRPr="4EF9E63C">
        <w:rPr>
          <w:rFonts w:ascii="Times New Roman" w:eastAsia="MS Gothic" w:hAnsi="Times New Roman" w:cs="Times New Roman"/>
        </w:rPr>
        <w:t>species-specific Tjur R</w:t>
      </w:r>
      <w:r w:rsidR="00CF169F" w:rsidRPr="4EF9E63C">
        <w:rPr>
          <w:rFonts w:ascii="Times New Roman" w:eastAsia="MS Gothic" w:hAnsi="Times New Roman" w:cs="Times New Roman"/>
          <w:vertAlign w:val="superscript"/>
        </w:rPr>
        <w:t>2</w:t>
      </w:r>
      <w:r w:rsidR="00CF169F" w:rsidRPr="4EF9E63C">
        <w:rPr>
          <w:rFonts w:ascii="Times New Roman" w:eastAsia="MS Gothic" w:hAnsi="Times New Roman" w:cs="Times New Roman"/>
        </w:rPr>
        <w:t xml:space="preserve"> </w:t>
      </w:r>
      <w:r w:rsidR="00B6059D" w:rsidRPr="4EF9E63C">
        <w:rPr>
          <w:rFonts w:ascii="Times New Roman" w:eastAsia="MS Gothic" w:hAnsi="Times New Roman" w:cs="Times New Roman"/>
        </w:rPr>
        <w:t xml:space="preserve">and </w:t>
      </w:r>
      <w:r w:rsidR="00CF169F">
        <w:rPr>
          <w:rFonts w:ascii="Times New Roman" w:eastAsia="MS Gothic" w:hAnsi="Times New Roman" w:cs="Times New Roman"/>
        </w:rPr>
        <w:t xml:space="preserve">the </w:t>
      </w:r>
      <w:r w:rsidR="00975032">
        <w:rPr>
          <w:rFonts w:ascii="Times New Roman" w:eastAsia="MS Gothic" w:hAnsi="Times New Roman" w:cs="Times New Roman"/>
        </w:rPr>
        <w:t>area under the curve</w:t>
      </w:r>
      <w:r w:rsidR="00A563B6">
        <w:rPr>
          <w:rFonts w:ascii="Times New Roman" w:eastAsia="MS Gothic" w:hAnsi="Times New Roman" w:cs="Times New Roman"/>
        </w:rPr>
        <w:t xml:space="preserve"> (AUC) statistics</w:t>
      </w:r>
      <w:r w:rsidR="00975032">
        <w:rPr>
          <w:rFonts w:ascii="Times New Roman" w:eastAsia="MS Gothic" w:hAnsi="Times New Roman" w:cs="Times New Roman"/>
        </w:rPr>
        <w:t xml:space="preserve"> </w:t>
      </w:r>
      <w:r w:rsidR="00B6059D" w:rsidRPr="00566397">
        <w:rPr>
          <w:rFonts w:ascii="Times New Roman" w:eastAsia="MS Gothic" w:hAnsi="Times New Roman" w:cs="Times New Roman"/>
        </w:rPr>
        <w:fldChar w:fldCharType="begin" w:fldLock="1"/>
      </w:r>
      <w:r w:rsidR="00A27BE5">
        <w:rPr>
          <w:rFonts w:ascii="Times New Roman" w:eastAsia="MS Gothic" w:hAnsi="Times New Roman" w:cs="Times New Roman"/>
        </w:rPr>
        <w:instrText xml:space="preserve"> ADDIN ZOTERO_ITEM CSL_CITATION {"citationID":"ryKX1Nq0","properties":{"formattedCitation":"(Ovaskainen &amp; Abrego, 2020)","plainCitation":"(Ovaskainen &amp; Abrego, 2020)","noteIndex":0},"citationItems":[{"id":4209,"uris":["http://www.mendeley.com/documents/?uuid=c8138601-8717-3f6d-a8b0-50ffe6312710","http://zotero.org/users/13640977/items/Z75BJFSY"],"itemData":{"id":4209,"type":"book","publisher":"Cambridge University Press","title":"Joint Species Distribution Modelling – With Applications in R","author":[{"family":"Ovaskainen","given":"Otso"},{"family":"Abrego","given":"Nerea"}],"issued":{"date-parts":[["2020"]]},"citation-key":"ovaskainenJointSpeciesDistribution2020"}}],"schema":"https://github.com/citation-style-language/schema/raw/master/csl-citation.json"} </w:instrText>
      </w:r>
      <w:r w:rsidR="00B6059D" w:rsidRPr="00566397">
        <w:rPr>
          <w:rFonts w:ascii="Times New Roman" w:eastAsia="MS Gothic" w:hAnsi="Times New Roman" w:cs="Times New Roman"/>
        </w:rPr>
        <w:fldChar w:fldCharType="separate"/>
      </w:r>
      <w:r w:rsidR="009548D9" w:rsidRPr="009548D9">
        <w:rPr>
          <w:rFonts w:ascii="Times New Roman" w:hAnsi="Times New Roman" w:cs="Times New Roman"/>
        </w:rPr>
        <w:t>(Ovaskainen &amp; Abrego</w:t>
      </w:r>
      <w:del w:id="550" w:author="Larson, Danelle M" w:date="2026-02-02T13:04:00Z" w16du:dateUtc="2026-02-02T19:04:00Z">
        <w:r w:rsidR="009548D9" w:rsidRPr="009548D9" w:rsidDel="00331B9E">
          <w:rPr>
            <w:rFonts w:ascii="Times New Roman" w:hAnsi="Times New Roman" w:cs="Times New Roman"/>
          </w:rPr>
          <w:delText>,</w:delText>
        </w:r>
      </w:del>
      <w:r w:rsidR="009548D9" w:rsidRPr="009548D9">
        <w:rPr>
          <w:rFonts w:ascii="Times New Roman" w:hAnsi="Times New Roman" w:cs="Times New Roman"/>
        </w:rPr>
        <w:t xml:space="preserve"> 2020)</w:t>
      </w:r>
      <w:r w:rsidR="00B6059D" w:rsidRPr="00566397">
        <w:rPr>
          <w:rFonts w:ascii="Times New Roman" w:eastAsia="MS Gothic" w:hAnsi="Times New Roman" w:cs="Times New Roman"/>
        </w:rPr>
        <w:fldChar w:fldCharType="end"/>
      </w:r>
      <w:r w:rsidR="00B6059D" w:rsidRPr="00566397">
        <w:rPr>
          <w:rFonts w:ascii="Times New Roman" w:eastAsia="MS Gothic" w:hAnsi="Times New Roman" w:cs="Times New Roman"/>
        </w:rPr>
        <w:t xml:space="preserve">. </w:t>
      </w:r>
    </w:p>
    <w:p w14:paraId="7042767A" w14:textId="59A9F929" w:rsidR="001B712A" w:rsidRDefault="00A72431" w:rsidP="00A72431">
      <w:pPr>
        <w:spacing w:line="480" w:lineRule="auto"/>
        <w:ind w:firstLine="720"/>
        <w:rPr>
          <w:rFonts w:ascii="Times New Roman" w:eastAsia="MS Gothic" w:hAnsi="Times New Roman" w:cs="Times New Roman"/>
        </w:rPr>
      </w:pPr>
      <w:r>
        <w:rPr>
          <w:rFonts w:ascii="Times New Roman" w:eastAsia="MS Gothic" w:hAnsi="Times New Roman" w:cs="Times New Roman"/>
        </w:rPr>
        <w:t xml:space="preserve">The HMSC </w:t>
      </w:r>
      <w:r w:rsidR="007A4B84">
        <w:rPr>
          <w:rFonts w:ascii="Times New Roman" w:eastAsia="MS Gothic" w:hAnsi="Times New Roman" w:cs="Times New Roman"/>
        </w:rPr>
        <w:t xml:space="preserve">models </w:t>
      </w:r>
      <w:r w:rsidR="00353E68">
        <w:rPr>
          <w:rFonts w:ascii="Times New Roman" w:eastAsia="MS Gothic" w:hAnsi="Times New Roman" w:cs="Times New Roman"/>
        </w:rPr>
        <w:t>output</w:t>
      </w:r>
      <w:ins w:id="551" w:author="Larson, Danelle M" w:date="2026-02-03T11:01:00Z" w16du:dateUtc="2026-02-03T17:01:00Z">
        <w:r w:rsidR="00466853">
          <w:rPr>
            <w:rFonts w:ascii="Times New Roman" w:eastAsia="MS Gothic" w:hAnsi="Times New Roman" w:cs="Times New Roman"/>
          </w:rPr>
          <w:t>ted</w:t>
        </w:r>
      </w:ins>
      <w:r w:rsidR="00504CEA">
        <w:rPr>
          <w:rFonts w:ascii="Times New Roman" w:eastAsia="MS Gothic" w:hAnsi="Times New Roman" w:cs="Times New Roman"/>
        </w:rPr>
        <w:t xml:space="preserve"> </w:t>
      </w:r>
      <w:r>
        <w:rPr>
          <w:rFonts w:ascii="Times New Roman" w:eastAsia="MS Gothic" w:hAnsi="Times New Roman" w:cs="Times New Roman"/>
        </w:rPr>
        <w:t>multiple parameters that aid</w:t>
      </w:r>
      <w:ins w:id="552" w:author="Larson, Danelle M" w:date="2026-02-03T11:01:00Z" w16du:dateUtc="2026-02-03T17:01:00Z">
        <w:r w:rsidR="00466853">
          <w:rPr>
            <w:rFonts w:ascii="Times New Roman" w:eastAsia="MS Gothic" w:hAnsi="Times New Roman" w:cs="Times New Roman"/>
          </w:rPr>
          <w:t>ed</w:t>
        </w:r>
      </w:ins>
      <w:r>
        <w:rPr>
          <w:rFonts w:ascii="Times New Roman" w:eastAsia="MS Gothic" w:hAnsi="Times New Roman" w:cs="Times New Roman"/>
        </w:rPr>
        <w:t xml:space="preserve"> </w:t>
      </w:r>
      <w:r w:rsidR="00FD162A">
        <w:rPr>
          <w:rFonts w:ascii="Times New Roman" w:eastAsia="MS Gothic" w:hAnsi="Times New Roman" w:cs="Times New Roman"/>
        </w:rPr>
        <w:t xml:space="preserve">our </w:t>
      </w:r>
      <w:r>
        <w:rPr>
          <w:rFonts w:ascii="Times New Roman" w:eastAsia="MS Gothic" w:hAnsi="Times New Roman" w:cs="Times New Roman"/>
        </w:rPr>
        <w:t>ecological interpretations.</w:t>
      </w:r>
      <w:r w:rsidR="007B1A83">
        <w:rPr>
          <w:rFonts w:ascii="Times New Roman" w:eastAsia="MS Gothic" w:hAnsi="Times New Roman" w:cs="Times New Roman"/>
        </w:rPr>
        <w:t xml:space="preserve"> </w:t>
      </w:r>
      <w:r w:rsidR="007B1A83" w:rsidRPr="00B35490">
        <w:rPr>
          <w:rFonts w:ascii="Times New Roman" w:eastAsia="MS Gothic" w:hAnsi="Times New Roman" w:cs="Times New Roman"/>
        </w:rPr>
        <w:t>The alpha (</w:t>
      </w:r>
      <w:r w:rsidR="007B1A83" w:rsidRPr="00B35490">
        <w:rPr>
          <w:rFonts w:ascii="Times New Roman" w:hAnsi="Times New Roman" w:cs="Times New Roman"/>
          <w:lang w:eastAsia="en-GB"/>
        </w:rPr>
        <w:t xml:space="preserve">α) parameter </w:t>
      </w:r>
      <w:r w:rsidR="00230108" w:rsidRPr="00B35490">
        <w:rPr>
          <w:rFonts w:ascii="Times New Roman" w:hAnsi="Times New Roman" w:cs="Times New Roman"/>
          <w:lang w:eastAsia="en-GB"/>
        </w:rPr>
        <w:t>describes</w:t>
      </w:r>
      <w:r w:rsidR="007B1A83" w:rsidRPr="00B35490">
        <w:rPr>
          <w:rFonts w:ascii="Times New Roman" w:hAnsi="Times New Roman" w:cs="Times New Roman"/>
          <w:lang w:eastAsia="en-GB"/>
        </w:rPr>
        <w:t xml:space="preserve"> temporal autocorrelation among residual species occurrences, after accounting for the environmental covariates.</w:t>
      </w:r>
      <w:r w:rsidR="007B1A83">
        <w:rPr>
          <w:rFonts w:ascii="Times New Roman" w:hAnsi="Times New Roman" w:cs="Times New Roman"/>
          <w:lang w:eastAsia="en-GB"/>
        </w:rPr>
        <w:t xml:space="preserve"> </w:t>
      </w:r>
      <w:ins w:id="553" w:author="Larson, Danelle M" w:date="2026-02-02T09:38:00Z" w16du:dateUtc="2026-02-02T15:38:00Z">
        <w:r w:rsidR="009C3AFF" w:rsidRPr="00A72431">
          <w:rPr>
            <w:rFonts w:ascii="Times New Roman" w:eastAsia="MS Gothic" w:hAnsi="Times New Roman" w:cs="Times New Roman"/>
          </w:rPr>
          <w:t>The beta (β) parameter</w:t>
        </w:r>
        <w:r w:rsidR="009C3AFF">
          <w:rPr>
            <w:rFonts w:ascii="Times New Roman" w:eastAsia="MS Gothic" w:hAnsi="Times New Roman" w:cs="Times New Roman"/>
          </w:rPr>
          <w:t>s</w:t>
        </w:r>
        <w:r w:rsidR="009C3AFF" w:rsidRPr="00A72431">
          <w:rPr>
            <w:rFonts w:ascii="Times New Roman" w:eastAsia="MS Gothic" w:hAnsi="Times New Roman" w:cs="Times New Roman"/>
          </w:rPr>
          <w:t xml:space="preserve"> </w:t>
        </w:r>
        <w:r w:rsidR="009C3AFF">
          <w:rPr>
            <w:rFonts w:ascii="Times New Roman" w:eastAsia="MS Gothic" w:hAnsi="Times New Roman" w:cs="Times New Roman"/>
          </w:rPr>
          <w:t>show</w:t>
        </w:r>
        <w:r w:rsidR="009C3AFF" w:rsidRPr="00A72431">
          <w:rPr>
            <w:rFonts w:ascii="Times New Roman" w:eastAsia="MS Gothic" w:hAnsi="Times New Roman" w:cs="Times New Roman"/>
          </w:rPr>
          <w:t xml:space="preserve"> </w:t>
        </w:r>
        <w:r w:rsidR="009C3AFF">
          <w:rPr>
            <w:rFonts w:ascii="Times New Roman" w:eastAsia="MS Gothic" w:hAnsi="Times New Roman" w:cs="Times New Roman"/>
          </w:rPr>
          <w:t xml:space="preserve">each </w:t>
        </w:r>
        <w:r w:rsidR="009C3AFF" w:rsidRPr="00A72431">
          <w:rPr>
            <w:rFonts w:ascii="Times New Roman" w:eastAsia="MS Gothic" w:hAnsi="Times New Roman" w:cs="Times New Roman"/>
          </w:rPr>
          <w:t>species</w:t>
        </w:r>
        <w:r w:rsidR="009C3AFF">
          <w:rPr>
            <w:rFonts w:ascii="Times New Roman" w:eastAsia="MS Gothic" w:hAnsi="Times New Roman" w:cs="Times New Roman"/>
          </w:rPr>
          <w:t>'</w:t>
        </w:r>
        <w:r w:rsidR="009C3AFF" w:rsidRPr="00A72431">
          <w:rPr>
            <w:rFonts w:ascii="Times New Roman" w:eastAsia="MS Gothic" w:hAnsi="Times New Roman" w:cs="Times New Roman"/>
          </w:rPr>
          <w:t xml:space="preserve"> predicted response to e</w:t>
        </w:r>
        <w:r w:rsidR="009C3AFF">
          <w:rPr>
            <w:rFonts w:ascii="Times New Roman" w:eastAsia="MS Gothic" w:hAnsi="Times New Roman" w:cs="Times New Roman"/>
          </w:rPr>
          <w:t>very</w:t>
        </w:r>
        <w:r w:rsidR="009C3AFF" w:rsidRPr="00A72431">
          <w:rPr>
            <w:rFonts w:ascii="Times New Roman" w:eastAsia="MS Gothic" w:hAnsi="Times New Roman" w:cs="Times New Roman"/>
          </w:rPr>
          <w:t xml:space="preserve"> environmental covariate</w:t>
        </w:r>
        <w:r w:rsidR="009C3AFF">
          <w:rPr>
            <w:rFonts w:ascii="Times New Roman" w:eastAsia="MS Gothic" w:hAnsi="Times New Roman" w:cs="Times New Roman"/>
          </w:rPr>
          <w:t xml:space="preserve">, here parsed into their </w:t>
        </w:r>
        <w:r w:rsidR="009C3AFF" w:rsidRPr="00A85448">
          <w:rPr>
            <w:rFonts w:ascii="Times New Roman" w:eastAsia="MS Gothic" w:hAnsi="Times New Roman" w:cs="Times New Roman"/>
          </w:rPr>
          <w:t>annual means and residuals</w:t>
        </w:r>
        <w:r w:rsidR="009C3AFF">
          <w:rPr>
            <w:rFonts w:ascii="Times New Roman" w:eastAsia="MS Gothic" w:hAnsi="Times New Roman" w:cs="Times New Roman"/>
          </w:rPr>
          <w:t>.</w:t>
        </w:r>
        <w:r w:rsidR="009C3AFF" w:rsidRPr="00A85448">
          <w:rPr>
            <w:rFonts w:ascii="Times New Roman" w:eastAsia="MS Gothic" w:hAnsi="Times New Roman" w:cs="Times New Roman"/>
          </w:rPr>
          <w:t xml:space="preserve"> </w:t>
        </w:r>
        <w:r w:rsidR="009C3AFF">
          <w:rPr>
            <w:rFonts w:ascii="Times New Roman" w:eastAsia="MS Gothic" w:hAnsi="Times New Roman" w:cs="Times New Roman"/>
          </w:rPr>
          <w:t>P</w:t>
        </w:r>
        <w:r w:rsidR="009C3AFF" w:rsidRPr="00A85448">
          <w:rPr>
            <w:rFonts w:ascii="Times New Roman" w:eastAsia="MS Gothic" w:hAnsi="Times New Roman" w:cs="Times New Roman"/>
          </w:rPr>
          <w:t>ositive β estimates indicate a positive ecological response of macrophytes</w:t>
        </w:r>
        <w:r w:rsidR="009C3AFF">
          <w:rPr>
            <w:rFonts w:ascii="Times New Roman" w:eastAsia="MS Gothic" w:hAnsi="Times New Roman" w:cs="Times New Roman"/>
          </w:rPr>
          <w:t xml:space="preserve"> to higher covariate values, either across or within years,</w:t>
        </w:r>
        <w:r w:rsidR="009C3AFF" w:rsidRPr="00A85448">
          <w:rPr>
            <w:rFonts w:ascii="Times New Roman" w:eastAsia="MS Gothic" w:hAnsi="Times New Roman" w:cs="Times New Roman"/>
          </w:rPr>
          <w:t xml:space="preserve"> while negative β estimates indicate a negative response.</w:t>
        </w:r>
      </w:ins>
      <w:ins w:id="554" w:author="Larson, Danelle M" w:date="2026-02-03T11:01:00Z" w16du:dateUtc="2026-02-03T17:01:00Z">
        <w:r w:rsidR="000734EC">
          <w:rPr>
            <w:rFonts w:ascii="Times New Roman" w:eastAsia="MS Gothic" w:hAnsi="Times New Roman" w:cs="Times New Roman"/>
          </w:rPr>
          <w:t xml:space="preserve"> </w:t>
        </w:r>
      </w:ins>
      <w:del w:id="555" w:author="Larson, Danelle M" w:date="2026-02-02T09:38:00Z" w16du:dateUtc="2026-02-02T15:38:00Z">
        <w:r w:rsidR="005B04CC" w:rsidRPr="00A72431" w:rsidDel="009C3AFF">
          <w:rPr>
            <w:rFonts w:ascii="Times New Roman" w:eastAsia="MS Gothic" w:hAnsi="Times New Roman" w:cs="Times New Roman"/>
          </w:rPr>
          <w:delText xml:space="preserve">The beta (β) parameter </w:delText>
        </w:r>
        <w:r w:rsidR="00750469" w:rsidDel="009C3AFF">
          <w:rPr>
            <w:rFonts w:ascii="Times New Roman" w:eastAsia="MS Gothic" w:hAnsi="Times New Roman" w:cs="Times New Roman"/>
          </w:rPr>
          <w:delText>show</w:delText>
        </w:r>
        <w:r w:rsidR="00230108" w:rsidDel="009C3AFF">
          <w:rPr>
            <w:rFonts w:ascii="Times New Roman" w:eastAsia="MS Gothic" w:hAnsi="Times New Roman" w:cs="Times New Roman"/>
          </w:rPr>
          <w:delText>s</w:delText>
        </w:r>
        <w:r w:rsidR="005B04CC" w:rsidRPr="00A72431" w:rsidDel="009C3AFF">
          <w:rPr>
            <w:rFonts w:ascii="Times New Roman" w:eastAsia="MS Gothic" w:hAnsi="Times New Roman" w:cs="Times New Roman"/>
          </w:rPr>
          <w:delText xml:space="preserve"> </w:delText>
        </w:r>
        <w:r w:rsidR="00C6695C" w:rsidDel="009C3AFF">
          <w:rPr>
            <w:rFonts w:ascii="Times New Roman" w:eastAsia="MS Gothic" w:hAnsi="Times New Roman" w:cs="Times New Roman"/>
          </w:rPr>
          <w:delText xml:space="preserve">each </w:delText>
        </w:r>
        <w:r w:rsidR="005B04CC" w:rsidRPr="00A72431" w:rsidDel="009C3AFF">
          <w:rPr>
            <w:rFonts w:ascii="Times New Roman" w:eastAsia="MS Gothic" w:hAnsi="Times New Roman" w:cs="Times New Roman"/>
          </w:rPr>
          <w:delText>species predicted response to e</w:delText>
        </w:r>
        <w:r w:rsidR="00C6695C" w:rsidDel="009C3AFF">
          <w:rPr>
            <w:rFonts w:ascii="Times New Roman" w:eastAsia="MS Gothic" w:hAnsi="Times New Roman" w:cs="Times New Roman"/>
          </w:rPr>
          <w:delText>very</w:delText>
        </w:r>
        <w:r w:rsidR="005B04CC" w:rsidRPr="00A72431" w:rsidDel="009C3AFF">
          <w:rPr>
            <w:rFonts w:ascii="Times New Roman" w:eastAsia="MS Gothic" w:hAnsi="Times New Roman" w:cs="Times New Roman"/>
          </w:rPr>
          <w:delText xml:space="preserve"> environmental covariate</w:delText>
        </w:r>
        <w:r w:rsidR="00B2147F" w:rsidDel="009C3AFF">
          <w:rPr>
            <w:rFonts w:ascii="Times New Roman" w:eastAsia="MS Gothic" w:hAnsi="Times New Roman" w:cs="Times New Roman"/>
          </w:rPr>
          <w:delText>, which were then parsed into the spatial and temporal comp</w:delText>
        </w:r>
        <w:r w:rsidR="0091692F" w:rsidDel="009C3AFF">
          <w:rPr>
            <w:rFonts w:ascii="Times New Roman" w:eastAsia="MS Gothic" w:hAnsi="Times New Roman" w:cs="Times New Roman"/>
          </w:rPr>
          <w:delText>onents</w:delText>
        </w:r>
        <w:r w:rsidR="00525F3C" w:rsidRPr="00525F3C" w:rsidDel="009C3AFF">
          <w:rPr>
            <w:rFonts w:ascii="Times New Roman" w:eastAsia="MS Gothic" w:hAnsi="Times New Roman" w:cs="Times New Roman"/>
            <w:color w:val="4472C4" w:themeColor="accent1"/>
          </w:rPr>
          <w:delText xml:space="preserve">. </w:delText>
        </w:r>
        <w:r w:rsidR="00525F3C" w:rsidRPr="00A85448" w:rsidDel="009C3AFF">
          <w:rPr>
            <w:rFonts w:ascii="Times New Roman" w:eastAsia="MS Gothic" w:hAnsi="Times New Roman" w:cs="Times New Roman"/>
          </w:rPr>
          <w:delText>The positive versus negative β values for the annual means</w:delText>
        </w:r>
        <w:r w:rsidR="00C6695C" w:rsidRPr="00A85448" w:rsidDel="009C3AFF">
          <w:rPr>
            <w:rFonts w:ascii="Times New Roman" w:eastAsia="MS Gothic" w:hAnsi="Times New Roman" w:cs="Times New Roman"/>
          </w:rPr>
          <w:delText xml:space="preserve"> and</w:delText>
        </w:r>
        <w:r w:rsidR="00525F3C" w:rsidRPr="00A85448" w:rsidDel="009C3AFF">
          <w:rPr>
            <w:rFonts w:ascii="Times New Roman" w:eastAsia="MS Gothic" w:hAnsi="Times New Roman" w:cs="Times New Roman"/>
          </w:rPr>
          <w:delText xml:space="preserve"> residuals indicate </w:delText>
        </w:r>
        <w:r w:rsidR="00525F3C" w:rsidRPr="00A85448" w:rsidDel="009C3AFF">
          <w:rPr>
            <w:rFonts w:ascii="Times New Roman" w:eastAsia="MS Gothic" w:hAnsi="Times New Roman" w:cs="Times New Roman"/>
          </w:rPr>
          <w:lastRenderedPageBreak/>
          <w:delText xml:space="preserve">that macrophyte occurrences were higher versus lower, respectively, in plots or years </w:delText>
        </w:r>
        <w:r w:rsidR="00C9736B" w:rsidRPr="00A85448" w:rsidDel="009C3AFF">
          <w:rPr>
            <w:rStyle w:val="cf01"/>
            <w:rFonts w:ascii="Times New Roman" w:hAnsi="Times New Roman" w:cs="Times New Roman"/>
            <w:sz w:val="24"/>
            <w:szCs w:val="24"/>
          </w:rPr>
          <w:delText xml:space="preserve">where the focal covariate had a </w:delText>
        </w:r>
        <w:r w:rsidR="00B2147F" w:rsidRPr="00A85448" w:rsidDel="009C3AFF">
          <w:rPr>
            <w:rStyle w:val="cf01"/>
            <w:rFonts w:ascii="Times New Roman" w:hAnsi="Times New Roman" w:cs="Times New Roman"/>
            <w:sz w:val="24"/>
            <w:szCs w:val="24"/>
          </w:rPr>
          <w:delText>greater</w:delText>
        </w:r>
        <w:r w:rsidR="00C9736B" w:rsidRPr="00A85448" w:rsidDel="009C3AFF">
          <w:rPr>
            <w:rStyle w:val="cf01"/>
            <w:rFonts w:ascii="Times New Roman" w:hAnsi="Times New Roman" w:cs="Times New Roman"/>
            <w:sz w:val="24"/>
            <w:szCs w:val="24"/>
          </w:rPr>
          <w:delText xml:space="preserve"> value than the average value in the </w:delText>
        </w:r>
        <w:r w:rsidR="00996C54" w:rsidDel="009C3AFF">
          <w:rPr>
            <w:rStyle w:val="cf01"/>
            <w:rFonts w:ascii="Times New Roman" w:hAnsi="Times New Roman" w:cs="Times New Roman"/>
            <w:sz w:val="24"/>
            <w:szCs w:val="24"/>
          </w:rPr>
          <w:delText>reach</w:delText>
        </w:r>
        <w:r w:rsidR="00525F3C" w:rsidRPr="00A85448" w:rsidDel="009C3AFF">
          <w:rPr>
            <w:rFonts w:ascii="Times New Roman" w:eastAsia="MS Gothic" w:hAnsi="Times New Roman" w:cs="Times New Roman"/>
          </w:rPr>
          <w:delText xml:space="preserve">. Therefore, positive β estimates indicate a positive ecological response of macrophytes while the negative β estimates indicate a negative response. </w:delText>
        </w:r>
      </w:del>
      <w:r w:rsidR="00525F3C" w:rsidRPr="00A85448">
        <w:rPr>
          <w:rFonts w:ascii="Times New Roman" w:eastAsia="MS Gothic" w:hAnsi="Times New Roman" w:cs="Times New Roman"/>
        </w:rPr>
        <w:t>The</w:t>
      </w:r>
      <w:r w:rsidR="00B2147F" w:rsidRPr="00A85448">
        <w:rPr>
          <w:rFonts w:ascii="Times New Roman" w:eastAsia="MS Gothic" w:hAnsi="Times New Roman" w:cs="Times New Roman"/>
        </w:rPr>
        <w:t xml:space="preserve"> </w:t>
      </w:r>
      <w:r w:rsidR="00392A0E">
        <w:rPr>
          <w:rFonts w:ascii="Times New Roman" w:eastAsia="MS Gothic" w:hAnsi="Times New Roman" w:cs="Times New Roman"/>
        </w:rPr>
        <w:t>gamma (γ) parameter measure</w:t>
      </w:r>
      <w:r w:rsidR="00230108">
        <w:rPr>
          <w:rFonts w:ascii="Times New Roman" w:eastAsia="MS Gothic" w:hAnsi="Times New Roman" w:cs="Times New Roman"/>
        </w:rPr>
        <w:t>s</w:t>
      </w:r>
      <w:r w:rsidR="00392A0E">
        <w:rPr>
          <w:rFonts w:ascii="Times New Roman" w:eastAsia="MS Gothic" w:hAnsi="Times New Roman" w:cs="Times New Roman"/>
        </w:rPr>
        <w:t xml:space="preserve"> trait-</w:t>
      </w:r>
      <w:r w:rsidR="00392A0E" w:rsidRPr="002F1022">
        <w:rPr>
          <w:rFonts w:ascii="Times New Roman" w:eastAsia="MS Gothic" w:hAnsi="Times New Roman" w:cs="Times New Roman"/>
        </w:rPr>
        <w:t>environment</w:t>
      </w:r>
      <w:r w:rsidR="00392A0E">
        <w:rPr>
          <w:rFonts w:ascii="Times New Roman" w:eastAsia="MS Gothic" w:hAnsi="Times New Roman" w:cs="Times New Roman"/>
        </w:rPr>
        <w:t>al relationships</w:t>
      </w:r>
      <w:r w:rsidR="005E65B4">
        <w:rPr>
          <w:rFonts w:ascii="Times New Roman" w:eastAsia="MS Gothic" w:hAnsi="Times New Roman" w:cs="Times New Roman"/>
        </w:rPr>
        <w:t xml:space="preserve">, which may </w:t>
      </w:r>
      <w:del w:id="556" w:author="Larson, Danelle M" w:date="2026-02-02T09:38:00Z" w16du:dateUtc="2026-02-02T15:38:00Z">
        <w:r w:rsidR="004D77AA" w:rsidDel="007806F5">
          <w:rPr>
            <w:rFonts w:ascii="Times New Roman" w:eastAsia="MS Gothic" w:hAnsi="Times New Roman" w:cs="Times New Roman"/>
          </w:rPr>
          <w:delText>denote</w:delText>
        </w:r>
        <w:r w:rsidR="005E65B4" w:rsidDel="007806F5">
          <w:rPr>
            <w:rFonts w:ascii="Times New Roman" w:eastAsia="MS Gothic" w:hAnsi="Times New Roman" w:cs="Times New Roman"/>
          </w:rPr>
          <w:delText xml:space="preserve"> </w:delText>
        </w:r>
      </w:del>
      <w:ins w:id="557" w:author="Larson, Danelle M" w:date="2026-02-02T09:38:00Z" w16du:dateUtc="2026-02-02T15:38:00Z">
        <w:r w:rsidR="007806F5">
          <w:rPr>
            <w:rFonts w:ascii="Times New Roman" w:eastAsia="MS Gothic" w:hAnsi="Times New Roman" w:cs="Times New Roman"/>
          </w:rPr>
          <w:t xml:space="preserve">indicate </w:t>
        </w:r>
      </w:ins>
      <w:r w:rsidR="005E65B4">
        <w:rPr>
          <w:rFonts w:ascii="Times New Roman" w:eastAsia="MS Gothic" w:hAnsi="Times New Roman" w:cs="Times New Roman"/>
        </w:rPr>
        <w:t xml:space="preserve">advantages or disadvantages of the trait within </w:t>
      </w:r>
      <w:r w:rsidR="00230108">
        <w:rPr>
          <w:rFonts w:ascii="Times New Roman" w:eastAsia="MS Gothic" w:hAnsi="Times New Roman" w:cs="Times New Roman"/>
        </w:rPr>
        <w:t xml:space="preserve">certain </w:t>
      </w:r>
      <w:r w:rsidR="005E65B4">
        <w:rPr>
          <w:rFonts w:ascii="Times New Roman" w:eastAsia="MS Gothic" w:hAnsi="Times New Roman" w:cs="Times New Roman"/>
        </w:rPr>
        <w:t>environments</w:t>
      </w:r>
      <w:r w:rsidR="00392A0E">
        <w:rPr>
          <w:rFonts w:ascii="Times New Roman" w:eastAsia="MS Gothic" w:hAnsi="Times New Roman" w:cs="Times New Roman"/>
        </w:rPr>
        <w:t>.</w:t>
      </w:r>
      <w:r w:rsidR="00CE65AA">
        <w:rPr>
          <w:rFonts w:ascii="Times New Roman" w:eastAsia="MS Gothic" w:hAnsi="Times New Roman" w:cs="Times New Roman"/>
        </w:rPr>
        <w:t xml:space="preserve"> The</w:t>
      </w:r>
      <w:r w:rsidR="00B6059D">
        <w:rPr>
          <w:rFonts w:ascii="Times New Roman" w:eastAsia="MS Gothic" w:hAnsi="Times New Roman" w:cs="Times New Roman"/>
        </w:rPr>
        <w:t xml:space="preserve"> </w:t>
      </w:r>
      <w:r w:rsidR="006535AA">
        <w:rPr>
          <w:rFonts w:ascii="Times New Roman" w:eastAsia="MS Gothic" w:hAnsi="Times New Roman" w:cs="Times New Roman"/>
        </w:rPr>
        <w:t>rho (</w:t>
      </w:r>
      <w:r w:rsidR="00C9548C">
        <w:rPr>
          <w:rFonts w:ascii="Times New Roman" w:hAnsi="Times New Roman" w:cs="Times New Roman"/>
        </w:rPr>
        <w:t>ρ</w:t>
      </w:r>
      <w:r w:rsidR="006535AA">
        <w:rPr>
          <w:rFonts w:ascii="Times New Roman" w:hAnsi="Times New Roman" w:cs="Times New Roman"/>
        </w:rPr>
        <w:t>)</w:t>
      </w:r>
      <w:r w:rsidR="00C9548C" w:rsidRPr="00C9548C">
        <w:rPr>
          <w:rFonts w:ascii="Times New Roman" w:eastAsia="MS Gothic" w:hAnsi="Times New Roman" w:cs="Times New Roman"/>
        </w:rPr>
        <w:t xml:space="preserve"> </w:t>
      </w:r>
      <w:r w:rsidR="00230108">
        <w:rPr>
          <w:rFonts w:ascii="Times New Roman" w:eastAsia="MS Gothic" w:hAnsi="Times New Roman" w:cs="Times New Roman"/>
        </w:rPr>
        <w:t xml:space="preserve">parameter </w:t>
      </w:r>
      <w:r w:rsidR="00750469">
        <w:rPr>
          <w:rFonts w:ascii="Times New Roman" w:eastAsia="MS Gothic" w:hAnsi="Times New Roman" w:cs="Times New Roman"/>
        </w:rPr>
        <w:t>measures</w:t>
      </w:r>
      <w:r w:rsidR="00C9548C" w:rsidRPr="00C9548C">
        <w:rPr>
          <w:rFonts w:ascii="Times New Roman" w:eastAsia="MS Gothic" w:hAnsi="Times New Roman" w:cs="Times New Roman"/>
        </w:rPr>
        <w:t xml:space="preserve"> whether the residual variance among the species</w:t>
      </w:r>
      <w:r w:rsidR="00750469">
        <w:rPr>
          <w:rFonts w:ascii="Times New Roman" w:eastAsia="MS Gothic" w:hAnsi="Times New Roman" w:cs="Times New Roman"/>
        </w:rPr>
        <w:t>’</w:t>
      </w:r>
      <w:r w:rsidR="00C9548C" w:rsidRPr="00C9548C">
        <w:rPr>
          <w:rFonts w:ascii="Times New Roman" w:eastAsia="MS Gothic" w:hAnsi="Times New Roman" w:cs="Times New Roman"/>
        </w:rPr>
        <w:t xml:space="preserve"> environmental responses </w:t>
      </w:r>
      <w:r w:rsidR="000C37D2">
        <w:rPr>
          <w:rFonts w:ascii="Times New Roman" w:eastAsia="MS Gothic" w:hAnsi="Times New Roman" w:cs="Times New Roman"/>
        </w:rPr>
        <w:t>is</w:t>
      </w:r>
      <w:r w:rsidR="00C9548C" w:rsidRPr="00C9548C">
        <w:rPr>
          <w:rFonts w:ascii="Times New Roman" w:eastAsia="MS Gothic" w:hAnsi="Times New Roman" w:cs="Times New Roman"/>
        </w:rPr>
        <w:t xml:space="preserve"> independent (</w:t>
      </w:r>
      <w:r w:rsidR="00B96BFD">
        <w:rPr>
          <w:rFonts w:ascii="Times New Roman" w:eastAsia="MS Gothic" w:hAnsi="Times New Roman" w:cs="Times New Roman"/>
        </w:rPr>
        <w:t>~</w:t>
      </w:r>
      <w:r w:rsidR="0046639E">
        <w:rPr>
          <w:rFonts w:ascii="Times New Roman" w:eastAsia="MS Gothic" w:hAnsi="Times New Roman" w:cs="Times New Roman"/>
        </w:rPr>
        <w:t>0</w:t>
      </w:r>
      <w:r w:rsidR="00C9548C" w:rsidRPr="00C9548C">
        <w:rPr>
          <w:rFonts w:ascii="Times New Roman" w:eastAsia="MS Gothic" w:hAnsi="Times New Roman" w:cs="Times New Roman"/>
        </w:rPr>
        <w:t xml:space="preserve">) or fully structured by their </w:t>
      </w:r>
      <w:r w:rsidR="0046639E">
        <w:rPr>
          <w:rFonts w:ascii="Times New Roman" w:eastAsia="MS Gothic" w:hAnsi="Times New Roman" w:cs="Times New Roman"/>
        </w:rPr>
        <w:t>taxonomic relationship</w:t>
      </w:r>
      <w:ins w:id="558" w:author="Larson, Danelle M" w:date="2026-02-02T09:39:00Z" w16du:dateUtc="2026-02-02T15:39:00Z">
        <w:r w:rsidR="007806F5">
          <w:rPr>
            <w:rFonts w:ascii="Times New Roman" w:eastAsia="MS Gothic" w:hAnsi="Times New Roman" w:cs="Times New Roman"/>
          </w:rPr>
          <w:t>s</w:t>
        </w:r>
      </w:ins>
      <w:r w:rsidR="00C9548C" w:rsidRPr="00C9548C">
        <w:rPr>
          <w:rFonts w:ascii="Times New Roman" w:eastAsia="MS Gothic" w:hAnsi="Times New Roman" w:cs="Times New Roman"/>
        </w:rPr>
        <w:t xml:space="preserve"> (</w:t>
      </w:r>
      <w:r w:rsidR="00B96BFD">
        <w:rPr>
          <w:rFonts w:ascii="Times New Roman" w:eastAsia="MS Gothic" w:hAnsi="Times New Roman" w:cs="Times New Roman"/>
        </w:rPr>
        <w:t>~</w:t>
      </w:r>
      <w:r w:rsidR="0046639E">
        <w:rPr>
          <w:rFonts w:ascii="Times New Roman" w:eastAsia="MS Gothic" w:hAnsi="Times New Roman" w:cs="Times New Roman"/>
        </w:rPr>
        <w:t>1</w:t>
      </w:r>
      <w:r w:rsidR="00230108">
        <w:rPr>
          <w:rFonts w:ascii="Times New Roman" w:eastAsia="MS Gothic" w:hAnsi="Times New Roman" w:cs="Times New Roman"/>
        </w:rPr>
        <w:t>); t</w:t>
      </w:r>
      <w:r w:rsidR="00FE7F46">
        <w:rPr>
          <w:rFonts w:ascii="Times New Roman" w:eastAsia="MS Gothic" w:hAnsi="Times New Roman" w:cs="Times New Roman"/>
        </w:rPr>
        <w:t xml:space="preserve">hus, high </w:t>
      </w:r>
      <w:r w:rsidR="00FE7F46" w:rsidRPr="00B35490">
        <w:rPr>
          <w:rFonts w:ascii="Times New Roman" w:eastAsia="MS Gothic" w:hAnsi="Times New Roman" w:cs="Times New Roman"/>
        </w:rPr>
        <w:t xml:space="preserve">phylogenetic correlation parameters </w:t>
      </w:r>
      <w:r w:rsidR="00871548">
        <w:rPr>
          <w:rFonts w:ascii="Times New Roman" w:eastAsia="MS Gothic" w:hAnsi="Times New Roman" w:cs="Times New Roman"/>
        </w:rPr>
        <w:t>indicate</w:t>
      </w:r>
      <w:r w:rsidR="00FE7F46">
        <w:rPr>
          <w:rFonts w:ascii="Times New Roman" w:eastAsia="MS Gothic" w:hAnsi="Times New Roman" w:cs="Times New Roman"/>
        </w:rPr>
        <w:t xml:space="preserve"> that</w:t>
      </w:r>
      <w:r w:rsidR="00FE7F46" w:rsidRPr="00B35490">
        <w:rPr>
          <w:rFonts w:ascii="Times New Roman" w:eastAsia="MS Gothic" w:hAnsi="Times New Roman" w:cs="Times New Roman"/>
        </w:rPr>
        <w:t xml:space="preserve"> related </w:t>
      </w:r>
      <w:r w:rsidR="00FE7F46">
        <w:rPr>
          <w:rFonts w:ascii="Times New Roman" w:eastAsia="MS Gothic" w:hAnsi="Times New Roman" w:cs="Times New Roman"/>
        </w:rPr>
        <w:t xml:space="preserve">macrophyte </w:t>
      </w:r>
      <w:r w:rsidR="00FE7F46" w:rsidRPr="00B35490">
        <w:rPr>
          <w:rFonts w:ascii="Times New Roman" w:eastAsia="MS Gothic" w:hAnsi="Times New Roman" w:cs="Times New Roman"/>
        </w:rPr>
        <w:t>species resp</w:t>
      </w:r>
      <w:r w:rsidR="00FE7F46">
        <w:rPr>
          <w:rFonts w:ascii="Times New Roman" w:eastAsia="MS Gothic" w:hAnsi="Times New Roman" w:cs="Times New Roman"/>
        </w:rPr>
        <w:t xml:space="preserve">ond similarly to the environment, which </w:t>
      </w:r>
      <w:r w:rsidR="00B96BFD">
        <w:rPr>
          <w:rFonts w:ascii="Times New Roman" w:eastAsia="MS Gothic" w:hAnsi="Times New Roman" w:cs="Times New Roman"/>
        </w:rPr>
        <w:t>helps</w:t>
      </w:r>
      <w:r w:rsidR="00FE7F46">
        <w:rPr>
          <w:rFonts w:ascii="Times New Roman" w:eastAsia="MS Gothic" w:hAnsi="Times New Roman" w:cs="Times New Roman"/>
        </w:rPr>
        <w:t xml:space="preserve"> predict responses from rare species</w:t>
      </w:r>
      <w:r w:rsidR="007517C5">
        <w:rPr>
          <w:rFonts w:ascii="Times New Roman" w:eastAsia="MS Gothic" w:hAnsi="Times New Roman" w:cs="Times New Roman"/>
        </w:rPr>
        <w:t xml:space="preserve"> and describe</w:t>
      </w:r>
      <w:r w:rsidR="00230108">
        <w:rPr>
          <w:rFonts w:ascii="Times New Roman" w:eastAsia="MS Gothic" w:hAnsi="Times New Roman" w:cs="Times New Roman"/>
        </w:rPr>
        <w:t>s</w:t>
      </w:r>
      <w:r w:rsidR="007517C5">
        <w:rPr>
          <w:rFonts w:ascii="Times New Roman" w:eastAsia="MS Gothic" w:hAnsi="Times New Roman" w:cs="Times New Roman"/>
        </w:rPr>
        <w:t xml:space="preserve"> niche conservatism</w:t>
      </w:r>
      <w:r w:rsidR="00FE7F46">
        <w:rPr>
          <w:rFonts w:ascii="Times New Roman" w:eastAsia="MS Gothic" w:hAnsi="Times New Roman" w:cs="Times New Roman"/>
        </w:rPr>
        <w:t xml:space="preserve">. </w:t>
      </w:r>
    </w:p>
    <w:p w14:paraId="01D02F86" w14:textId="58E1D4CD" w:rsidR="008B46B4" w:rsidRDefault="008B46B4" w:rsidP="00A72431">
      <w:pPr>
        <w:spacing w:line="480" w:lineRule="auto"/>
        <w:ind w:firstLine="720"/>
        <w:rPr>
          <w:rFonts w:ascii="Times New Roman" w:eastAsia="MS Gothic" w:hAnsi="Times New Roman" w:cs="Times New Roman"/>
        </w:rPr>
      </w:pPr>
      <w:r>
        <w:rPr>
          <w:rFonts w:ascii="Times New Roman" w:eastAsia="MS Gothic" w:hAnsi="Times New Roman" w:cs="Times New Roman"/>
        </w:rPr>
        <w:t xml:space="preserve">All data, metadata, and analysis scripts are available at Larson et al. (2026) at </w:t>
      </w:r>
      <w:hyperlink r:id="rId21" w:history="1">
        <w:r w:rsidRPr="00C12BC2">
          <w:rPr>
            <w:rStyle w:val="Hyperlink"/>
            <w:rFonts w:ascii="Times New Roman" w:hAnsi="Times New Roman"/>
          </w:rPr>
          <w:t>https://doi.org/10.5066/P1JGFM76</w:t>
        </w:r>
      </w:hyperlink>
      <w:r w:rsidR="008A5BFE">
        <w:rPr>
          <w:rFonts w:ascii="Times New Roman" w:hAnsi="Times New Roman"/>
        </w:rPr>
        <w:t xml:space="preserve"> and </w:t>
      </w:r>
      <w:r w:rsidR="006C1EFB">
        <w:rPr>
          <w:rFonts w:ascii="Times New Roman" w:hAnsi="Times New Roman"/>
        </w:rPr>
        <w:t xml:space="preserve">a </w:t>
      </w:r>
      <w:r w:rsidR="008A5BFE">
        <w:rPr>
          <w:rFonts w:ascii="Times New Roman" w:hAnsi="Times New Roman"/>
        </w:rPr>
        <w:t>Git</w:t>
      </w:r>
      <w:r w:rsidR="00E5445B">
        <w:rPr>
          <w:rFonts w:ascii="Times New Roman" w:hAnsi="Times New Roman"/>
        </w:rPr>
        <w:t>Lab</w:t>
      </w:r>
      <w:r w:rsidR="008A5BFE">
        <w:rPr>
          <w:rFonts w:ascii="Times New Roman" w:hAnsi="Times New Roman"/>
        </w:rPr>
        <w:t xml:space="preserve"> repositor</w:t>
      </w:r>
      <w:r w:rsidR="008A5BFE" w:rsidRPr="001E4A4A">
        <w:rPr>
          <w:rFonts w:ascii="Times New Roman" w:hAnsi="Times New Roman"/>
        </w:rPr>
        <w:t>y</w:t>
      </w:r>
      <w:r w:rsidR="003939A6">
        <w:rPr>
          <w:rFonts w:ascii="Times New Roman" w:hAnsi="Times New Roman"/>
        </w:rPr>
        <w:t xml:space="preserve"> </w:t>
      </w:r>
      <w:r w:rsidR="008A5BFE" w:rsidRPr="001E4A4A">
        <w:rPr>
          <w:rFonts w:ascii="Times New Roman" w:hAnsi="Times New Roman"/>
        </w:rPr>
        <w:t>(</w:t>
      </w:r>
      <w:hyperlink r:id="rId22" w:history="1">
        <w:r w:rsidR="00E5445B" w:rsidRPr="00E5445B">
          <w:rPr>
            <w:rStyle w:val="Hyperlink"/>
            <w:rFonts w:ascii="Times New Roman" w:hAnsi="Times New Roman" w:cs="Times New Roman"/>
          </w:rPr>
          <w:t>https://doi.org/10.5066/P1XOTEWH</w:t>
        </w:r>
      </w:hyperlink>
      <w:r w:rsidR="008A5BFE" w:rsidRPr="001E4A4A">
        <w:rPr>
          <w:rFonts w:ascii="Times New Roman" w:hAnsi="Times New Roman"/>
        </w:rPr>
        <w:t>).</w:t>
      </w:r>
    </w:p>
    <w:p w14:paraId="5DFF1158" w14:textId="32395367" w:rsidR="00D07889" w:rsidRPr="00271FFD" w:rsidRDefault="002C1120" w:rsidP="00271FFD">
      <w:pPr>
        <w:pStyle w:val="Heading1"/>
      </w:pPr>
      <w:r>
        <w:t>Results</w:t>
      </w:r>
    </w:p>
    <w:p w14:paraId="6C6AD038" w14:textId="2BEDFB68" w:rsidR="009727C3" w:rsidRPr="00025BDC" w:rsidRDefault="00DC1181" w:rsidP="009727C3">
      <w:pPr>
        <w:pStyle w:val="Heading2"/>
        <w:rPr>
          <w:rStyle w:val="Heading2Char"/>
          <w:b/>
        </w:rPr>
      </w:pPr>
      <w:r w:rsidRPr="00025BDC">
        <w:rPr>
          <w:rStyle w:val="Heading2Char"/>
          <w:b/>
        </w:rPr>
        <w:t xml:space="preserve">Model </w:t>
      </w:r>
      <w:r w:rsidR="002C1120" w:rsidRPr="00275539">
        <w:rPr>
          <w:rStyle w:val="Heading2Char"/>
          <w:b/>
          <w:iCs/>
        </w:rPr>
        <w:t>P</w:t>
      </w:r>
      <w:r w:rsidRPr="00275539">
        <w:rPr>
          <w:rStyle w:val="Heading2Char"/>
          <w:b/>
          <w:iCs/>
        </w:rPr>
        <w:t>erformance</w:t>
      </w:r>
      <w:r w:rsidR="007F4A3F">
        <w:rPr>
          <w:rStyle w:val="Heading2Char"/>
          <w:b/>
          <w:iCs/>
        </w:rPr>
        <w:t>s</w:t>
      </w:r>
      <w:r w:rsidR="00523F71" w:rsidRPr="00025BDC">
        <w:rPr>
          <w:rStyle w:val="Heading2Char"/>
          <w:b/>
        </w:rPr>
        <w:t xml:space="preserve"> </w:t>
      </w:r>
    </w:p>
    <w:p w14:paraId="3321B574" w14:textId="788D48B7" w:rsidR="003C2302" w:rsidDel="00084BB5" w:rsidRDefault="007F4A3F" w:rsidP="00334917">
      <w:pPr>
        <w:autoSpaceDE w:val="0"/>
        <w:autoSpaceDN w:val="0"/>
        <w:adjustRightInd w:val="0"/>
        <w:spacing w:line="480" w:lineRule="auto"/>
        <w:ind w:firstLine="720"/>
        <w:rPr>
          <w:del w:id="559" w:author="Larson, Danelle M" w:date="2026-02-02T09:39:00Z" w16du:dateUtc="2026-02-02T15:39:00Z"/>
          <w:rFonts w:ascii="Times New Roman" w:hAnsi="Times New Roman" w:cs="Times New Roman"/>
          <w:color w:val="000000"/>
          <w:lang w:eastAsia="en-GB"/>
        </w:rPr>
      </w:pPr>
      <w:r>
        <w:rPr>
          <w:rFonts w:ascii="Times New Roman" w:hAnsi="Times New Roman" w:cs="Times New Roman"/>
          <w:color w:val="000000"/>
          <w:lang w:eastAsia="en-GB"/>
        </w:rPr>
        <w:t xml:space="preserve">All four HMSC models </w:t>
      </w:r>
      <w:del w:id="560" w:author="Larson, Danelle M" w:date="2026-01-30T11:04:00Z" w16du:dateUtc="2026-01-30T17:04:00Z">
        <w:r w:rsidDel="007E5573">
          <w:rPr>
            <w:rFonts w:ascii="Times New Roman" w:hAnsi="Times New Roman" w:cs="Times New Roman"/>
            <w:color w:val="000000"/>
            <w:lang w:eastAsia="en-GB"/>
          </w:rPr>
          <w:delText xml:space="preserve">had </w:delText>
        </w:r>
      </w:del>
      <w:ins w:id="561" w:author="Larson, Danelle M" w:date="2026-01-30T11:04:00Z" w16du:dateUtc="2026-01-30T17:04:00Z">
        <w:r w:rsidR="007E5573">
          <w:rPr>
            <w:rFonts w:ascii="Times New Roman" w:hAnsi="Times New Roman" w:cs="Times New Roman"/>
            <w:color w:val="000000"/>
            <w:lang w:eastAsia="en-GB"/>
          </w:rPr>
          <w:t xml:space="preserve">yielded </w:t>
        </w:r>
      </w:ins>
      <w:r>
        <w:rPr>
          <w:rFonts w:ascii="Times New Roman" w:hAnsi="Times New Roman" w:cs="Times New Roman"/>
          <w:color w:val="000000"/>
          <w:lang w:eastAsia="en-GB"/>
        </w:rPr>
        <w:t xml:space="preserve">satisfactory performance that allows for </w:t>
      </w:r>
      <w:r w:rsidR="00B57803">
        <w:rPr>
          <w:rFonts w:ascii="Times New Roman" w:hAnsi="Times New Roman" w:cs="Times New Roman"/>
          <w:color w:val="000000"/>
          <w:lang w:eastAsia="en-GB"/>
        </w:rPr>
        <w:t xml:space="preserve">good </w:t>
      </w:r>
      <w:r>
        <w:rPr>
          <w:rFonts w:ascii="Times New Roman" w:hAnsi="Times New Roman" w:cs="Times New Roman"/>
          <w:color w:val="000000"/>
          <w:lang w:eastAsia="en-GB"/>
        </w:rPr>
        <w:t xml:space="preserve">ecological inferences. </w:t>
      </w:r>
      <w:r w:rsidR="001740A4">
        <w:rPr>
          <w:rFonts w:ascii="Times New Roman" w:hAnsi="Times New Roman" w:cs="Times New Roman"/>
          <w:color w:val="000000"/>
          <w:lang w:eastAsia="en-GB"/>
        </w:rPr>
        <w:t xml:space="preserve">The </w:t>
      </w:r>
      <w:r w:rsidR="005549E4">
        <w:rPr>
          <w:rFonts w:ascii="Times New Roman" w:hAnsi="Times New Roman" w:cs="Times New Roman"/>
          <w:color w:val="000000"/>
          <w:lang w:eastAsia="en-GB"/>
        </w:rPr>
        <w:t>MCMC</w:t>
      </w:r>
      <w:r w:rsidR="00FA1D7F">
        <w:rPr>
          <w:rFonts w:ascii="Times New Roman" w:hAnsi="Times New Roman" w:cs="Times New Roman"/>
          <w:color w:val="000000"/>
          <w:lang w:eastAsia="en-GB"/>
        </w:rPr>
        <w:t xml:space="preserve"> </w:t>
      </w:r>
      <w:r w:rsidR="00C87928">
        <w:rPr>
          <w:rFonts w:ascii="Times New Roman" w:hAnsi="Times New Roman" w:cs="Times New Roman"/>
          <w:color w:val="000000"/>
          <w:lang w:eastAsia="en-GB"/>
        </w:rPr>
        <w:t>chain</w:t>
      </w:r>
      <w:r w:rsidR="00026B57">
        <w:rPr>
          <w:rFonts w:ascii="Times New Roman" w:hAnsi="Times New Roman" w:cs="Times New Roman"/>
          <w:color w:val="000000"/>
          <w:lang w:eastAsia="en-GB"/>
        </w:rPr>
        <w:t xml:space="preserve"> </w:t>
      </w:r>
      <w:r w:rsidR="00FA1D7F">
        <w:rPr>
          <w:rFonts w:ascii="Times New Roman" w:hAnsi="Times New Roman" w:cs="Times New Roman"/>
          <w:color w:val="000000"/>
          <w:lang w:eastAsia="en-GB"/>
        </w:rPr>
        <w:t xml:space="preserve">convergences </w:t>
      </w:r>
      <w:r>
        <w:rPr>
          <w:rFonts w:ascii="Times New Roman" w:hAnsi="Times New Roman" w:cs="Times New Roman"/>
          <w:color w:val="000000"/>
          <w:lang w:eastAsia="en-GB"/>
        </w:rPr>
        <w:t>were good</w:t>
      </w:r>
      <w:r w:rsidR="00CC22D0">
        <w:rPr>
          <w:rFonts w:ascii="Times New Roman" w:hAnsi="Times New Roman" w:cs="Times New Roman"/>
          <w:color w:val="000000"/>
          <w:lang w:eastAsia="en-GB"/>
        </w:rPr>
        <w:t xml:space="preserve">, </w:t>
      </w:r>
      <w:r w:rsidR="00FA1D7F">
        <w:rPr>
          <w:rFonts w:ascii="Times New Roman" w:hAnsi="Times New Roman" w:cs="Times New Roman"/>
          <w:color w:val="000000"/>
          <w:lang w:eastAsia="en-GB"/>
        </w:rPr>
        <w:t xml:space="preserve">as </w:t>
      </w:r>
      <w:r w:rsidR="00CC22D0">
        <w:rPr>
          <w:rFonts w:ascii="Times New Roman" w:hAnsi="Times New Roman" w:cs="Times New Roman"/>
          <w:color w:val="000000"/>
          <w:lang w:eastAsia="en-GB"/>
        </w:rPr>
        <w:t>indicated by potential scale reduction factors</w:t>
      </w:r>
      <w:r w:rsidR="002211FF">
        <w:rPr>
          <w:rFonts w:ascii="Times New Roman" w:hAnsi="Times New Roman" w:cs="Times New Roman"/>
          <w:color w:val="000000"/>
          <w:lang w:eastAsia="en-GB"/>
        </w:rPr>
        <w:t xml:space="preserve"> </w:t>
      </w:r>
      <w:r w:rsidR="00CC22D0">
        <w:rPr>
          <w:rFonts w:ascii="Times New Roman" w:hAnsi="Times New Roman" w:cs="Times New Roman"/>
          <w:color w:val="000000"/>
          <w:lang w:eastAsia="en-GB"/>
        </w:rPr>
        <w:t xml:space="preserve">of </w:t>
      </w:r>
      <w:r w:rsidR="00C57B0B">
        <w:rPr>
          <w:rFonts w:ascii="Times New Roman" w:hAnsi="Times New Roman" w:cs="Times New Roman"/>
          <w:color w:val="000000"/>
          <w:lang w:eastAsia="en-GB"/>
        </w:rPr>
        <w:t>all</w:t>
      </w:r>
      <w:r w:rsidR="00CC22D0">
        <w:rPr>
          <w:rFonts w:ascii="Times New Roman" w:hAnsi="Times New Roman" w:cs="Times New Roman"/>
          <w:color w:val="000000"/>
          <w:lang w:eastAsia="en-GB"/>
        </w:rPr>
        <w:t xml:space="preserve"> parameter </w:t>
      </w:r>
      <w:r w:rsidR="003B1580">
        <w:rPr>
          <w:rFonts w:ascii="Times New Roman" w:hAnsi="Times New Roman" w:cs="Times New Roman"/>
          <w:color w:val="000000"/>
          <w:lang w:eastAsia="en-GB"/>
        </w:rPr>
        <w:t xml:space="preserve">estimates and upper credible intervals </w:t>
      </w:r>
      <w:r w:rsidR="00625F28">
        <w:rPr>
          <w:rFonts w:ascii="Times New Roman" w:hAnsi="Times New Roman" w:cs="Times New Roman"/>
          <w:color w:val="000000"/>
          <w:lang w:eastAsia="en-GB"/>
        </w:rPr>
        <w:t xml:space="preserve">(CI) </w:t>
      </w:r>
      <w:r w:rsidR="00CC22D0">
        <w:rPr>
          <w:rFonts w:ascii="Times New Roman" w:hAnsi="Times New Roman" w:cs="Times New Roman"/>
          <w:color w:val="000000"/>
          <w:lang w:eastAsia="en-GB"/>
        </w:rPr>
        <w:t>&lt;1.</w:t>
      </w:r>
      <w:r w:rsidR="001835C0">
        <w:rPr>
          <w:rFonts w:ascii="Times New Roman" w:hAnsi="Times New Roman" w:cs="Times New Roman"/>
          <w:color w:val="000000"/>
          <w:lang w:eastAsia="en-GB"/>
        </w:rPr>
        <w:t>1</w:t>
      </w:r>
      <w:r w:rsidR="001555E7">
        <w:rPr>
          <w:rFonts w:ascii="Times New Roman" w:hAnsi="Times New Roman" w:cs="Times New Roman"/>
          <w:color w:val="000000"/>
          <w:lang w:eastAsia="en-GB"/>
        </w:rPr>
        <w:t>.</w:t>
      </w:r>
      <w:r w:rsidR="00CC22D0">
        <w:rPr>
          <w:rFonts w:ascii="Times New Roman" w:hAnsi="Times New Roman" w:cs="Times New Roman"/>
          <w:color w:val="000000"/>
          <w:lang w:eastAsia="en-GB"/>
        </w:rPr>
        <w:t xml:space="preserve"> </w:t>
      </w:r>
      <w:r w:rsidR="00EF205A" w:rsidRPr="00E16936">
        <w:rPr>
          <w:rFonts w:ascii="Times New Roman" w:hAnsi="Times New Roman" w:cs="Times New Roman"/>
          <w:color w:val="000000"/>
          <w:lang w:eastAsia="en-GB"/>
        </w:rPr>
        <w:t>All four models had</w:t>
      </w:r>
      <w:r w:rsidR="00946023" w:rsidRPr="00E16936">
        <w:rPr>
          <w:rFonts w:ascii="Times New Roman" w:hAnsi="Times New Roman" w:cs="Times New Roman"/>
          <w:color w:val="000000"/>
          <w:lang w:eastAsia="en-GB"/>
        </w:rPr>
        <w:t xml:space="preserve"> good fit and high discriminatory power</w:t>
      </w:r>
      <w:r w:rsidR="00631178">
        <w:rPr>
          <w:rFonts w:ascii="Times New Roman" w:hAnsi="Times New Roman" w:cs="Times New Roman"/>
          <w:color w:val="000000"/>
          <w:lang w:eastAsia="en-GB"/>
        </w:rPr>
        <w:t xml:space="preserve"> </w:t>
      </w:r>
      <w:r w:rsidR="00236384">
        <w:rPr>
          <w:rFonts w:ascii="Times New Roman" w:hAnsi="Times New Roman" w:cs="Times New Roman"/>
          <w:color w:val="000000"/>
          <w:lang w:eastAsia="en-GB"/>
        </w:rPr>
        <w:t>(</w:t>
      </w:r>
      <w:r w:rsidR="00946023" w:rsidRPr="00E16936">
        <w:rPr>
          <w:rFonts w:ascii="Times New Roman" w:hAnsi="Times New Roman" w:cs="Times New Roman"/>
          <w:color w:val="000000"/>
          <w:lang w:eastAsia="en-GB"/>
        </w:rPr>
        <w:t xml:space="preserve">mean </w:t>
      </w:r>
      <w:r w:rsidR="008763BB">
        <w:rPr>
          <w:rFonts w:ascii="Times New Roman" w:hAnsi="Times New Roman" w:cs="Times New Roman"/>
          <w:color w:val="000000"/>
          <w:lang w:eastAsia="en-GB"/>
        </w:rPr>
        <w:t>area under the curve</w:t>
      </w:r>
      <w:r w:rsidR="00236384">
        <w:rPr>
          <w:rFonts w:ascii="Times New Roman" w:hAnsi="Times New Roman" w:cs="Times New Roman"/>
          <w:color w:val="000000"/>
          <w:lang w:eastAsia="en-GB"/>
        </w:rPr>
        <w:t>=</w:t>
      </w:r>
      <w:r w:rsidR="00946023" w:rsidRPr="00E16936">
        <w:rPr>
          <w:rFonts w:ascii="Times New Roman" w:hAnsi="Times New Roman" w:cs="Times New Roman"/>
          <w:color w:val="000000"/>
          <w:lang w:eastAsia="en-GB"/>
        </w:rPr>
        <w:t>0.93</w:t>
      </w:r>
      <w:r w:rsidR="002919D5" w:rsidRPr="00E16936">
        <w:rPr>
          <w:rFonts w:ascii="Times New Roman" w:hAnsi="Times New Roman" w:cs="Times New Roman"/>
          <w:color w:val="000000"/>
          <w:lang w:eastAsia="en-GB"/>
        </w:rPr>
        <w:t>–</w:t>
      </w:r>
      <w:r w:rsidR="00946023" w:rsidRPr="00E16936">
        <w:rPr>
          <w:rFonts w:ascii="Times New Roman" w:hAnsi="Times New Roman" w:cs="Times New Roman"/>
          <w:color w:val="000000"/>
          <w:lang w:eastAsia="en-GB"/>
        </w:rPr>
        <w:t>0.98</w:t>
      </w:r>
      <w:r w:rsidR="00631178">
        <w:rPr>
          <w:rFonts w:ascii="Times New Roman" w:hAnsi="Times New Roman" w:cs="Times New Roman"/>
          <w:color w:val="000000"/>
          <w:lang w:eastAsia="en-GB"/>
        </w:rPr>
        <w:t xml:space="preserve"> and mean </w:t>
      </w:r>
      <w:r w:rsidR="008763BB">
        <w:rPr>
          <w:rFonts w:ascii="Times New Roman" w:hAnsi="Times New Roman" w:cs="Times New Roman"/>
          <w:color w:val="000000"/>
          <w:lang w:eastAsia="en-GB"/>
        </w:rPr>
        <w:t>effective sample size</w:t>
      </w:r>
      <w:r w:rsidR="00631178">
        <w:rPr>
          <w:rFonts w:ascii="Times New Roman" w:hAnsi="Times New Roman" w:cs="Times New Roman"/>
          <w:color w:val="000000"/>
          <w:lang w:eastAsia="en-GB"/>
        </w:rPr>
        <w:t>=1</w:t>
      </w:r>
      <w:r w:rsidR="008763BB">
        <w:rPr>
          <w:rFonts w:ascii="Times New Roman" w:hAnsi="Times New Roman" w:cs="Times New Roman"/>
          <w:color w:val="000000"/>
          <w:lang w:eastAsia="en-GB"/>
        </w:rPr>
        <w:t>,</w:t>
      </w:r>
      <w:r w:rsidR="00631178">
        <w:rPr>
          <w:rFonts w:ascii="Times New Roman" w:hAnsi="Times New Roman" w:cs="Times New Roman"/>
          <w:color w:val="000000"/>
          <w:lang w:eastAsia="en-GB"/>
        </w:rPr>
        <w:t>000</w:t>
      </w:r>
      <w:r w:rsidR="002D008B">
        <w:rPr>
          <w:rFonts w:ascii="Times New Roman" w:hAnsi="Times New Roman" w:cs="Times New Roman"/>
          <w:color w:val="000000"/>
          <w:lang w:eastAsia="en-GB"/>
        </w:rPr>
        <w:t xml:space="preserve">, </w:t>
      </w:r>
      <w:r w:rsidR="00EF205A" w:rsidRPr="00E16936">
        <w:rPr>
          <w:rFonts w:ascii="Times New Roman" w:hAnsi="Times New Roman" w:cs="Times New Roman"/>
          <w:color w:val="000000"/>
          <w:lang w:eastAsia="en-GB"/>
        </w:rPr>
        <w:t xml:space="preserve">depending on </w:t>
      </w:r>
      <w:r w:rsidR="00996C54">
        <w:rPr>
          <w:rFonts w:ascii="Times New Roman" w:hAnsi="Times New Roman" w:cs="Times New Roman"/>
        </w:rPr>
        <w:t>reach</w:t>
      </w:r>
      <w:r w:rsidR="00631178">
        <w:rPr>
          <w:rFonts w:ascii="Times New Roman" w:hAnsi="Times New Roman" w:cs="Times New Roman"/>
        </w:rPr>
        <w:t>)</w:t>
      </w:r>
      <w:r w:rsidR="00946023" w:rsidRPr="00E16936">
        <w:rPr>
          <w:rFonts w:ascii="Times New Roman" w:hAnsi="Times New Roman" w:cs="Times New Roman"/>
          <w:color w:val="000000"/>
          <w:lang w:eastAsia="en-GB"/>
        </w:rPr>
        <w:t xml:space="preserve">. </w:t>
      </w:r>
      <w:r w:rsidR="00B83C91" w:rsidRPr="00E16936">
        <w:rPr>
          <w:rFonts w:ascii="Times New Roman" w:hAnsi="Times New Roman" w:cs="Times New Roman"/>
          <w:color w:val="000000"/>
          <w:lang w:eastAsia="en-GB"/>
        </w:rPr>
        <w:t xml:space="preserve">The </w:t>
      </w:r>
      <w:r w:rsidR="00FE1BB6" w:rsidRPr="00E16936">
        <w:rPr>
          <w:rFonts w:ascii="Times New Roman" w:hAnsi="Times New Roman" w:cs="Times New Roman"/>
          <w:color w:val="000000"/>
          <w:lang w:eastAsia="en-GB"/>
        </w:rPr>
        <w:t>explanatory power</w:t>
      </w:r>
      <w:r w:rsidR="00BB493D" w:rsidRPr="00E16936">
        <w:rPr>
          <w:rFonts w:ascii="Times New Roman" w:hAnsi="Times New Roman" w:cs="Times New Roman"/>
          <w:color w:val="000000"/>
          <w:lang w:eastAsia="en-GB"/>
        </w:rPr>
        <w:t>s</w:t>
      </w:r>
      <w:r w:rsidR="00FE1BB6" w:rsidRPr="00E16936">
        <w:rPr>
          <w:rFonts w:ascii="Times New Roman" w:hAnsi="Times New Roman" w:cs="Times New Roman"/>
          <w:color w:val="000000"/>
          <w:lang w:eastAsia="en-GB"/>
        </w:rPr>
        <w:t xml:space="preserve"> </w:t>
      </w:r>
      <w:r w:rsidR="00EB4844">
        <w:rPr>
          <w:rFonts w:ascii="Times New Roman" w:hAnsi="Times New Roman" w:cs="Times New Roman"/>
          <w:color w:val="000000"/>
          <w:lang w:eastAsia="en-GB"/>
        </w:rPr>
        <w:t xml:space="preserve">for community assembly </w:t>
      </w:r>
      <w:r w:rsidR="00DB5092" w:rsidRPr="00E16936">
        <w:rPr>
          <w:rFonts w:ascii="Times New Roman" w:hAnsi="Times New Roman" w:cs="Times New Roman"/>
          <w:color w:val="000000"/>
          <w:lang w:eastAsia="en-GB"/>
        </w:rPr>
        <w:t xml:space="preserve">were </w:t>
      </w:r>
      <w:r w:rsidR="00BB05CC">
        <w:rPr>
          <w:rFonts w:ascii="Times New Roman" w:hAnsi="Times New Roman" w:cs="Times New Roman"/>
          <w:color w:val="000000"/>
          <w:lang w:eastAsia="en-GB"/>
        </w:rPr>
        <w:t>acceptable</w:t>
      </w:r>
      <w:r w:rsidR="00C36A67" w:rsidRPr="00E16936">
        <w:rPr>
          <w:rFonts w:ascii="Times New Roman" w:hAnsi="Times New Roman" w:cs="Times New Roman"/>
          <w:color w:val="000000"/>
          <w:lang w:eastAsia="en-GB"/>
        </w:rPr>
        <w:t xml:space="preserve"> </w:t>
      </w:r>
      <w:r w:rsidR="008715DB">
        <w:rPr>
          <w:rFonts w:ascii="Times New Roman" w:hAnsi="Times New Roman" w:cs="Times New Roman"/>
          <w:color w:val="000000"/>
          <w:lang w:eastAsia="en-GB"/>
        </w:rPr>
        <w:t xml:space="preserve">with </w:t>
      </w:r>
      <w:r w:rsidR="005B04CC" w:rsidRPr="00E16936">
        <w:rPr>
          <w:rFonts w:ascii="Times New Roman" w:hAnsi="Times New Roman" w:cs="Times New Roman"/>
          <w:color w:val="000000"/>
          <w:lang w:eastAsia="en-GB"/>
        </w:rPr>
        <w:t>mean</w:t>
      </w:r>
      <w:r w:rsidR="00C67744" w:rsidRPr="00E16936">
        <w:rPr>
          <w:rFonts w:ascii="Times New Roman" w:hAnsi="Times New Roman" w:cs="Times New Roman"/>
          <w:color w:val="000000"/>
          <w:lang w:eastAsia="en-GB"/>
        </w:rPr>
        <w:t xml:space="preserve"> Tjur</w:t>
      </w:r>
      <w:r w:rsidR="00C93FC7" w:rsidRPr="00E16936">
        <w:rPr>
          <w:rFonts w:ascii="Times New Roman" w:hAnsi="Times New Roman" w:cs="Times New Roman"/>
          <w:color w:val="000000"/>
          <w:lang w:eastAsia="en-GB"/>
        </w:rPr>
        <w:t> </w:t>
      </w:r>
      <w:r w:rsidR="00C67744" w:rsidRPr="00E16936">
        <w:rPr>
          <w:rFonts w:ascii="Times New Roman" w:hAnsi="Times New Roman" w:cs="Times New Roman"/>
          <w:color w:val="000000"/>
          <w:lang w:eastAsia="en-GB"/>
        </w:rPr>
        <w:t>R</w:t>
      </w:r>
      <w:r w:rsidR="00C67744" w:rsidRPr="00E16936">
        <w:rPr>
          <w:rFonts w:ascii="Times New Roman" w:hAnsi="Times New Roman" w:cs="Times New Roman"/>
          <w:color w:val="000000"/>
          <w:vertAlign w:val="superscript"/>
          <w:lang w:eastAsia="en-GB"/>
        </w:rPr>
        <w:t>2</w:t>
      </w:r>
      <w:r w:rsidR="00FE1BB6" w:rsidRPr="00E16936">
        <w:rPr>
          <w:rFonts w:ascii="Times New Roman" w:hAnsi="Times New Roman" w:cs="Times New Roman"/>
          <w:color w:val="000000"/>
          <w:lang w:eastAsia="en-GB"/>
        </w:rPr>
        <w:t xml:space="preserve"> </w:t>
      </w:r>
      <w:r w:rsidR="00B83C91" w:rsidRPr="00E16936">
        <w:rPr>
          <w:rFonts w:ascii="Times New Roman" w:hAnsi="Times New Roman" w:cs="Times New Roman"/>
          <w:color w:val="000000"/>
          <w:lang w:eastAsia="en-GB"/>
        </w:rPr>
        <w:t>ranging from 0.</w:t>
      </w:r>
      <w:r w:rsidR="002919D5" w:rsidRPr="00E16936">
        <w:rPr>
          <w:rFonts w:ascii="Times New Roman" w:hAnsi="Times New Roman" w:cs="Times New Roman"/>
          <w:color w:val="000000"/>
          <w:lang w:eastAsia="en-GB"/>
        </w:rPr>
        <w:t>31</w:t>
      </w:r>
      <w:r w:rsidR="00B83C91" w:rsidRPr="00E16936">
        <w:rPr>
          <w:rFonts w:ascii="Times New Roman" w:hAnsi="Times New Roman" w:cs="Times New Roman"/>
          <w:color w:val="000000"/>
          <w:lang w:eastAsia="en-GB"/>
        </w:rPr>
        <w:t>–0.</w:t>
      </w:r>
      <w:r w:rsidR="00967080">
        <w:rPr>
          <w:rFonts w:ascii="Times New Roman" w:hAnsi="Times New Roman" w:cs="Times New Roman"/>
          <w:color w:val="000000"/>
          <w:lang w:eastAsia="en-GB"/>
        </w:rPr>
        <w:t>35</w:t>
      </w:r>
      <w:r w:rsidR="00B83C91" w:rsidRPr="00E16936">
        <w:rPr>
          <w:rFonts w:ascii="Times New Roman" w:hAnsi="Times New Roman" w:cs="Times New Roman"/>
          <w:color w:val="000000"/>
          <w:lang w:eastAsia="en-GB"/>
        </w:rPr>
        <w:t xml:space="preserve">, depending on </w:t>
      </w:r>
      <w:r w:rsidR="00996C54">
        <w:rPr>
          <w:rFonts w:ascii="Times New Roman" w:hAnsi="Times New Roman" w:cs="Times New Roman"/>
        </w:rPr>
        <w:t>reach</w:t>
      </w:r>
      <w:r w:rsidR="003F5FB1" w:rsidRPr="00E16936">
        <w:rPr>
          <w:rFonts w:ascii="Times New Roman" w:hAnsi="Times New Roman" w:cs="Times New Roman"/>
          <w:color w:val="000000"/>
          <w:lang w:eastAsia="en-GB"/>
        </w:rPr>
        <w:t xml:space="preserve">. </w:t>
      </w:r>
      <w:ins w:id="562" w:author="Larson, Danelle M" w:date="2026-02-02T09:39:00Z" w16du:dateUtc="2026-02-02T15:39:00Z">
        <w:r w:rsidR="00084BB5">
          <w:rPr>
            <w:rFonts w:ascii="Times New Roman" w:hAnsi="Times New Roman" w:cs="Times New Roman"/>
            <w:color w:val="000000"/>
            <w:lang w:eastAsia="en-GB"/>
          </w:rPr>
          <w:t>The predictive powers were lower, with mean Tjur R</w:t>
        </w:r>
        <w:r w:rsidR="00084BB5" w:rsidRPr="00A96726">
          <w:rPr>
            <w:rFonts w:ascii="Times New Roman" w:hAnsi="Times New Roman" w:cs="Times New Roman"/>
            <w:color w:val="000000"/>
            <w:vertAlign w:val="superscript"/>
            <w:lang w:eastAsia="en-GB"/>
          </w:rPr>
          <w:t>2</w:t>
        </w:r>
        <w:r w:rsidR="00084BB5">
          <w:rPr>
            <w:rFonts w:ascii="Times New Roman" w:hAnsi="Times New Roman" w:cs="Times New Roman"/>
            <w:color w:val="000000"/>
            <w:lang w:eastAsia="en-GB"/>
          </w:rPr>
          <w:t xml:space="preserve"> ranging from </w:t>
        </w:r>
        <w:r w:rsidR="00084BB5" w:rsidRPr="00BB779A">
          <w:rPr>
            <w:rFonts w:ascii="Times New Roman" w:hAnsi="Times New Roman" w:cs="Times New Roman"/>
            <w:color w:val="000000"/>
            <w:lang w:eastAsia="en-GB"/>
          </w:rPr>
          <w:t>0.1</w:t>
        </w:r>
        <w:r w:rsidR="00084BB5">
          <w:rPr>
            <w:rFonts w:ascii="Times New Roman" w:hAnsi="Times New Roman" w:cs="Times New Roman"/>
            <w:color w:val="000000"/>
            <w:lang w:eastAsia="en-GB"/>
          </w:rPr>
          <w:t>1</w:t>
        </w:r>
        <w:r w:rsidR="00084BB5" w:rsidRPr="00BB779A">
          <w:rPr>
            <w:rFonts w:ascii="Times New Roman" w:hAnsi="Times New Roman" w:cs="Times New Roman"/>
            <w:color w:val="000000"/>
            <w:lang w:eastAsia="en-GB"/>
          </w:rPr>
          <w:t>–0.2</w:t>
        </w:r>
        <w:r w:rsidR="00084BB5">
          <w:rPr>
            <w:rFonts w:ascii="Times New Roman" w:hAnsi="Times New Roman" w:cs="Times New Roman"/>
            <w:color w:val="000000"/>
            <w:lang w:eastAsia="en-GB"/>
          </w:rPr>
          <w:t>0, depending on pool</w:t>
        </w:r>
      </w:ins>
      <w:ins w:id="563" w:author="Larson, Danelle M" w:date="2026-02-02T09:40:00Z" w16du:dateUtc="2026-02-02T15:40:00Z">
        <w:r w:rsidR="007B37AC">
          <w:rPr>
            <w:rFonts w:ascii="Times New Roman" w:hAnsi="Times New Roman" w:cs="Times New Roman"/>
            <w:color w:val="000000"/>
            <w:lang w:eastAsia="en-GB"/>
          </w:rPr>
          <w:t xml:space="preserve">. </w:t>
        </w:r>
      </w:ins>
      <w:del w:id="564" w:author="Larson, Danelle M" w:date="2026-02-02T09:39:00Z" w16du:dateUtc="2026-02-02T15:39:00Z">
        <w:r w:rsidR="00BB779A" w:rsidDel="00084BB5">
          <w:rPr>
            <w:rFonts w:ascii="Times New Roman" w:hAnsi="Times New Roman" w:cs="Times New Roman"/>
            <w:color w:val="000000"/>
            <w:lang w:eastAsia="en-GB"/>
          </w:rPr>
          <w:delText xml:space="preserve">The predictive powers </w:delText>
        </w:r>
        <w:r w:rsidR="00BB779A" w:rsidRPr="00E5445B" w:rsidDel="00084BB5">
          <w:rPr>
            <w:rFonts w:ascii="Times New Roman" w:hAnsi="Times New Roman" w:cs="Times New Roman"/>
            <w:color w:val="000000"/>
            <w:lang w:eastAsia="en-GB"/>
          </w:rPr>
          <w:delText>using 2-fold cross validation</w:delText>
        </w:r>
        <w:r w:rsidR="00BB779A" w:rsidDel="00084BB5">
          <w:rPr>
            <w:rFonts w:ascii="Times New Roman" w:hAnsi="Times New Roman" w:cs="Times New Roman"/>
            <w:color w:val="000000"/>
            <w:lang w:eastAsia="en-GB"/>
          </w:rPr>
          <w:delText xml:space="preserve"> ranged from </w:delText>
        </w:r>
        <w:r w:rsidR="00BB779A" w:rsidRPr="00E16936" w:rsidDel="00084BB5">
          <w:rPr>
            <w:rFonts w:ascii="Times New Roman" w:hAnsi="Times New Roman" w:cs="Times New Roman"/>
            <w:color w:val="000000"/>
            <w:lang w:eastAsia="en-GB"/>
          </w:rPr>
          <w:delText>R</w:delText>
        </w:r>
        <w:r w:rsidR="00BB779A" w:rsidRPr="00E16936" w:rsidDel="00084BB5">
          <w:rPr>
            <w:rFonts w:ascii="Times New Roman" w:hAnsi="Times New Roman" w:cs="Times New Roman"/>
            <w:color w:val="000000"/>
            <w:vertAlign w:val="superscript"/>
            <w:lang w:eastAsia="en-GB"/>
          </w:rPr>
          <w:delText>2</w:delText>
        </w:r>
        <w:r w:rsidR="00BB779A" w:rsidRPr="00BB779A" w:rsidDel="00084BB5">
          <w:rPr>
            <w:rFonts w:ascii="Times New Roman" w:hAnsi="Times New Roman" w:cs="Times New Roman"/>
            <w:color w:val="000000"/>
            <w:lang w:eastAsia="en-GB"/>
          </w:rPr>
          <w:delText>=0.17–0.29.</w:delText>
        </w:r>
      </w:del>
    </w:p>
    <w:p w14:paraId="5B5ECA65" w14:textId="100A00D4" w:rsidR="00160C2D" w:rsidRPr="009C14A0" w:rsidRDefault="00C01036" w:rsidP="00084BB5">
      <w:pPr>
        <w:autoSpaceDE w:val="0"/>
        <w:autoSpaceDN w:val="0"/>
        <w:adjustRightInd w:val="0"/>
        <w:spacing w:line="480" w:lineRule="auto"/>
        <w:ind w:firstLine="720"/>
        <w:rPr>
          <w:rStyle w:val="Heading2Char"/>
          <w:b w:val="0"/>
        </w:rPr>
      </w:pPr>
      <w:r>
        <w:rPr>
          <w:rStyle w:val="Heading2Char"/>
        </w:rPr>
        <w:t>Riverine Changes in Two Decades</w:t>
      </w:r>
    </w:p>
    <w:p w14:paraId="15772FDE" w14:textId="215CEF1D" w:rsidR="00596058" w:rsidRPr="00263763" w:rsidRDefault="00666BE5" w:rsidP="00596058">
      <w:pPr>
        <w:spacing w:line="480" w:lineRule="auto"/>
        <w:rPr>
          <w:rStyle w:val="Heading2Char"/>
          <w:rFonts w:ascii="Times New Roman" w:hAnsi="Times New Roman"/>
          <w:b w:val="0"/>
          <w:i w:val="0"/>
          <w:sz w:val="24"/>
          <w:szCs w:val="24"/>
        </w:rPr>
      </w:pPr>
      <w:r>
        <w:lastRenderedPageBreak/>
        <w:tab/>
      </w:r>
      <w:r w:rsidR="00CC49E6">
        <w:rPr>
          <w:rFonts w:ascii="Times New Roman" w:hAnsi="Times New Roman" w:cs="Times New Roman"/>
        </w:rPr>
        <w:t>E</w:t>
      </w:r>
      <w:r w:rsidRPr="00552713">
        <w:rPr>
          <w:rFonts w:ascii="Times New Roman" w:hAnsi="Times New Roman" w:cs="Times New Roman"/>
        </w:rPr>
        <w:t>nvironmental conditions at vegetated plots</w:t>
      </w:r>
      <w:r w:rsidR="00A12FE2">
        <w:rPr>
          <w:rFonts w:ascii="Times New Roman" w:hAnsi="Times New Roman" w:cs="Times New Roman"/>
        </w:rPr>
        <w:t xml:space="preserve"> across the 400 km reach</w:t>
      </w:r>
      <w:r w:rsidRPr="00552713">
        <w:rPr>
          <w:rFonts w:ascii="Times New Roman" w:hAnsi="Times New Roman" w:cs="Times New Roman"/>
        </w:rPr>
        <w:t xml:space="preserve"> have </w:t>
      </w:r>
      <w:r w:rsidR="00845170" w:rsidRPr="00552713">
        <w:rPr>
          <w:rFonts w:ascii="Times New Roman" w:hAnsi="Times New Roman" w:cs="Times New Roman"/>
        </w:rPr>
        <w:t xml:space="preserve">changed </w:t>
      </w:r>
      <w:r w:rsidRPr="00552713">
        <w:rPr>
          <w:rFonts w:ascii="Times New Roman" w:hAnsi="Times New Roman" w:cs="Times New Roman"/>
        </w:rPr>
        <w:t xml:space="preserve">substantially over </w:t>
      </w:r>
      <w:ins w:id="565" w:author="Larson, Danelle M" w:date="2026-01-30T11:04:00Z" w16du:dateUtc="2026-01-30T17:04:00Z">
        <w:r w:rsidR="00217D2D">
          <w:rPr>
            <w:rFonts w:ascii="Times New Roman" w:hAnsi="Times New Roman" w:cs="Times New Roman"/>
          </w:rPr>
          <w:t xml:space="preserve">the </w:t>
        </w:r>
      </w:ins>
      <w:r w:rsidRPr="00552713">
        <w:rPr>
          <w:rFonts w:ascii="Times New Roman" w:hAnsi="Times New Roman" w:cs="Times New Roman"/>
        </w:rPr>
        <w:t>two decades</w:t>
      </w:r>
      <w:r w:rsidR="00A12FE2">
        <w:rPr>
          <w:rFonts w:ascii="Times New Roman" w:hAnsi="Times New Roman" w:cs="Times New Roman"/>
        </w:rPr>
        <w:t xml:space="preserve">, especially as shown in Lower </w:t>
      </w:r>
      <w:del w:id="566" w:author="jeff houser" w:date="2026-01-26T15:04:00Z" w16du:dateUtc="2026-01-26T21:04:00Z">
        <w:r w:rsidR="00996C54" w:rsidDel="00B228B3">
          <w:rPr>
            <w:rFonts w:ascii="Times New Roman" w:hAnsi="Times New Roman" w:cs="Times New Roman"/>
          </w:rPr>
          <w:delText>Reach</w:delText>
        </w:r>
      </w:del>
      <w:ins w:id="567" w:author="jeff houser" w:date="2026-01-26T15:04:00Z" w16du:dateUtc="2026-01-26T21:04:00Z">
        <w:r w:rsidR="00B228B3">
          <w:rPr>
            <w:rFonts w:ascii="Times New Roman" w:hAnsi="Times New Roman" w:cs="Times New Roman"/>
          </w:rPr>
          <w:t>Pool</w:t>
        </w:r>
      </w:ins>
      <w:r w:rsidR="00A12FE2">
        <w:rPr>
          <w:rFonts w:ascii="Times New Roman" w:hAnsi="Times New Roman" w:cs="Times New Roman"/>
        </w:rPr>
        <w:t xml:space="preserve"> 4</w:t>
      </w:r>
      <w:r w:rsidRPr="00552713">
        <w:rPr>
          <w:rFonts w:ascii="Times New Roman" w:hAnsi="Times New Roman" w:cs="Times New Roman"/>
        </w:rPr>
        <w:t xml:space="preserve"> (Figure 2).</w:t>
      </w:r>
      <w:r w:rsidR="00256A2B" w:rsidRPr="00552713">
        <w:rPr>
          <w:rFonts w:ascii="Times New Roman" w:hAnsi="Times New Roman" w:cs="Times New Roman"/>
        </w:rPr>
        <w:t xml:space="preserve"> </w:t>
      </w:r>
      <w:r w:rsidR="00845170">
        <w:rPr>
          <w:rFonts w:ascii="Times New Roman" w:hAnsi="Times New Roman" w:cs="Times New Roman"/>
        </w:rPr>
        <w:t>In terms of</w:t>
      </w:r>
      <w:r w:rsidR="00256A2B" w:rsidRPr="00552713">
        <w:rPr>
          <w:rFonts w:ascii="Times New Roman" w:hAnsi="Times New Roman" w:cs="Times New Roman"/>
        </w:rPr>
        <w:t xml:space="preserve"> hydrogeomorphology, vegetated plots </w:t>
      </w:r>
      <w:r w:rsidR="00B40BD1">
        <w:rPr>
          <w:rFonts w:ascii="Times New Roman" w:hAnsi="Times New Roman" w:cs="Times New Roman"/>
        </w:rPr>
        <w:t>typically had</w:t>
      </w:r>
      <w:r w:rsidR="00EF0DF3" w:rsidRPr="00552713">
        <w:rPr>
          <w:rFonts w:ascii="Times New Roman" w:hAnsi="Times New Roman" w:cs="Times New Roman"/>
        </w:rPr>
        <w:t xml:space="preserve"> </w:t>
      </w:r>
      <w:r w:rsidR="00FF7450" w:rsidRPr="00552713">
        <w:rPr>
          <w:rFonts w:ascii="Times New Roman" w:hAnsi="Times New Roman" w:cs="Times New Roman"/>
        </w:rPr>
        <w:t>deeper</w:t>
      </w:r>
      <w:r w:rsidR="00F84D15">
        <w:rPr>
          <w:rFonts w:ascii="Times New Roman" w:hAnsi="Times New Roman" w:cs="Times New Roman"/>
        </w:rPr>
        <w:t xml:space="preserve"> water</w:t>
      </w:r>
      <w:r w:rsidR="00FF7450" w:rsidRPr="00552713">
        <w:rPr>
          <w:rFonts w:ascii="Times New Roman" w:hAnsi="Times New Roman" w:cs="Times New Roman"/>
        </w:rPr>
        <w:t xml:space="preserve"> </w:t>
      </w:r>
      <w:r w:rsidR="003D4083">
        <w:rPr>
          <w:rFonts w:ascii="Times New Roman" w:hAnsi="Times New Roman" w:cs="Times New Roman"/>
        </w:rPr>
        <w:t>and</w:t>
      </w:r>
      <w:r w:rsidR="00FF7450" w:rsidRPr="00552713">
        <w:rPr>
          <w:rFonts w:ascii="Times New Roman" w:hAnsi="Times New Roman" w:cs="Times New Roman"/>
        </w:rPr>
        <w:t xml:space="preserve"> greater velocit</w:t>
      </w:r>
      <w:r w:rsidR="001823D1">
        <w:rPr>
          <w:rFonts w:ascii="Times New Roman" w:hAnsi="Times New Roman" w:cs="Times New Roman"/>
        </w:rPr>
        <w:t>y</w:t>
      </w:r>
      <w:r w:rsidR="00FF7450" w:rsidRPr="00552713">
        <w:rPr>
          <w:rFonts w:ascii="Times New Roman" w:hAnsi="Times New Roman" w:cs="Times New Roman"/>
        </w:rPr>
        <w:t xml:space="preserve"> </w:t>
      </w:r>
      <w:r w:rsidR="00A0581E" w:rsidRPr="00552713">
        <w:rPr>
          <w:rFonts w:ascii="Times New Roman" w:hAnsi="Times New Roman" w:cs="Times New Roman"/>
        </w:rPr>
        <w:t xml:space="preserve">in later years </w:t>
      </w:r>
      <w:r w:rsidR="00D30301" w:rsidRPr="00552713">
        <w:rPr>
          <w:rFonts w:ascii="Times New Roman" w:hAnsi="Times New Roman" w:cs="Times New Roman"/>
        </w:rPr>
        <w:t>(Figure</w:t>
      </w:r>
      <w:r w:rsidR="00F0356E">
        <w:rPr>
          <w:rFonts w:ascii="Times New Roman" w:hAnsi="Times New Roman" w:cs="Times New Roman"/>
        </w:rPr>
        <w:t>s</w:t>
      </w:r>
      <w:r w:rsidR="00D30301" w:rsidRPr="00552713">
        <w:rPr>
          <w:rFonts w:ascii="Times New Roman" w:hAnsi="Times New Roman" w:cs="Times New Roman"/>
        </w:rPr>
        <w:t xml:space="preserve"> 2</w:t>
      </w:r>
      <w:r w:rsidR="002A38BC">
        <w:rPr>
          <w:rFonts w:ascii="Times New Roman" w:hAnsi="Times New Roman" w:cs="Times New Roman"/>
        </w:rPr>
        <w:t>A</w:t>
      </w:r>
      <w:r w:rsidR="00D36332">
        <w:rPr>
          <w:rFonts w:ascii="Times New Roman" w:hAnsi="Times New Roman" w:cs="Times New Roman"/>
        </w:rPr>
        <w:t>–</w:t>
      </w:r>
      <w:r w:rsidR="002A38BC">
        <w:rPr>
          <w:rFonts w:ascii="Times New Roman" w:hAnsi="Times New Roman" w:cs="Times New Roman"/>
        </w:rPr>
        <w:t>D</w:t>
      </w:r>
      <w:r w:rsidR="00D30301" w:rsidRPr="00552713">
        <w:rPr>
          <w:rFonts w:ascii="Times New Roman" w:hAnsi="Times New Roman" w:cs="Times New Roman"/>
        </w:rPr>
        <w:t xml:space="preserve">). </w:t>
      </w:r>
      <w:r w:rsidR="00BC6AF7" w:rsidRPr="00BC6AF7">
        <w:rPr>
          <w:rFonts w:ascii="Times New Roman" w:hAnsi="Times New Roman" w:cs="Times New Roman"/>
        </w:rPr>
        <w:t>Water quality trends indicate a shift toward re-oligotrophy</w:t>
      </w:r>
      <w:r w:rsidR="00BC6AF7">
        <w:rPr>
          <w:rFonts w:ascii="Times New Roman" w:hAnsi="Times New Roman" w:cs="Times New Roman"/>
        </w:rPr>
        <w:t>; specifically,</w:t>
      </w:r>
      <w:r w:rsidR="00BC6AF7" w:rsidRPr="00BC6AF7">
        <w:rPr>
          <w:rFonts w:ascii="Times New Roman" w:hAnsi="Times New Roman" w:cs="Times New Roman"/>
        </w:rPr>
        <w:t xml:space="preserve"> mean logP declined by 20%, chlorophyll </w:t>
      </w:r>
      <w:r w:rsidR="00BC6AF7" w:rsidRPr="00BC6AF7">
        <w:rPr>
          <w:rFonts w:ascii="Times New Roman" w:hAnsi="Times New Roman" w:cs="Times New Roman"/>
          <w:i/>
          <w:iCs/>
        </w:rPr>
        <w:t>a</w:t>
      </w:r>
      <w:r w:rsidR="00BC6AF7" w:rsidRPr="00BC6AF7">
        <w:rPr>
          <w:rFonts w:ascii="Times New Roman" w:hAnsi="Times New Roman" w:cs="Times New Roman"/>
        </w:rPr>
        <w:t xml:space="preserve"> by 70%, and TSS by 80% over the 22-year period (Figures 2E–G). In contrast, logN increased by 8%</w:t>
      </w:r>
      <w:r w:rsidR="00BC6AF7">
        <w:rPr>
          <w:rFonts w:ascii="Times New Roman" w:hAnsi="Times New Roman" w:cs="Times New Roman"/>
        </w:rPr>
        <w:t xml:space="preserve"> al</w:t>
      </w:r>
      <w:r w:rsidR="00BC6AF7" w:rsidRPr="00BC6AF7">
        <w:rPr>
          <w:rFonts w:ascii="Times New Roman" w:hAnsi="Times New Roman" w:cs="Times New Roman"/>
        </w:rPr>
        <w:t xml:space="preserve">though with high variability (Figure 2H). </w:t>
      </w:r>
      <w:r w:rsidR="00284345">
        <w:rPr>
          <w:rFonts w:ascii="Times New Roman" w:eastAsia="MS Gothic" w:hAnsi="Times New Roman" w:cs="Times New Roman"/>
        </w:rPr>
        <w:t>Water t</w:t>
      </w:r>
      <w:r w:rsidR="00284345" w:rsidRPr="00284345">
        <w:rPr>
          <w:rFonts w:ascii="Times New Roman" w:eastAsia="MS Gothic" w:hAnsi="Times New Roman" w:cs="Times New Roman"/>
        </w:rPr>
        <w:t xml:space="preserve">emperature patterns varied by </w:t>
      </w:r>
      <w:r w:rsidR="00996C54">
        <w:rPr>
          <w:rFonts w:ascii="Times New Roman" w:eastAsia="MS Gothic" w:hAnsi="Times New Roman" w:cs="Times New Roman"/>
        </w:rPr>
        <w:t>reach</w:t>
      </w:r>
      <w:r w:rsidR="0033668F">
        <w:rPr>
          <w:rFonts w:ascii="Times New Roman" w:eastAsia="MS Gothic" w:hAnsi="Times New Roman" w:cs="Times New Roman"/>
        </w:rPr>
        <w:t>, whereby</w:t>
      </w:r>
      <w:r w:rsidR="00284345" w:rsidRPr="00284345">
        <w:rPr>
          <w:rFonts w:ascii="Times New Roman" w:eastAsia="MS Gothic" w:hAnsi="Times New Roman" w:cs="Times New Roman"/>
        </w:rPr>
        <w:t xml:space="preserve"> mean summer water temperature in Lower </w:t>
      </w:r>
      <w:del w:id="568" w:author="jeff houser" w:date="2026-01-26T15:04:00Z" w16du:dateUtc="2026-01-26T21:04:00Z">
        <w:r w:rsidR="00996C54" w:rsidDel="00B228B3">
          <w:rPr>
            <w:rFonts w:ascii="Times New Roman" w:eastAsia="MS Gothic" w:hAnsi="Times New Roman" w:cs="Times New Roman"/>
          </w:rPr>
          <w:delText>Reach</w:delText>
        </w:r>
      </w:del>
      <w:ins w:id="569" w:author="jeff houser" w:date="2026-01-26T15:04:00Z" w16du:dateUtc="2026-01-26T21:04:00Z">
        <w:r w:rsidR="00B228B3">
          <w:rPr>
            <w:rFonts w:ascii="Times New Roman" w:eastAsia="MS Gothic" w:hAnsi="Times New Roman" w:cs="Times New Roman"/>
          </w:rPr>
          <w:t>Pool</w:t>
        </w:r>
      </w:ins>
      <w:r w:rsidR="00284345" w:rsidRPr="00284345">
        <w:rPr>
          <w:rFonts w:ascii="Times New Roman" w:eastAsia="MS Gothic" w:hAnsi="Times New Roman" w:cs="Times New Roman"/>
        </w:rPr>
        <w:t xml:space="preserve"> 4 decreased by 1.5°C (Figure 2I)</w:t>
      </w:r>
      <w:r w:rsidR="0033668F">
        <w:rPr>
          <w:rFonts w:ascii="Times New Roman" w:eastAsia="MS Gothic" w:hAnsi="Times New Roman" w:cs="Times New Roman"/>
        </w:rPr>
        <w:t xml:space="preserve"> but</w:t>
      </w:r>
      <w:r w:rsidR="00284345" w:rsidRPr="00284345">
        <w:rPr>
          <w:rFonts w:ascii="Times New Roman" w:eastAsia="MS Gothic" w:hAnsi="Times New Roman" w:cs="Times New Roman"/>
        </w:rPr>
        <w:t xml:space="preserve"> </w:t>
      </w:r>
      <w:del w:id="570" w:author="jeff houser" w:date="2026-01-26T15:04:00Z" w16du:dateUtc="2026-01-26T21:04:00Z">
        <w:r w:rsidR="00996C54" w:rsidDel="00B228B3">
          <w:rPr>
            <w:rFonts w:ascii="Times New Roman" w:eastAsia="MS Gothic" w:hAnsi="Times New Roman" w:cs="Times New Roman"/>
          </w:rPr>
          <w:delText>Reach</w:delText>
        </w:r>
      </w:del>
      <w:ins w:id="571" w:author="jeff houser" w:date="2026-01-26T15:04:00Z" w16du:dateUtc="2026-01-26T21:04:00Z">
        <w:r w:rsidR="00B228B3">
          <w:rPr>
            <w:rFonts w:ascii="Times New Roman" w:eastAsia="MS Gothic" w:hAnsi="Times New Roman" w:cs="Times New Roman"/>
          </w:rPr>
          <w:t>Pool</w:t>
        </w:r>
      </w:ins>
      <w:r w:rsidR="00284345" w:rsidRPr="00284345">
        <w:rPr>
          <w:rFonts w:ascii="Times New Roman" w:eastAsia="MS Gothic" w:hAnsi="Times New Roman" w:cs="Times New Roman"/>
        </w:rPr>
        <w:t xml:space="preserve"> 13 experienced a 1.5°C increase.</w:t>
      </w:r>
    </w:p>
    <w:p w14:paraId="47B527A4" w14:textId="77777777" w:rsidR="006F6E1A" w:rsidRDefault="006F6E1A" w:rsidP="006F6E1A">
      <w:pPr>
        <w:pStyle w:val="Heading2"/>
        <w:rPr>
          <w:rStyle w:val="Heading2Char"/>
          <w:b/>
          <w:i/>
        </w:rPr>
      </w:pPr>
      <w:r w:rsidRPr="00736378">
        <w:rPr>
          <w:rStyle w:val="Heading2Char"/>
          <w:b/>
        </w:rPr>
        <w:t xml:space="preserve">Phylogenetic </w:t>
      </w:r>
      <w:r w:rsidRPr="00736378">
        <w:rPr>
          <w:rStyle w:val="Heading2Char"/>
          <w:b/>
          <w:iCs/>
        </w:rPr>
        <w:t>Structure Explains Species’ Environmental Responses</w:t>
      </w:r>
    </w:p>
    <w:p w14:paraId="0BBE89BC" w14:textId="7CA8FBD0" w:rsidR="006F6E1A" w:rsidRDefault="006F6E1A" w:rsidP="006F6E1A">
      <w:pPr>
        <w:spacing w:line="480" w:lineRule="auto"/>
        <w:ind w:firstLine="720"/>
        <w:rPr>
          <w:rFonts w:ascii="Times New Roman" w:hAnsi="Times New Roman" w:cs="Times New Roman"/>
        </w:rPr>
      </w:pPr>
      <w:r>
        <w:rPr>
          <w:rFonts w:ascii="Times New Roman" w:hAnsi="Times New Roman" w:cs="Times New Roman"/>
        </w:rPr>
        <w:t xml:space="preserve">High ρ values indicated taxonomic niche conservatism for aquatic macrophytes </w:t>
      </w:r>
      <w:r w:rsidR="00C248DA">
        <w:rPr>
          <w:rFonts w:ascii="Times New Roman" w:hAnsi="Times New Roman" w:cs="Times New Roman"/>
        </w:rPr>
        <w:t>with</w:t>
      </w:r>
      <w:r>
        <w:rPr>
          <w:rFonts w:ascii="Times New Roman" w:hAnsi="Times New Roman" w:cs="Times New Roman"/>
        </w:rPr>
        <w:t>in this 400-km river reach</w:t>
      </w:r>
      <w:r w:rsidRPr="006C4E4B">
        <w:rPr>
          <w:rFonts w:ascii="Times New Roman" w:hAnsi="Times New Roman" w:cs="Times New Roman"/>
        </w:rPr>
        <w:t xml:space="preserve">. </w:t>
      </w:r>
      <w:r>
        <w:rPr>
          <w:rFonts w:ascii="Times New Roman" w:hAnsi="Times New Roman" w:cs="Times New Roman"/>
        </w:rPr>
        <w:t xml:space="preserve">Strong taxonomic signals (ρ near 1) </w:t>
      </w:r>
      <w:r w:rsidR="00C248DA">
        <w:rPr>
          <w:rFonts w:ascii="Times New Roman" w:hAnsi="Times New Roman" w:cs="Times New Roman"/>
        </w:rPr>
        <w:t>show</w:t>
      </w:r>
      <w:r>
        <w:rPr>
          <w:rFonts w:ascii="Times New Roman" w:hAnsi="Times New Roman" w:cs="Times New Roman"/>
        </w:rPr>
        <w:t xml:space="preserve"> closely-</w:t>
      </w:r>
      <w:r w:rsidRPr="006C4E4B">
        <w:rPr>
          <w:rFonts w:ascii="Times New Roman" w:hAnsi="Times New Roman" w:cs="Times New Roman"/>
        </w:rPr>
        <w:t xml:space="preserve">related </w:t>
      </w:r>
      <w:r>
        <w:rPr>
          <w:rFonts w:ascii="Times New Roman" w:hAnsi="Times New Roman" w:cs="Times New Roman"/>
        </w:rPr>
        <w:t xml:space="preserve">macrophyte </w:t>
      </w:r>
      <w:r w:rsidRPr="006C4E4B">
        <w:rPr>
          <w:rFonts w:ascii="Times New Roman" w:hAnsi="Times New Roman" w:cs="Times New Roman"/>
        </w:rPr>
        <w:t xml:space="preserve">species </w:t>
      </w:r>
      <w:r>
        <w:rPr>
          <w:rFonts w:ascii="Times New Roman" w:hAnsi="Times New Roman" w:cs="Times New Roman"/>
        </w:rPr>
        <w:t xml:space="preserve">responded </w:t>
      </w:r>
      <w:r w:rsidRPr="006C4E4B">
        <w:rPr>
          <w:rFonts w:ascii="Times New Roman" w:hAnsi="Times New Roman" w:cs="Times New Roman"/>
        </w:rPr>
        <w:t>similarly to environmental co</w:t>
      </w:r>
      <w:r>
        <w:rPr>
          <w:rFonts w:ascii="Times New Roman" w:hAnsi="Times New Roman" w:cs="Times New Roman"/>
        </w:rPr>
        <w:t>nditions</w:t>
      </w:r>
      <w:r w:rsidRPr="006C4E4B">
        <w:rPr>
          <w:rFonts w:ascii="Times New Roman" w:hAnsi="Times New Roman" w:cs="Times New Roman"/>
        </w:rPr>
        <w:t xml:space="preserve"> in all four </w:t>
      </w:r>
      <w:r w:rsidR="00D930C3">
        <w:rPr>
          <w:rFonts w:ascii="Times New Roman" w:hAnsi="Times New Roman" w:cs="Times New Roman"/>
        </w:rPr>
        <w:t>reaches</w:t>
      </w:r>
      <w:r>
        <w:rPr>
          <w:rFonts w:ascii="Times New Roman" w:hAnsi="Times New Roman" w:cs="Times New Roman"/>
        </w:rPr>
        <w:t xml:space="preserve"> </w:t>
      </w:r>
      <w:r w:rsidRPr="006C4E4B">
        <w:rPr>
          <w:rFonts w:ascii="Times New Roman" w:hAnsi="Times New Roman" w:cs="Times New Roman"/>
        </w:rPr>
        <w:t xml:space="preserve">(posterior mean </w:t>
      </w:r>
      <w:r>
        <w:rPr>
          <w:rFonts w:ascii="Times New Roman" w:hAnsi="Times New Roman" w:cs="Times New Roman"/>
        </w:rPr>
        <w:t>ρ</w:t>
      </w:r>
      <w:r w:rsidRPr="006C4E4B">
        <w:rPr>
          <w:rFonts w:ascii="Times New Roman" w:hAnsi="Times New Roman" w:cs="Times New Roman"/>
        </w:rPr>
        <w:t xml:space="preserve">=0.89–0.97; lower 95% CI </w:t>
      </w:r>
      <w:r>
        <w:rPr>
          <w:rFonts w:ascii="Times New Roman" w:hAnsi="Times New Roman" w:cs="Times New Roman"/>
        </w:rPr>
        <w:t>ρ</w:t>
      </w:r>
      <w:r w:rsidRPr="006C4E4B">
        <w:rPr>
          <w:rFonts w:ascii="Times New Roman" w:hAnsi="Times New Roman" w:cs="Times New Roman"/>
        </w:rPr>
        <w:t>=0.</w:t>
      </w:r>
      <w:r>
        <w:rPr>
          <w:rFonts w:ascii="Times New Roman" w:hAnsi="Times New Roman" w:cs="Times New Roman"/>
        </w:rPr>
        <w:t>85</w:t>
      </w:r>
      <w:r w:rsidRPr="006C4E4B">
        <w:rPr>
          <w:rFonts w:ascii="Times New Roman" w:hAnsi="Times New Roman" w:cs="Times New Roman"/>
        </w:rPr>
        <w:t>–0.</w:t>
      </w:r>
      <w:r>
        <w:rPr>
          <w:rFonts w:ascii="Times New Roman" w:hAnsi="Times New Roman" w:cs="Times New Roman"/>
        </w:rPr>
        <w:t>96</w:t>
      </w:r>
      <w:r w:rsidRPr="006C4E4B">
        <w:rPr>
          <w:rFonts w:ascii="Times New Roman" w:hAnsi="Times New Roman" w:cs="Times New Roman"/>
        </w:rPr>
        <w:t>; upper 95% CI</w:t>
      </w:r>
      <w:r>
        <w:rPr>
          <w:rFonts w:ascii="Times New Roman" w:hAnsi="Times New Roman" w:cs="Times New Roman"/>
        </w:rPr>
        <w:t xml:space="preserve"> ρ</w:t>
      </w:r>
      <w:r w:rsidRPr="006C4E4B">
        <w:rPr>
          <w:rFonts w:ascii="Times New Roman" w:hAnsi="Times New Roman" w:cs="Times New Roman"/>
        </w:rPr>
        <w:t>=1.00</w:t>
      </w:r>
      <w:r>
        <w:rPr>
          <w:rFonts w:ascii="Times New Roman" w:hAnsi="Times New Roman" w:cs="Times New Roman"/>
        </w:rPr>
        <w:t xml:space="preserve">). </w:t>
      </w:r>
      <w:r w:rsidRPr="006C4E4B">
        <w:rPr>
          <w:rFonts w:ascii="Times New Roman" w:hAnsi="Times New Roman" w:cs="Times New Roman"/>
        </w:rPr>
        <w:t>U</w:t>
      </w:r>
      <w:commentRangeStart w:id="572"/>
      <w:commentRangeStart w:id="573"/>
      <w:r w:rsidRPr="006C4E4B">
        <w:rPr>
          <w:rFonts w:ascii="Times New Roman" w:hAnsi="Times New Roman" w:cs="Times New Roman"/>
        </w:rPr>
        <w:t xml:space="preserve">pper </w:t>
      </w:r>
      <w:del w:id="574" w:author="jeff houser" w:date="2026-01-26T15:04:00Z" w16du:dateUtc="2026-01-26T21:04:00Z">
        <w:r w:rsidR="00996C54" w:rsidDel="00B228B3">
          <w:rPr>
            <w:rFonts w:ascii="Times New Roman" w:hAnsi="Times New Roman" w:cs="Times New Roman"/>
          </w:rPr>
          <w:delText>Reach</w:delText>
        </w:r>
      </w:del>
      <w:ins w:id="575" w:author="jeff houser" w:date="2026-01-26T15:04:00Z" w16du:dateUtc="2026-01-26T21:04:00Z">
        <w:r w:rsidR="00B228B3">
          <w:rPr>
            <w:rFonts w:ascii="Times New Roman" w:hAnsi="Times New Roman" w:cs="Times New Roman"/>
          </w:rPr>
          <w:t>Pool</w:t>
        </w:r>
      </w:ins>
      <w:r w:rsidRPr="006C4E4B">
        <w:rPr>
          <w:rFonts w:ascii="Times New Roman" w:hAnsi="Times New Roman" w:cs="Times New Roman"/>
        </w:rPr>
        <w:t xml:space="preserve"> 4</w:t>
      </w:r>
      <w:r>
        <w:rPr>
          <w:rFonts w:ascii="Times New Roman" w:hAnsi="Times New Roman" w:cs="Times New Roman"/>
        </w:rPr>
        <w:t xml:space="preserve"> had the </w:t>
      </w:r>
      <w:del w:id="576" w:author="jeff houser" w:date="2026-01-26T15:18:00Z" w16du:dateUtc="2026-01-26T21:18:00Z">
        <w:r w:rsidDel="00903EEB">
          <w:rPr>
            <w:rFonts w:ascii="Times New Roman" w:hAnsi="Times New Roman" w:cs="Times New Roman"/>
          </w:rPr>
          <w:delText xml:space="preserve">least </w:delText>
        </w:r>
      </w:del>
      <w:ins w:id="577" w:author="jeff houser" w:date="2026-01-26T15:18:00Z" w16du:dateUtc="2026-01-26T21:18:00Z">
        <w:r w:rsidR="00903EEB">
          <w:rPr>
            <w:rFonts w:ascii="Times New Roman" w:hAnsi="Times New Roman" w:cs="Times New Roman"/>
          </w:rPr>
          <w:t xml:space="preserve">fewest </w:t>
        </w:r>
      </w:ins>
      <w:r>
        <w:rPr>
          <w:rFonts w:ascii="Times New Roman" w:hAnsi="Times New Roman" w:cs="Times New Roman"/>
        </w:rPr>
        <w:t>species</w:t>
      </w:r>
      <w:commentRangeEnd w:id="572"/>
      <w:r w:rsidR="00903EEB">
        <w:rPr>
          <w:rStyle w:val="CommentReference"/>
          <w:rFonts w:ascii="Times New Roman" w:eastAsia="Times New Roman" w:hAnsi="Times New Roman" w:cs="Times New Roman"/>
        </w:rPr>
        <w:commentReference w:id="572"/>
      </w:r>
      <w:commentRangeEnd w:id="573"/>
      <w:r w:rsidR="00052BE8">
        <w:rPr>
          <w:rStyle w:val="CommentReference"/>
          <w:rFonts w:ascii="Times New Roman" w:eastAsia="Times New Roman" w:hAnsi="Times New Roman" w:cs="Times New Roman"/>
        </w:rPr>
        <w:commentReference w:id="573"/>
      </w:r>
      <w:r>
        <w:rPr>
          <w:rFonts w:ascii="Times New Roman" w:hAnsi="Times New Roman" w:cs="Times New Roman"/>
        </w:rPr>
        <w:t xml:space="preserve"> and</w:t>
      </w:r>
      <w:r w:rsidRPr="006C4E4B">
        <w:rPr>
          <w:rFonts w:ascii="Times New Roman" w:hAnsi="Times New Roman" w:cs="Times New Roman"/>
        </w:rPr>
        <w:t xml:space="preserve"> </w:t>
      </w:r>
      <w:r>
        <w:rPr>
          <w:rFonts w:ascii="Times New Roman" w:hAnsi="Times New Roman" w:cs="Times New Roman"/>
        </w:rPr>
        <w:t xml:space="preserve">a </w:t>
      </w:r>
      <w:del w:id="578" w:author="Larson, Danelle M" w:date="2026-02-02T09:40:00Z" w16du:dateUtc="2026-02-02T15:40:00Z">
        <w:r w:rsidDel="00A76629">
          <w:rPr>
            <w:rFonts w:ascii="Times New Roman" w:hAnsi="Times New Roman" w:cs="Times New Roman"/>
          </w:rPr>
          <w:delText xml:space="preserve">relatively </w:delText>
        </w:r>
      </w:del>
      <w:r>
        <w:rPr>
          <w:rFonts w:ascii="Times New Roman" w:hAnsi="Times New Roman" w:cs="Times New Roman"/>
        </w:rPr>
        <w:t>l</w:t>
      </w:r>
      <w:r w:rsidRPr="006C4E4B">
        <w:rPr>
          <w:rFonts w:ascii="Times New Roman" w:hAnsi="Times New Roman" w:cs="Times New Roman"/>
        </w:rPr>
        <w:t>ower</w:t>
      </w:r>
      <w:r>
        <w:rPr>
          <w:rFonts w:ascii="Times New Roman" w:hAnsi="Times New Roman" w:cs="Times New Roman"/>
        </w:rPr>
        <w:t xml:space="preserve"> but </w:t>
      </w:r>
      <w:r w:rsidR="00A430D2">
        <w:rPr>
          <w:rFonts w:ascii="Times New Roman" w:hAnsi="Times New Roman" w:cs="Times New Roman"/>
        </w:rPr>
        <w:t xml:space="preserve">still </w:t>
      </w:r>
      <w:r>
        <w:rPr>
          <w:rFonts w:ascii="Times New Roman" w:hAnsi="Times New Roman" w:cs="Times New Roman"/>
        </w:rPr>
        <w:t xml:space="preserve">strong </w:t>
      </w:r>
      <w:r w:rsidRPr="006C4E4B">
        <w:rPr>
          <w:rFonts w:ascii="Times New Roman" w:hAnsi="Times New Roman" w:cs="Times New Roman"/>
        </w:rPr>
        <w:t xml:space="preserve">phylogenetic </w:t>
      </w:r>
      <w:r w:rsidR="00A430D2">
        <w:rPr>
          <w:rFonts w:ascii="Times New Roman" w:hAnsi="Times New Roman" w:cs="Times New Roman"/>
        </w:rPr>
        <w:t>signal</w:t>
      </w:r>
      <w:r>
        <w:rPr>
          <w:rFonts w:ascii="Times New Roman" w:hAnsi="Times New Roman" w:cs="Times New Roman"/>
        </w:rPr>
        <w:t xml:space="preserve"> (</w:t>
      </w:r>
      <w:r w:rsidR="00A430D2" w:rsidRPr="007875E6">
        <w:rPr>
          <w:rFonts w:ascii="Times New Roman" w:hAnsi="Times New Roman" w:cs="Times New Roman"/>
          <w:i/>
          <w:iCs/>
        </w:rPr>
        <w:t>n</w:t>
      </w:r>
      <w:r w:rsidR="00A430D2">
        <w:rPr>
          <w:rFonts w:ascii="Times New Roman" w:hAnsi="Times New Roman" w:cs="Times New Roman"/>
        </w:rPr>
        <w:t>=16 species;</w:t>
      </w:r>
      <w:r w:rsidR="00A430D2" w:rsidRPr="006C4E4B">
        <w:rPr>
          <w:rFonts w:ascii="Times New Roman" w:hAnsi="Times New Roman" w:cs="Times New Roman"/>
        </w:rPr>
        <w:t xml:space="preserve"> </w:t>
      </w:r>
      <w:r w:rsidRPr="006C4E4B">
        <w:rPr>
          <w:rFonts w:ascii="Times New Roman" w:hAnsi="Times New Roman" w:cs="Times New Roman"/>
        </w:rPr>
        <w:t xml:space="preserve">posterior mean </w:t>
      </w:r>
      <w:r>
        <w:rPr>
          <w:rFonts w:ascii="Times New Roman" w:hAnsi="Times New Roman" w:cs="Times New Roman"/>
        </w:rPr>
        <w:t>ρ</w:t>
      </w:r>
      <w:r w:rsidRPr="006C4E4B">
        <w:rPr>
          <w:rFonts w:ascii="Times New Roman" w:hAnsi="Times New Roman" w:cs="Times New Roman"/>
        </w:rPr>
        <w:t>=0.89</w:t>
      </w:r>
      <w:r>
        <w:rPr>
          <w:rFonts w:ascii="Times New Roman" w:hAnsi="Times New Roman" w:cs="Times New Roman"/>
        </w:rPr>
        <w:t>)</w:t>
      </w:r>
      <w:r w:rsidRPr="006C4E4B">
        <w:rPr>
          <w:rFonts w:ascii="Times New Roman" w:hAnsi="Times New Roman" w:cs="Times New Roman"/>
        </w:rPr>
        <w:t xml:space="preserve"> compared to the </w:t>
      </w:r>
      <w:ins w:id="579" w:author="Larson, Danelle M" w:date="2026-02-02T09:40:00Z" w16du:dateUtc="2026-02-02T15:40:00Z">
        <w:r w:rsidR="007B37AC">
          <w:rPr>
            <w:rFonts w:ascii="Times New Roman" w:hAnsi="Times New Roman" w:cs="Times New Roman"/>
          </w:rPr>
          <w:t xml:space="preserve">more </w:t>
        </w:r>
      </w:ins>
      <w:r w:rsidRPr="006C4E4B">
        <w:rPr>
          <w:rFonts w:ascii="Times New Roman" w:hAnsi="Times New Roman" w:cs="Times New Roman"/>
        </w:rPr>
        <w:t>species</w:t>
      </w:r>
      <w:r>
        <w:rPr>
          <w:rFonts w:ascii="Times New Roman" w:hAnsi="Times New Roman" w:cs="Times New Roman"/>
        </w:rPr>
        <w:t>-</w:t>
      </w:r>
      <w:r w:rsidRPr="006C4E4B">
        <w:rPr>
          <w:rFonts w:ascii="Times New Roman" w:hAnsi="Times New Roman" w:cs="Times New Roman"/>
        </w:rPr>
        <w:t xml:space="preserve">rich </w:t>
      </w:r>
      <w:r w:rsidR="00D930C3">
        <w:rPr>
          <w:rFonts w:ascii="Times New Roman" w:hAnsi="Times New Roman" w:cs="Times New Roman"/>
        </w:rPr>
        <w:t>reaches</w:t>
      </w:r>
      <w:r w:rsidRPr="006C4E4B">
        <w:rPr>
          <w:rFonts w:ascii="Times New Roman" w:hAnsi="Times New Roman" w:cs="Times New Roman"/>
        </w:rPr>
        <w:t xml:space="preserve"> (</w:t>
      </w:r>
      <w:r w:rsidRPr="00694C59">
        <w:rPr>
          <w:rFonts w:ascii="Times New Roman" w:hAnsi="Times New Roman" w:cs="Times New Roman"/>
          <w:i/>
          <w:iCs/>
        </w:rPr>
        <w:t>n</w:t>
      </w:r>
      <w:r>
        <w:rPr>
          <w:rFonts w:ascii="Times New Roman" w:hAnsi="Times New Roman" w:cs="Times New Roman"/>
        </w:rPr>
        <w:t xml:space="preserve">=26–28 species; all </w:t>
      </w:r>
      <w:r w:rsidRPr="006C4E4B">
        <w:rPr>
          <w:rFonts w:ascii="Times New Roman" w:hAnsi="Times New Roman" w:cs="Times New Roman"/>
        </w:rPr>
        <w:t xml:space="preserve">posterior means </w:t>
      </w:r>
      <w:r>
        <w:rPr>
          <w:rFonts w:ascii="Times New Roman" w:hAnsi="Times New Roman" w:cs="Times New Roman"/>
        </w:rPr>
        <w:t>ρ&gt;</w:t>
      </w:r>
      <w:r w:rsidRPr="006C4E4B">
        <w:rPr>
          <w:rFonts w:ascii="Times New Roman" w:hAnsi="Times New Roman" w:cs="Times New Roman"/>
        </w:rPr>
        <w:t>0.</w:t>
      </w:r>
      <w:r>
        <w:rPr>
          <w:rFonts w:ascii="Times New Roman" w:hAnsi="Times New Roman" w:cs="Times New Roman"/>
        </w:rPr>
        <w:t>95</w:t>
      </w:r>
      <w:r w:rsidRPr="006C4E4B">
        <w:rPr>
          <w:rFonts w:ascii="Times New Roman" w:hAnsi="Times New Roman" w:cs="Times New Roman"/>
        </w:rPr>
        <w:t xml:space="preserve">). </w:t>
      </w:r>
    </w:p>
    <w:p w14:paraId="32888C06" w14:textId="6B134F6C" w:rsidR="004F6BAF" w:rsidRPr="000A2D20" w:rsidRDefault="008E43E4" w:rsidP="00596058">
      <w:pPr>
        <w:pStyle w:val="Heading2"/>
        <w:rPr>
          <w:rStyle w:val="Heading2Char"/>
          <w:rFonts w:ascii="Times New Roman" w:hAnsi="Times New Roman"/>
          <w:b/>
          <w:sz w:val="24"/>
        </w:rPr>
      </w:pPr>
      <w:r w:rsidRPr="000A2D20">
        <w:rPr>
          <w:rStyle w:val="Heading2Char"/>
          <w:b/>
        </w:rPr>
        <w:t>C</w:t>
      </w:r>
      <w:r w:rsidR="004F6BAF" w:rsidRPr="000A2D20">
        <w:rPr>
          <w:rStyle w:val="Heading2Char"/>
          <w:b/>
        </w:rPr>
        <w:t>hange</w:t>
      </w:r>
      <w:r w:rsidR="003A6909" w:rsidRPr="000A2D20">
        <w:rPr>
          <w:rStyle w:val="Heading2Char"/>
          <w:b/>
        </w:rPr>
        <w:t>s</w:t>
      </w:r>
      <w:r w:rsidR="004F6BAF" w:rsidRPr="000A2D20">
        <w:rPr>
          <w:rStyle w:val="Heading2Char"/>
          <w:b/>
        </w:rPr>
        <w:t xml:space="preserve"> </w:t>
      </w:r>
      <w:r w:rsidR="00A30295" w:rsidRPr="000A2D20">
        <w:rPr>
          <w:rStyle w:val="Heading2Char"/>
          <w:b/>
        </w:rPr>
        <w:t>in</w:t>
      </w:r>
      <w:r w:rsidR="004F6BAF" w:rsidRPr="000A2D20">
        <w:rPr>
          <w:rStyle w:val="Heading2Char"/>
          <w:b/>
        </w:rPr>
        <w:t xml:space="preserve"> the </w:t>
      </w:r>
      <w:r w:rsidR="00E5565D" w:rsidRPr="000A2D20">
        <w:rPr>
          <w:rStyle w:val="Heading2Char"/>
          <w:b/>
          <w:iCs/>
        </w:rPr>
        <w:t>M</w:t>
      </w:r>
      <w:r w:rsidR="004F6BAF" w:rsidRPr="000A2D20">
        <w:rPr>
          <w:rStyle w:val="Heading2Char"/>
          <w:b/>
          <w:iCs/>
        </w:rPr>
        <w:t xml:space="preserve">acrophyte </w:t>
      </w:r>
      <w:r w:rsidR="00E5565D" w:rsidRPr="000A2D20">
        <w:rPr>
          <w:rStyle w:val="Heading2Char"/>
          <w:b/>
          <w:iCs/>
        </w:rPr>
        <w:t>C</w:t>
      </w:r>
      <w:r w:rsidR="004F6BAF" w:rsidRPr="000A2D20">
        <w:rPr>
          <w:rStyle w:val="Heading2Char"/>
          <w:b/>
          <w:iCs/>
        </w:rPr>
        <w:t>ommunity</w:t>
      </w:r>
      <w:r w:rsidRPr="000A2D20">
        <w:rPr>
          <w:rStyle w:val="Heading2Char"/>
          <w:b/>
        </w:rPr>
        <w:t xml:space="preserve"> </w:t>
      </w:r>
    </w:p>
    <w:p w14:paraId="3EB983C0" w14:textId="567DB868" w:rsidR="00966671" w:rsidRPr="0014007E" w:rsidRDefault="009E3003" w:rsidP="00966671">
      <w:pPr>
        <w:spacing w:line="480" w:lineRule="auto"/>
        <w:ind w:firstLine="720"/>
        <w:rPr>
          <w:rFonts w:ascii="Times New Roman" w:hAnsi="Times New Roman" w:cs="Times New Roman"/>
        </w:rPr>
      </w:pPr>
      <w:r w:rsidRPr="0058560B">
        <w:rPr>
          <w:rFonts w:ascii="Times New Roman" w:hAnsi="Times New Roman" w:cs="Times New Roman"/>
        </w:rPr>
        <w:t>The</w:t>
      </w:r>
      <w:r>
        <w:rPr>
          <w:rFonts w:ascii="Times New Roman" w:hAnsi="Times New Roman" w:cs="Times New Roman"/>
        </w:rPr>
        <w:t xml:space="preserve"> </w:t>
      </w:r>
      <w:r w:rsidRPr="0058560B">
        <w:rPr>
          <w:rFonts w:ascii="Times New Roman" w:hAnsi="Times New Roman" w:cs="Times New Roman"/>
        </w:rPr>
        <w:t xml:space="preserve">evidence for </w:t>
      </w:r>
      <w:r>
        <w:rPr>
          <w:rFonts w:ascii="Times New Roman" w:hAnsi="Times New Roman" w:cs="Times New Roman"/>
        </w:rPr>
        <w:t xml:space="preserve">macrophyte community </w:t>
      </w:r>
      <w:r w:rsidR="005372C2">
        <w:rPr>
          <w:rFonts w:ascii="Times New Roman" w:hAnsi="Times New Roman" w:cs="Times New Roman"/>
        </w:rPr>
        <w:t>shifts</w:t>
      </w:r>
      <w:r>
        <w:rPr>
          <w:rFonts w:ascii="Times New Roman" w:hAnsi="Times New Roman" w:cs="Times New Roman"/>
        </w:rPr>
        <w:t xml:space="preserve"> and </w:t>
      </w:r>
      <w:r w:rsidRPr="0058560B">
        <w:rPr>
          <w:rFonts w:ascii="Times New Roman" w:hAnsi="Times New Roman" w:cs="Times New Roman"/>
        </w:rPr>
        <w:t>recovery w</w:t>
      </w:r>
      <w:r>
        <w:rPr>
          <w:rFonts w:ascii="Times New Roman" w:hAnsi="Times New Roman" w:cs="Times New Roman"/>
        </w:rPr>
        <w:t>as</w:t>
      </w:r>
      <w:r w:rsidRPr="0058560B">
        <w:rPr>
          <w:rFonts w:ascii="Times New Roman" w:hAnsi="Times New Roman" w:cs="Times New Roman"/>
        </w:rPr>
        <w:t xml:space="preserve"> </w:t>
      </w:r>
      <w:r w:rsidR="008B7E4D">
        <w:rPr>
          <w:rFonts w:ascii="Times New Roman" w:hAnsi="Times New Roman" w:cs="Times New Roman"/>
        </w:rPr>
        <w:t xml:space="preserve">strong and </w:t>
      </w:r>
      <w:r w:rsidRPr="0058560B">
        <w:rPr>
          <w:rFonts w:ascii="Times New Roman" w:hAnsi="Times New Roman" w:cs="Times New Roman"/>
        </w:rPr>
        <w:t>multifaceted.</w:t>
      </w:r>
      <w:r>
        <w:rPr>
          <w:rFonts w:ascii="Times New Roman" w:hAnsi="Times New Roman" w:cs="Times New Roman"/>
        </w:rPr>
        <w:t xml:space="preserve"> Two RCPs were distinguished based on species prevalence</w:t>
      </w:r>
      <w:r w:rsidR="00CA62F1">
        <w:rPr>
          <w:rFonts w:ascii="Times New Roman" w:hAnsi="Times New Roman" w:cs="Times New Roman"/>
        </w:rPr>
        <w:t>, taxonomic</w:t>
      </w:r>
      <w:r>
        <w:rPr>
          <w:rFonts w:ascii="Times New Roman" w:hAnsi="Times New Roman" w:cs="Times New Roman"/>
        </w:rPr>
        <w:t xml:space="preserve"> diversity</w:t>
      </w:r>
      <w:r w:rsidR="00CA62F1">
        <w:rPr>
          <w:rFonts w:ascii="Times New Roman" w:hAnsi="Times New Roman" w:cs="Times New Roman"/>
        </w:rPr>
        <w:t xml:space="preserve">, and </w:t>
      </w:r>
      <w:ins w:id="580" w:author="Larson, Danelle M" w:date="2026-01-30T10:53:00Z" w16du:dateUtc="2026-01-30T16:53:00Z">
        <w:r w:rsidR="007E5763">
          <w:rPr>
            <w:rFonts w:ascii="Times New Roman" w:eastAsia="Times New Roman" w:hAnsi="Times New Roman" w:cs="Times New Roman"/>
            <w:noProof/>
          </w:rPr>
          <w:t xml:space="preserve">ecological </w:t>
        </w:r>
      </w:ins>
      <w:del w:id="581" w:author="Larson, Danelle M" w:date="2026-01-30T10:53:00Z" w16du:dateUtc="2026-01-30T16:53:00Z">
        <w:r w:rsidR="00CA62F1" w:rsidDel="007E5763">
          <w:rPr>
            <w:rFonts w:ascii="Times New Roman" w:hAnsi="Times New Roman" w:cs="Times New Roman"/>
          </w:rPr>
          <w:delText xml:space="preserve">functional </w:delText>
        </w:r>
      </w:del>
      <w:r w:rsidR="00CA62F1">
        <w:rPr>
          <w:rFonts w:ascii="Times New Roman" w:hAnsi="Times New Roman" w:cs="Times New Roman"/>
        </w:rPr>
        <w:t>diversity</w:t>
      </w:r>
      <w:ins w:id="582" w:author="jeff houser" w:date="2026-01-26T15:19:00Z" w16du:dateUtc="2026-01-26T21:19:00Z">
        <w:r w:rsidR="00597CDC">
          <w:rPr>
            <w:rFonts w:ascii="Times New Roman" w:hAnsi="Times New Roman" w:cs="Times New Roman"/>
          </w:rPr>
          <w:t xml:space="preserve"> </w:t>
        </w:r>
        <w:del w:id="583" w:author="Larson, Danelle M" w:date="2026-02-02T12:08:00Z" w16du:dateUtc="2026-02-02T18:08:00Z">
          <w:r w:rsidR="00597CDC" w:rsidDel="00883D98">
            <w:rPr>
              <w:rFonts w:ascii="Times New Roman" w:hAnsi="Times New Roman" w:cs="Times New Roman"/>
            </w:rPr>
            <w:delText>in Lower Pool 4</w:delText>
          </w:r>
        </w:del>
      </w:ins>
      <w:ins w:id="584" w:author="Larson, Danelle M" w:date="2026-02-02T12:08:00Z" w16du:dateUtc="2026-02-02T18:08:00Z">
        <w:r w:rsidR="00883D98">
          <w:rPr>
            <w:rFonts w:ascii="Times New Roman" w:hAnsi="Times New Roman" w:cs="Times New Roman"/>
          </w:rPr>
          <w:t>from the macrophyte communities of all reaches</w:t>
        </w:r>
      </w:ins>
      <w:r>
        <w:rPr>
          <w:rFonts w:ascii="Times New Roman" w:hAnsi="Times New Roman" w:cs="Times New Roman"/>
        </w:rPr>
        <w:t xml:space="preserve"> (Figure 3, </w:t>
      </w:r>
      <w:commentRangeStart w:id="585"/>
      <w:commentRangeStart w:id="586"/>
      <w:r>
        <w:rPr>
          <w:rFonts w:ascii="Times New Roman" w:hAnsi="Times New Roman" w:cs="Times New Roman"/>
        </w:rPr>
        <w:t>Supplemental Figure</w:t>
      </w:r>
      <w:ins w:id="587" w:author="Larson, Danelle M" w:date="2026-02-02T12:08:00Z" w16du:dateUtc="2026-02-02T18:08:00Z">
        <w:r w:rsidR="0091680F">
          <w:rPr>
            <w:rFonts w:ascii="Times New Roman" w:hAnsi="Times New Roman" w:cs="Times New Roman"/>
          </w:rPr>
          <w:t>s</w:t>
        </w:r>
      </w:ins>
      <w:r>
        <w:rPr>
          <w:rFonts w:ascii="Times New Roman" w:hAnsi="Times New Roman" w:cs="Times New Roman"/>
        </w:rPr>
        <w:t xml:space="preserve"> </w:t>
      </w:r>
      <w:r w:rsidR="00645C0C">
        <w:rPr>
          <w:rFonts w:ascii="Times New Roman" w:hAnsi="Times New Roman" w:cs="Times New Roman"/>
        </w:rPr>
        <w:t>1</w:t>
      </w:r>
      <w:commentRangeEnd w:id="585"/>
      <w:commentRangeEnd w:id="586"/>
      <w:ins w:id="588" w:author="Larson, Danelle M" w:date="2026-02-02T12:08:00Z" w16du:dateUtc="2026-02-02T18:08:00Z">
        <w:r w:rsidR="0091680F">
          <w:rPr>
            <w:rFonts w:ascii="Times New Roman" w:hAnsi="Times New Roman" w:cs="Times New Roman"/>
          </w:rPr>
          <w:t xml:space="preserve"> and 2</w:t>
        </w:r>
      </w:ins>
      <w:r w:rsidR="00C34B69">
        <w:rPr>
          <w:rStyle w:val="CommentReference"/>
          <w:rFonts w:ascii="Times New Roman" w:eastAsia="Times New Roman" w:hAnsi="Times New Roman" w:cs="Times New Roman"/>
        </w:rPr>
        <w:commentReference w:id="585"/>
      </w:r>
      <w:r w:rsidR="00CA72C1">
        <w:rPr>
          <w:rStyle w:val="CommentReference"/>
          <w:rFonts w:ascii="Times New Roman" w:eastAsia="Times New Roman" w:hAnsi="Times New Roman" w:cs="Times New Roman"/>
        </w:rPr>
        <w:commentReference w:id="586"/>
      </w:r>
      <w:r>
        <w:rPr>
          <w:rFonts w:ascii="Times New Roman" w:hAnsi="Times New Roman" w:cs="Times New Roman"/>
        </w:rPr>
        <w:t xml:space="preserve">). </w:t>
      </w:r>
      <w:r w:rsidR="00966671">
        <w:rPr>
          <w:rFonts w:ascii="Times New Roman" w:hAnsi="Times New Roman" w:cs="Times New Roman"/>
        </w:rPr>
        <w:t>T</w:t>
      </w:r>
      <w:commentRangeStart w:id="589"/>
      <w:commentRangeStart w:id="590"/>
      <w:commentRangeStart w:id="591"/>
      <w:r w:rsidR="00966671">
        <w:rPr>
          <w:rFonts w:ascii="Times New Roman" w:hAnsi="Times New Roman" w:cs="Times New Roman"/>
        </w:rPr>
        <w:t>he RCP1 was characterized by relatively low species prevalence,</w:t>
      </w:r>
      <w:commentRangeEnd w:id="589"/>
      <w:r w:rsidR="00132231">
        <w:rPr>
          <w:rStyle w:val="CommentReference"/>
          <w:rFonts w:ascii="Times New Roman" w:eastAsia="Times New Roman" w:hAnsi="Times New Roman" w:cs="Times New Roman"/>
        </w:rPr>
        <w:commentReference w:id="589"/>
      </w:r>
      <w:commentRangeEnd w:id="590"/>
      <w:r w:rsidR="00D34878">
        <w:rPr>
          <w:rStyle w:val="CommentReference"/>
          <w:rFonts w:ascii="Times New Roman" w:eastAsia="Times New Roman" w:hAnsi="Times New Roman" w:cs="Times New Roman"/>
        </w:rPr>
        <w:commentReference w:id="590"/>
      </w:r>
      <w:commentRangeEnd w:id="591"/>
      <w:r w:rsidR="00D03BCA">
        <w:rPr>
          <w:rStyle w:val="CommentReference"/>
          <w:rFonts w:ascii="Times New Roman" w:eastAsia="Times New Roman" w:hAnsi="Times New Roman" w:cs="Times New Roman"/>
        </w:rPr>
        <w:commentReference w:id="591"/>
      </w:r>
      <w:r w:rsidR="00966671">
        <w:rPr>
          <w:rFonts w:ascii="Times New Roman" w:hAnsi="Times New Roman" w:cs="Times New Roman"/>
        </w:rPr>
        <w:t xml:space="preserve"> species richness, and </w:t>
      </w:r>
      <w:ins w:id="592" w:author="Larson, Danelle M" w:date="2026-01-30T10:53:00Z" w16du:dateUtc="2026-01-30T16:53:00Z">
        <w:r w:rsidR="007E5763">
          <w:rPr>
            <w:rFonts w:ascii="Times New Roman" w:eastAsia="Times New Roman" w:hAnsi="Times New Roman" w:cs="Times New Roman"/>
            <w:noProof/>
          </w:rPr>
          <w:t>ecological</w:t>
        </w:r>
      </w:ins>
      <w:del w:id="593" w:author="Larson, Danelle M" w:date="2026-01-30T10:53:00Z" w16du:dateUtc="2026-01-30T16:53:00Z">
        <w:r w:rsidR="00966671" w:rsidDel="007E5763">
          <w:rPr>
            <w:rFonts w:ascii="Times New Roman" w:hAnsi="Times New Roman" w:cs="Times New Roman"/>
          </w:rPr>
          <w:delText>functional</w:delText>
        </w:r>
      </w:del>
      <w:r w:rsidR="00966671">
        <w:rPr>
          <w:rFonts w:ascii="Times New Roman" w:hAnsi="Times New Roman" w:cs="Times New Roman"/>
        </w:rPr>
        <w:t xml:space="preserve"> diversity of </w:t>
      </w:r>
      <w:r w:rsidR="00966671" w:rsidRPr="0014007E">
        <w:rPr>
          <w:rFonts w:ascii="Times New Roman" w:hAnsi="Times New Roman" w:cs="Times New Roman"/>
        </w:rPr>
        <w:t>macrophytes compared to RCP2. Five cosmopolitan taxa (</w:t>
      </w:r>
      <w:r w:rsidR="00966671" w:rsidRPr="0014007E">
        <w:rPr>
          <w:rFonts w:ascii="Times New Roman" w:hAnsi="Times New Roman" w:cs="Times New Roman"/>
          <w:i/>
          <w:iCs/>
          <w:lang w:eastAsia="en-GB"/>
        </w:rPr>
        <w:t>Heteranthera dubia</w:t>
      </w:r>
      <w:r w:rsidR="00966671" w:rsidRPr="0014007E">
        <w:rPr>
          <w:rFonts w:ascii="Times New Roman" w:hAnsi="Times New Roman" w:cs="Times New Roman"/>
          <w:lang w:eastAsia="en-GB"/>
        </w:rPr>
        <w:t xml:space="preserve"> </w:t>
      </w:r>
      <w:r w:rsidR="00452DCA">
        <w:rPr>
          <w:rFonts w:ascii="Times New Roman" w:hAnsi="Times New Roman" w:cs="Times New Roman"/>
          <w:lang w:eastAsia="en-GB"/>
        </w:rPr>
        <w:t>[</w:t>
      </w:r>
      <w:r w:rsidR="00966671" w:rsidRPr="0014007E">
        <w:rPr>
          <w:rFonts w:ascii="Times New Roman" w:hAnsi="Times New Roman" w:cs="Times New Roman"/>
          <w:lang w:eastAsia="en-GB"/>
        </w:rPr>
        <w:t>Jacq.</w:t>
      </w:r>
      <w:r w:rsidR="00452DCA">
        <w:rPr>
          <w:rFonts w:ascii="Times New Roman" w:hAnsi="Times New Roman" w:cs="Times New Roman"/>
          <w:lang w:eastAsia="en-GB"/>
        </w:rPr>
        <w:t>]</w:t>
      </w:r>
      <w:r w:rsidR="00966671" w:rsidRPr="0014007E">
        <w:rPr>
          <w:rFonts w:ascii="Times New Roman" w:hAnsi="Times New Roman" w:cs="Times New Roman"/>
          <w:lang w:eastAsia="en-GB"/>
        </w:rPr>
        <w:t xml:space="preserve"> MacM., </w:t>
      </w:r>
      <w:r w:rsidR="00966671" w:rsidRPr="0014007E">
        <w:rPr>
          <w:rFonts w:ascii="Times New Roman" w:hAnsi="Times New Roman" w:cs="Times New Roman"/>
          <w:i/>
          <w:iCs/>
          <w:lang w:eastAsia="en-GB"/>
        </w:rPr>
        <w:t xml:space="preserve">Vallisneria </w:t>
      </w:r>
      <w:r w:rsidR="00966671" w:rsidRPr="0014007E">
        <w:rPr>
          <w:rFonts w:ascii="Times New Roman" w:hAnsi="Times New Roman" w:cs="Times New Roman"/>
          <w:i/>
          <w:iCs/>
          <w:lang w:eastAsia="en-GB"/>
        </w:rPr>
        <w:lastRenderedPageBreak/>
        <w:t>americana</w:t>
      </w:r>
      <w:r w:rsidR="00966671" w:rsidRPr="0014007E">
        <w:rPr>
          <w:rFonts w:ascii="Times New Roman" w:hAnsi="Times New Roman" w:cs="Times New Roman"/>
          <w:lang w:eastAsia="en-GB"/>
        </w:rPr>
        <w:t xml:space="preserve"> Michx., </w:t>
      </w:r>
      <w:r w:rsidR="00966671" w:rsidRPr="0014007E">
        <w:rPr>
          <w:rFonts w:ascii="Times New Roman" w:hAnsi="Times New Roman" w:cs="Times New Roman"/>
          <w:i/>
          <w:iCs/>
          <w:lang w:eastAsia="en-GB"/>
        </w:rPr>
        <w:t>Elodea canadensis</w:t>
      </w:r>
      <w:r w:rsidR="00966671" w:rsidRPr="0014007E">
        <w:rPr>
          <w:rFonts w:ascii="Times New Roman" w:hAnsi="Times New Roman" w:cs="Times New Roman"/>
          <w:lang w:eastAsia="en-GB"/>
        </w:rPr>
        <w:t xml:space="preserve"> Michx., </w:t>
      </w:r>
      <w:r w:rsidR="00966671" w:rsidRPr="0014007E">
        <w:rPr>
          <w:rFonts w:ascii="Times New Roman" w:hAnsi="Times New Roman" w:cs="Times New Roman"/>
          <w:i/>
          <w:iCs/>
          <w:lang w:eastAsia="en-GB"/>
        </w:rPr>
        <w:t>Ceratophyllum demersum</w:t>
      </w:r>
      <w:r w:rsidR="00966671" w:rsidRPr="0014007E">
        <w:rPr>
          <w:rFonts w:ascii="Times New Roman" w:hAnsi="Times New Roman" w:cs="Times New Roman"/>
          <w:lang w:eastAsia="en-GB"/>
        </w:rPr>
        <w:t xml:space="preserve"> L., and several </w:t>
      </w:r>
      <w:r w:rsidR="00966671" w:rsidRPr="0014007E">
        <w:rPr>
          <w:rFonts w:ascii="Times New Roman" w:hAnsi="Times New Roman" w:cs="Times New Roman"/>
        </w:rPr>
        <w:t>free-floating plant</w:t>
      </w:r>
      <w:r w:rsidR="00966671" w:rsidRPr="0014007E">
        <w:rPr>
          <w:rFonts w:ascii="Times New Roman" w:hAnsi="Times New Roman" w:cs="Times New Roman"/>
          <w:lang w:eastAsia="en-GB"/>
        </w:rPr>
        <w:t xml:space="preserve"> species)</w:t>
      </w:r>
      <w:r w:rsidR="00966671" w:rsidRPr="0014007E">
        <w:rPr>
          <w:rFonts w:ascii="Times New Roman" w:hAnsi="Times New Roman" w:cs="Times New Roman"/>
        </w:rPr>
        <w:t xml:space="preserve"> dominated RCP1, whereas RCP2 had 11 species with</w:t>
      </w:r>
      <w:r w:rsidR="005D2255">
        <w:rPr>
          <w:rFonts w:ascii="Times New Roman" w:hAnsi="Times New Roman" w:cs="Times New Roman"/>
        </w:rPr>
        <w:t xml:space="preserve"> &gt;</w:t>
      </w:r>
      <w:r w:rsidR="00966671" w:rsidRPr="0014007E">
        <w:rPr>
          <w:rFonts w:ascii="Times New Roman" w:hAnsi="Times New Roman" w:cs="Times New Roman"/>
        </w:rPr>
        <w:t>20% prevalence</w:t>
      </w:r>
      <w:r w:rsidR="00E501E1">
        <w:rPr>
          <w:rFonts w:ascii="Times New Roman" w:hAnsi="Times New Roman" w:cs="Times New Roman"/>
        </w:rPr>
        <w:t>.</w:t>
      </w:r>
    </w:p>
    <w:p w14:paraId="0A3BAB42" w14:textId="6B58D953" w:rsidR="00CB5C4F" w:rsidRDefault="007D6BEC" w:rsidP="00CB5C4F">
      <w:pPr>
        <w:spacing w:line="480" w:lineRule="auto"/>
        <w:ind w:firstLine="720"/>
        <w:rPr>
          <w:rFonts w:ascii="Times New Roman" w:hAnsi="Times New Roman" w:cs="Times New Roman"/>
        </w:rPr>
      </w:pPr>
      <w:r>
        <w:rPr>
          <w:rFonts w:ascii="Times New Roman" w:hAnsi="Times New Roman" w:cs="Times New Roman"/>
        </w:rPr>
        <w:t>All</w:t>
      </w:r>
      <w:r w:rsidR="00966671">
        <w:rPr>
          <w:rFonts w:ascii="Times New Roman" w:hAnsi="Times New Roman" w:cs="Times New Roman"/>
        </w:rPr>
        <w:t xml:space="preserve"> </w:t>
      </w:r>
      <w:r w:rsidR="00D930C3">
        <w:rPr>
          <w:rFonts w:ascii="Times New Roman" w:hAnsi="Times New Roman" w:cs="Times New Roman"/>
        </w:rPr>
        <w:t>reaches</w:t>
      </w:r>
      <w:r w:rsidR="00966671">
        <w:rPr>
          <w:rFonts w:ascii="Times New Roman" w:hAnsi="Times New Roman" w:cs="Times New Roman"/>
        </w:rPr>
        <w:t xml:space="preserve"> increased in macrophyte </w:t>
      </w:r>
      <w:r w:rsidR="00CF4812">
        <w:rPr>
          <w:rFonts w:ascii="Times New Roman" w:hAnsi="Times New Roman" w:cs="Times New Roman"/>
        </w:rPr>
        <w:t xml:space="preserve">prevalence </w:t>
      </w:r>
      <w:r w:rsidR="00966671">
        <w:rPr>
          <w:rFonts w:ascii="Times New Roman" w:hAnsi="Times New Roman" w:cs="Times New Roman"/>
        </w:rPr>
        <w:t>and shifted</w:t>
      </w:r>
      <w:r w:rsidR="00A76629">
        <w:rPr>
          <w:rFonts w:ascii="Times New Roman" w:hAnsi="Times New Roman" w:cs="Times New Roman"/>
        </w:rPr>
        <w:t xml:space="preserve"> </w:t>
      </w:r>
      <w:r w:rsidR="00966671">
        <w:rPr>
          <w:rFonts w:ascii="Times New Roman" w:hAnsi="Times New Roman" w:cs="Times New Roman"/>
        </w:rPr>
        <w:t>species composition</w:t>
      </w:r>
      <w:r>
        <w:rPr>
          <w:rFonts w:ascii="Times New Roman" w:hAnsi="Times New Roman" w:cs="Times New Roman"/>
        </w:rPr>
        <w:t xml:space="preserve"> over 22 years</w:t>
      </w:r>
      <w:ins w:id="594" w:author="Larson, Danelle M" w:date="2026-02-02T12:17:00Z" w16du:dateUtc="2026-02-02T18:17:00Z">
        <w:r w:rsidR="00615666">
          <w:rPr>
            <w:rFonts w:ascii="Times New Roman" w:hAnsi="Times New Roman" w:cs="Times New Roman"/>
          </w:rPr>
          <w:t xml:space="preserve"> (Figure 3, </w:t>
        </w:r>
        <w:commentRangeStart w:id="595"/>
        <w:commentRangeStart w:id="596"/>
        <w:r w:rsidR="00615666">
          <w:rPr>
            <w:rFonts w:ascii="Times New Roman" w:hAnsi="Times New Roman" w:cs="Times New Roman"/>
          </w:rPr>
          <w:t>Supplemental Figures 1</w:t>
        </w:r>
        <w:commentRangeEnd w:id="595"/>
        <w:commentRangeEnd w:id="596"/>
        <w:r w:rsidR="00615666">
          <w:rPr>
            <w:rFonts w:ascii="Times New Roman" w:hAnsi="Times New Roman" w:cs="Times New Roman"/>
          </w:rPr>
          <w:t xml:space="preserve"> and 2</w:t>
        </w:r>
        <w:r w:rsidR="00615666">
          <w:rPr>
            <w:rStyle w:val="CommentReference"/>
            <w:rFonts w:ascii="Times New Roman" w:eastAsia="Times New Roman" w:hAnsi="Times New Roman" w:cs="Times New Roman"/>
          </w:rPr>
          <w:commentReference w:id="595"/>
        </w:r>
        <w:r w:rsidR="00615666">
          <w:rPr>
            <w:rStyle w:val="CommentReference"/>
            <w:rFonts w:ascii="Times New Roman" w:eastAsia="Times New Roman" w:hAnsi="Times New Roman" w:cs="Times New Roman"/>
          </w:rPr>
          <w:commentReference w:id="596"/>
        </w:r>
        <w:r w:rsidR="00615666">
          <w:rPr>
            <w:rFonts w:ascii="Times New Roman" w:hAnsi="Times New Roman" w:cs="Times New Roman"/>
          </w:rPr>
          <w:t>)</w:t>
        </w:r>
      </w:ins>
      <w:r w:rsidR="00966671">
        <w:rPr>
          <w:rFonts w:ascii="Times New Roman" w:hAnsi="Times New Roman" w:cs="Times New Roman"/>
        </w:rPr>
        <w:t xml:space="preserve">. </w:t>
      </w:r>
      <w:ins w:id="597" w:author="Larson, Danelle M" w:date="2026-02-02T12:18:00Z" w16du:dateUtc="2026-02-02T18:18:00Z">
        <w:r w:rsidR="005977A2">
          <w:rPr>
            <w:rFonts w:ascii="Times New Roman" w:hAnsi="Times New Roman" w:cs="Times New Roman"/>
          </w:rPr>
          <w:t xml:space="preserve">The </w:t>
        </w:r>
        <w:r w:rsidR="005977A2" w:rsidRPr="002077D5">
          <w:rPr>
            <w:rFonts w:ascii="Times New Roman" w:hAnsi="Times New Roman" w:cs="Times New Roman"/>
          </w:rPr>
          <w:t xml:space="preserve">four study </w:t>
        </w:r>
        <w:r w:rsidR="005977A2">
          <w:rPr>
            <w:rFonts w:ascii="Times New Roman" w:hAnsi="Times New Roman" w:cs="Times New Roman"/>
          </w:rPr>
          <w:t>reaches</w:t>
        </w:r>
        <w:r w:rsidR="005977A2" w:rsidRPr="002077D5">
          <w:rPr>
            <w:rFonts w:ascii="Times New Roman" w:hAnsi="Times New Roman" w:cs="Times New Roman"/>
          </w:rPr>
          <w:t xml:space="preserve"> </w:t>
        </w:r>
        <w:r w:rsidR="005977A2">
          <w:rPr>
            <w:rFonts w:ascii="Times New Roman" w:hAnsi="Times New Roman" w:cs="Times New Roman"/>
          </w:rPr>
          <w:t>all had shifts in</w:t>
        </w:r>
        <w:r w:rsidR="005977A2" w:rsidRPr="002077D5">
          <w:rPr>
            <w:rFonts w:ascii="Times New Roman" w:hAnsi="Times New Roman" w:cs="Times New Roman"/>
          </w:rPr>
          <w:t xml:space="preserve"> RCPs</w:t>
        </w:r>
        <w:r w:rsidR="005977A2">
          <w:rPr>
            <w:rFonts w:ascii="Times New Roman" w:hAnsi="Times New Roman" w:cs="Times New Roman"/>
          </w:rPr>
          <w:t xml:space="preserve">, although </w:t>
        </w:r>
        <w:r w:rsidR="005977A2" w:rsidRPr="0014007E">
          <w:rPr>
            <w:rFonts w:ascii="Times New Roman" w:hAnsi="Times New Roman" w:cs="Times New Roman"/>
          </w:rPr>
          <w:t>the timing</w:t>
        </w:r>
        <w:r w:rsidR="005977A2">
          <w:rPr>
            <w:rFonts w:ascii="Times New Roman" w:hAnsi="Times New Roman" w:cs="Times New Roman"/>
          </w:rPr>
          <w:t>, direction,</w:t>
        </w:r>
        <w:r w:rsidR="005977A2" w:rsidRPr="0014007E">
          <w:rPr>
            <w:rFonts w:ascii="Times New Roman" w:hAnsi="Times New Roman" w:cs="Times New Roman"/>
          </w:rPr>
          <w:t xml:space="preserve"> </w:t>
        </w:r>
        <w:r w:rsidR="005977A2">
          <w:rPr>
            <w:rFonts w:ascii="Times New Roman" w:hAnsi="Times New Roman" w:cs="Times New Roman"/>
          </w:rPr>
          <w:t xml:space="preserve">non-linearity, </w:t>
        </w:r>
        <w:r w:rsidR="005977A2" w:rsidRPr="0014007E">
          <w:rPr>
            <w:rFonts w:ascii="Times New Roman" w:hAnsi="Times New Roman" w:cs="Times New Roman"/>
          </w:rPr>
          <w:t xml:space="preserve">and the magnitude of </w:t>
        </w:r>
        <w:r w:rsidR="005977A2">
          <w:rPr>
            <w:rFonts w:ascii="Times New Roman" w:hAnsi="Times New Roman" w:cs="Times New Roman"/>
          </w:rPr>
          <w:t xml:space="preserve">such </w:t>
        </w:r>
        <w:r w:rsidR="005977A2" w:rsidRPr="0014007E">
          <w:rPr>
            <w:rFonts w:ascii="Times New Roman" w:hAnsi="Times New Roman" w:cs="Times New Roman"/>
          </w:rPr>
          <w:t>change</w:t>
        </w:r>
        <w:r w:rsidR="005977A2">
          <w:rPr>
            <w:rFonts w:ascii="Times New Roman" w:hAnsi="Times New Roman" w:cs="Times New Roman"/>
          </w:rPr>
          <w:t>s varied by reach (Supplemental Figure 2)</w:t>
        </w:r>
        <w:r w:rsidR="005977A2" w:rsidRPr="0014007E">
          <w:rPr>
            <w:rFonts w:ascii="Times New Roman" w:hAnsi="Times New Roman" w:cs="Times New Roman"/>
          </w:rPr>
          <w:t>.</w:t>
        </w:r>
        <w:r w:rsidR="005977A2">
          <w:rPr>
            <w:rFonts w:ascii="Times New Roman" w:hAnsi="Times New Roman" w:cs="Times New Roman"/>
          </w:rPr>
          <w:t xml:space="preserve"> </w:t>
        </w:r>
      </w:ins>
      <w:r w:rsidR="005A2E65">
        <w:rPr>
          <w:rFonts w:ascii="Times New Roman" w:hAnsi="Times New Roman" w:cs="Times New Roman"/>
        </w:rPr>
        <w:t>The</w:t>
      </w:r>
      <w:r w:rsidR="00CB5C4F">
        <w:rPr>
          <w:rFonts w:ascii="Times New Roman" w:hAnsi="Times New Roman" w:cs="Times New Roman"/>
        </w:rPr>
        <w:t xml:space="preserve"> diverse RCP2</w:t>
      </w:r>
      <w:r w:rsidR="005848DC">
        <w:rPr>
          <w:rFonts w:ascii="Times New Roman" w:hAnsi="Times New Roman" w:cs="Times New Roman"/>
        </w:rPr>
        <w:t xml:space="preserve"> increased strongly</w:t>
      </w:r>
      <w:r w:rsidR="00CB5C4F">
        <w:rPr>
          <w:rFonts w:ascii="Times New Roman" w:hAnsi="Times New Roman" w:cs="Times New Roman"/>
        </w:rPr>
        <w:t xml:space="preserve"> </w:t>
      </w:r>
      <w:ins w:id="598" w:author="Larson, Danelle M" w:date="2026-02-02T09:40:00Z" w16du:dateUtc="2026-02-02T15:40:00Z">
        <w:r w:rsidR="00A76629">
          <w:rPr>
            <w:rFonts w:ascii="Times New Roman" w:hAnsi="Times New Roman" w:cs="Times New Roman"/>
          </w:rPr>
          <w:t xml:space="preserve">in </w:t>
        </w:r>
      </w:ins>
      <w:del w:id="599" w:author="Larson, Danelle M" w:date="2026-02-03T11:05:00Z" w16du:dateUtc="2026-02-03T17:05:00Z">
        <w:r w:rsidR="005848DC" w:rsidDel="002364A6">
          <w:rPr>
            <w:rFonts w:ascii="Times New Roman" w:hAnsi="Times New Roman" w:cs="Times New Roman"/>
          </w:rPr>
          <w:delText>during</w:delText>
        </w:r>
      </w:del>
      <w:ins w:id="600" w:author="Larson, Danelle M" w:date="2026-02-03T11:05:00Z" w16du:dateUtc="2026-02-03T17:05:00Z">
        <w:r w:rsidR="002364A6">
          <w:rPr>
            <w:rFonts w:ascii="Times New Roman" w:hAnsi="Times New Roman" w:cs="Times New Roman"/>
          </w:rPr>
          <w:t>the</w:t>
        </w:r>
      </w:ins>
      <w:r w:rsidR="00CB5C4F">
        <w:rPr>
          <w:rFonts w:ascii="Times New Roman" w:hAnsi="Times New Roman" w:cs="Times New Roman"/>
        </w:rPr>
        <w:t xml:space="preserve"> early 2000s</w:t>
      </w:r>
      <w:r w:rsidR="005A2C02">
        <w:rPr>
          <w:rFonts w:ascii="Times New Roman" w:hAnsi="Times New Roman" w:cs="Times New Roman"/>
        </w:rPr>
        <w:t xml:space="preserve"> in Lower </w:t>
      </w:r>
      <w:del w:id="601" w:author="jeff houser" w:date="2026-01-26T15:04:00Z" w16du:dateUtc="2026-01-26T21:04:00Z">
        <w:r w:rsidR="00996C54" w:rsidDel="00B228B3">
          <w:rPr>
            <w:rFonts w:ascii="Times New Roman" w:hAnsi="Times New Roman" w:cs="Times New Roman"/>
          </w:rPr>
          <w:delText>Reach</w:delText>
        </w:r>
      </w:del>
      <w:ins w:id="602" w:author="jeff houser" w:date="2026-01-26T15:04:00Z" w16du:dateUtc="2026-01-26T21:04:00Z">
        <w:r w:rsidR="00B228B3">
          <w:rPr>
            <w:rFonts w:ascii="Times New Roman" w:hAnsi="Times New Roman" w:cs="Times New Roman"/>
          </w:rPr>
          <w:t>Pool</w:t>
        </w:r>
      </w:ins>
      <w:r w:rsidR="005A2C02">
        <w:rPr>
          <w:rFonts w:ascii="Times New Roman" w:hAnsi="Times New Roman" w:cs="Times New Roman"/>
        </w:rPr>
        <w:t xml:space="preserve"> 4</w:t>
      </w:r>
      <w:r w:rsidR="003A3608">
        <w:rPr>
          <w:rFonts w:ascii="Times New Roman" w:hAnsi="Times New Roman" w:cs="Times New Roman"/>
        </w:rPr>
        <w:t xml:space="preserve"> (Figure 3A)</w:t>
      </w:r>
      <w:r w:rsidR="00CB5C4F">
        <w:rPr>
          <w:rFonts w:ascii="Times New Roman" w:hAnsi="Times New Roman" w:cs="Times New Roman"/>
        </w:rPr>
        <w:t xml:space="preserve">, indicating macrophyte recovery and a </w:t>
      </w:r>
      <w:r w:rsidR="00050ABC">
        <w:rPr>
          <w:rFonts w:ascii="Times New Roman" w:hAnsi="Times New Roman" w:cs="Times New Roman"/>
        </w:rPr>
        <w:t xml:space="preserve">shift in </w:t>
      </w:r>
      <w:r w:rsidR="00CB5C4F">
        <w:rPr>
          <w:rFonts w:ascii="Times New Roman" w:hAnsi="Times New Roman" w:cs="Times New Roman"/>
        </w:rPr>
        <w:t xml:space="preserve">community </w:t>
      </w:r>
      <w:r w:rsidR="00050ABC">
        <w:rPr>
          <w:rFonts w:ascii="Times New Roman" w:hAnsi="Times New Roman" w:cs="Times New Roman"/>
        </w:rPr>
        <w:t>structure</w:t>
      </w:r>
      <w:r w:rsidR="00CB5C4F">
        <w:rPr>
          <w:rFonts w:ascii="Times New Roman" w:hAnsi="Times New Roman" w:cs="Times New Roman"/>
        </w:rPr>
        <w:t xml:space="preserve">. </w:t>
      </w:r>
      <w:r w:rsidR="006767ED">
        <w:rPr>
          <w:rFonts w:ascii="Times New Roman" w:hAnsi="Times New Roman" w:cs="Times New Roman"/>
        </w:rPr>
        <w:t>The</w:t>
      </w:r>
      <w:r w:rsidR="006E3AA6">
        <w:rPr>
          <w:rFonts w:ascii="Times New Roman" w:hAnsi="Times New Roman" w:cs="Times New Roman"/>
        </w:rPr>
        <w:t xml:space="preserve"> RCP1 became more prevalent after 2010 in </w:t>
      </w:r>
      <w:del w:id="603" w:author="jeff houser" w:date="2026-01-26T15:04:00Z" w16du:dateUtc="2026-01-26T21:04:00Z">
        <w:r w:rsidR="00D930C3" w:rsidDel="00B228B3">
          <w:rPr>
            <w:rFonts w:ascii="Times New Roman" w:hAnsi="Times New Roman" w:cs="Times New Roman"/>
          </w:rPr>
          <w:delText>Reaches</w:delText>
        </w:r>
      </w:del>
      <w:ins w:id="604" w:author="jeff houser" w:date="2026-01-26T15:04:00Z" w16du:dateUtc="2026-01-26T21:04:00Z">
        <w:del w:id="605" w:author="Larson, Danelle M" w:date="2026-02-03T11:05:00Z" w16du:dateUtc="2026-02-03T17:05:00Z">
          <w:r w:rsidR="00B228B3" w:rsidDel="002364A6">
            <w:rPr>
              <w:rFonts w:ascii="Times New Roman" w:hAnsi="Times New Roman" w:cs="Times New Roman"/>
            </w:rPr>
            <w:delText xml:space="preserve"> </w:delText>
          </w:r>
        </w:del>
        <w:del w:id="606" w:author="Larson, Danelle M" w:date="2026-01-30T11:07:00Z" w16du:dateUtc="2026-01-30T17:07:00Z">
          <w:r w:rsidR="00B228B3" w:rsidDel="00455DC1">
            <w:rPr>
              <w:rFonts w:ascii="Times New Roman" w:hAnsi="Times New Roman" w:cs="Times New Roman"/>
            </w:rPr>
            <w:delText>p</w:delText>
          </w:r>
        </w:del>
      </w:ins>
      <w:ins w:id="607" w:author="Larson, Danelle M" w:date="2026-01-30T11:07:00Z" w16du:dateUtc="2026-01-30T17:07:00Z">
        <w:r w:rsidR="00455DC1">
          <w:rPr>
            <w:rFonts w:ascii="Times New Roman" w:hAnsi="Times New Roman" w:cs="Times New Roman"/>
          </w:rPr>
          <w:t>P</w:t>
        </w:r>
      </w:ins>
      <w:ins w:id="608" w:author="jeff houser" w:date="2026-01-26T15:04:00Z" w16du:dateUtc="2026-01-26T21:04:00Z">
        <w:r w:rsidR="00B228B3">
          <w:rPr>
            <w:rFonts w:ascii="Times New Roman" w:hAnsi="Times New Roman" w:cs="Times New Roman"/>
          </w:rPr>
          <w:t>ools</w:t>
        </w:r>
      </w:ins>
      <w:r w:rsidR="006E3AA6">
        <w:rPr>
          <w:rFonts w:ascii="Times New Roman" w:hAnsi="Times New Roman" w:cs="Times New Roman"/>
        </w:rPr>
        <w:t xml:space="preserve"> 8 and 13</w:t>
      </w:r>
      <w:r w:rsidR="006767ED">
        <w:rPr>
          <w:rFonts w:ascii="Times New Roman" w:hAnsi="Times New Roman" w:cs="Times New Roman"/>
        </w:rPr>
        <w:t xml:space="preserve"> </w:t>
      </w:r>
      <w:r w:rsidR="00311CB8">
        <w:rPr>
          <w:rFonts w:ascii="Times New Roman" w:hAnsi="Times New Roman" w:cs="Times New Roman"/>
        </w:rPr>
        <w:t>due to an</w:t>
      </w:r>
      <w:r w:rsidR="006E3AA6">
        <w:rPr>
          <w:rFonts w:ascii="Times New Roman" w:hAnsi="Times New Roman" w:cs="Times New Roman"/>
        </w:rPr>
        <w:t xml:space="preserve"> increase in </w:t>
      </w:r>
      <w:r w:rsidR="006E3AA6" w:rsidRPr="00552713">
        <w:rPr>
          <w:rFonts w:ascii="Times New Roman" w:hAnsi="Times New Roman" w:cs="Times New Roman"/>
          <w:i/>
          <w:iCs/>
        </w:rPr>
        <w:t>Vallisneria americana</w:t>
      </w:r>
      <w:r w:rsidR="002E542E">
        <w:rPr>
          <w:rFonts w:ascii="Times New Roman" w:hAnsi="Times New Roman" w:cs="Times New Roman"/>
          <w:i/>
          <w:iCs/>
        </w:rPr>
        <w:t xml:space="preserve"> </w:t>
      </w:r>
      <w:r w:rsidR="002E542E" w:rsidRPr="002E542E">
        <w:rPr>
          <w:rFonts w:ascii="Times New Roman" w:hAnsi="Times New Roman" w:cs="Times New Roman"/>
        </w:rPr>
        <w:t>Michx.</w:t>
      </w:r>
      <w:r w:rsidR="006E3AA6">
        <w:rPr>
          <w:rFonts w:ascii="Times New Roman" w:hAnsi="Times New Roman" w:cs="Times New Roman"/>
        </w:rPr>
        <w:t>, a</w:t>
      </w:r>
      <w:r w:rsidR="002E542E">
        <w:rPr>
          <w:rFonts w:ascii="Times New Roman" w:hAnsi="Times New Roman" w:cs="Times New Roman"/>
        </w:rPr>
        <w:t xml:space="preserve">n ecologically important </w:t>
      </w:r>
      <w:r w:rsidR="006767ED">
        <w:rPr>
          <w:rFonts w:ascii="Times New Roman" w:hAnsi="Times New Roman" w:cs="Times New Roman"/>
        </w:rPr>
        <w:t>monoculture species.</w:t>
      </w:r>
    </w:p>
    <w:p w14:paraId="308B24A8" w14:textId="123D1F4B" w:rsidR="006C29EE" w:rsidRPr="00AD6C3B" w:rsidRDefault="002E2550" w:rsidP="00AD6C3B">
      <w:pPr>
        <w:spacing w:line="480" w:lineRule="auto"/>
        <w:ind w:firstLine="720"/>
        <w:rPr>
          <w:rFonts w:ascii="Times New Roman" w:hAnsi="Times New Roman" w:cs="Times New Roman"/>
        </w:rPr>
      </w:pPr>
      <w:r>
        <w:rPr>
          <w:rFonts w:ascii="Times New Roman" w:hAnsi="Times New Roman" w:cs="Times New Roman"/>
        </w:rPr>
        <w:t>Taxonomic</w:t>
      </w:r>
      <w:r w:rsidR="00D215A7" w:rsidRPr="0014007E">
        <w:rPr>
          <w:rFonts w:ascii="Times New Roman" w:hAnsi="Times New Roman" w:cs="Times New Roman"/>
        </w:rPr>
        <w:t xml:space="preserve"> </w:t>
      </w:r>
      <w:r w:rsidR="00CB78BD">
        <w:rPr>
          <w:rFonts w:ascii="Times New Roman" w:hAnsi="Times New Roman" w:cs="Times New Roman"/>
        </w:rPr>
        <w:t xml:space="preserve">species </w:t>
      </w:r>
      <w:r w:rsidR="00D215A7" w:rsidRPr="0014007E">
        <w:rPr>
          <w:rFonts w:ascii="Times New Roman" w:hAnsi="Times New Roman" w:cs="Times New Roman"/>
        </w:rPr>
        <w:t xml:space="preserve">richness and </w:t>
      </w:r>
      <w:ins w:id="609" w:author="Larson, Danelle M" w:date="2026-01-30T10:53:00Z" w16du:dateUtc="2026-01-30T16:53:00Z">
        <w:r w:rsidR="007E5763">
          <w:rPr>
            <w:rFonts w:ascii="Times New Roman" w:eastAsia="Times New Roman" w:hAnsi="Times New Roman" w:cs="Times New Roman"/>
            <w:noProof/>
          </w:rPr>
          <w:t>ecological</w:t>
        </w:r>
      </w:ins>
      <w:del w:id="610" w:author="Larson, Danelle M" w:date="2026-01-30T10:53:00Z" w16du:dateUtc="2026-01-30T16:53:00Z">
        <w:r w:rsidR="00D215A7" w:rsidRPr="0014007E" w:rsidDel="007E5763">
          <w:rPr>
            <w:rFonts w:ascii="Times New Roman" w:hAnsi="Times New Roman" w:cs="Times New Roman"/>
          </w:rPr>
          <w:delText>f</w:delText>
        </w:r>
        <w:commentRangeStart w:id="611"/>
        <w:commentRangeStart w:id="612"/>
        <w:r w:rsidR="00D215A7" w:rsidRPr="0014007E" w:rsidDel="007E5763">
          <w:rPr>
            <w:rFonts w:ascii="Times New Roman" w:hAnsi="Times New Roman" w:cs="Times New Roman"/>
          </w:rPr>
          <w:delText>unctional</w:delText>
        </w:r>
      </w:del>
      <w:r w:rsidR="00D215A7" w:rsidRPr="0014007E">
        <w:rPr>
          <w:rFonts w:ascii="Times New Roman" w:hAnsi="Times New Roman" w:cs="Times New Roman"/>
        </w:rPr>
        <w:t xml:space="preserve"> diversity increased over 22 years</w:t>
      </w:r>
      <w:commentRangeEnd w:id="611"/>
      <w:r w:rsidR="00FA696A">
        <w:rPr>
          <w:rStyle w:val="CommentReference"/>
          <w:rFonts w:ascii="Times New Roman" w:eastAsia="Times New Roman" w:hAnsi="Times New Roman" w:cs="Times New Roman"/>
        </w:rPr>
        <w:commentReference w:id="611"/>
      </w:r>
      <w:commentRangeEnd w:id="612"/>
      <w:r w:rsidR="00C50669">
        <w:rPr>
          <w:rStyle w:val="CommentReference"/>
          <w:rFonts w:ascii="Times New Roman" w:eastAsia="Times New Roman" w:hAnsi="Times New Roman" w:cs="Times New Roman"/>
        </w:rPr>
        <w:commentReference w:id="612"/>
      </w:r>
      <w:r w:rsidR="00D215A7" w:rsidRPr="0014007E">
        <w:rPr>
          <w:rFonts w:ascii="Times New Roman" w:hAnsi="Times New Roman" w:cs="Times New Roman"/>
        </w:rPr>
        <w:t xml:space="preserve"> (Fig</w:t>
      </w:r>
      <w:r w:rsidR="00927948">
        <w:rPr>
          <w:rFonts w:ascii="Times New Roman" w:hAnsi="Times New Roman" w:cs="Times New Roman"/>
        </w:rPr>
        <w:t>ure</w:t>
      </w:r>
      <w:r w:rsidR="00DC09B0">
        <w:rPr>
          <w:rFonts w:ascii="Times New Roman" w:hAnsi="Times New Roman" w:cs="Times New Roman"/>
        </w:rPr>
        <w:t>s</w:t>
      </w:r>
      <w:r w:rsidR="00D215A7" w:rsidRPr="0014007E">
        <w:rPr>
          <w:rFonts w:ascii="Times New Roman" w:hAnsi="Times New Roman" w:cs="Times New Roman"/>
        </w:rPr>
        <w:t xml:space="preserve"> </w:t>
      </w:r>
      <w:del w:id="613" w:author="Larson, Danelle M" w:date="2026-01-30T11:11:00Z" w16du:dateUtc="2026-01-30T17:11:00Z">
        <w:r w:rsidR="00D215A7" w:rsidRPr="0014007E" w:rsidDel="00921DF9">
          <w:rPr>
            <w:rFonts w:ascii="Times New Roman" w:hAnsi="Times New Roman" w:cs="Times New Roman"/>
          </w:rPr>
          <w:delText>3</w:delText>
        </w:r>
        <w:r w:rsidR="00484D81" w:rsidDel="00921DF9">
          <w:rPr>
            <w:rFonts w:ascii="Times New Roman" w:hAnsi="Times New Roman" w:cs="Times New Roman"/>
          </w:rPr>
          <w:delText>B</w:delText>
        </w:r>
      </w:del>
      <w:ins w:id="614" w:author="Larson, Danelle M" w:date="2026-01-30T11:11:00Z" w16du:dateUtc="2026-01-30T17:11:00Z">
        <w:r w:rsidR="00921DF9" w:rsidRPr="0014007E">
          <w:rPr>
            <w:rFonts w:ascii="Times New Roman" w:hAnsi="Times New Roman" w:cs="Times New Roman"/>
          </w:rPr>
          <w:t>3</w:t>
        </w:r>
        <w:r w:rsidR="00921DF9">
          <w:rPr>
            <w:rFonts w:ascii="Times New Roman" w:hAnsi="Times New Roman" w:cs="Times New Roman"/>
          </w:rPr>
          <w:t>A</w:t>
        </w:r>
      </w:ins>
      <w:r w:rsidR="00484D81">
        <w:rPr>
          <w:rFonts w:ascii="Times New Roman" w:hAnsi="Times New Roman" w:cs="Times New Roman"/>
        </w:rPr>
        <w:t>–C</w:t>
      </w:r>
      <w:r w:rsidR="00AC3CEB">
        <w:rPr>
          <w:rFonts w:ascii="Times New Roman" w:hAnsi="Times New Roman" w:cs="Times New Roman"/>
        </w:rPr>
        <w:t>)</w:t>
      </w:r>
      <w:ins w:id="615" w:author="Larson, Danelle M" w:date="2026-01-30T11:11:00Z" w16du:dateUtc="2026-01-30T17:11:00Z">
        <w:r w:rsidR="00921DF9">
          <w:rPr>
            <w:rFonts w:ascii="Times New Roman" w:hAnsi="Times New Roman" w:cs="Times New Roman"/>
          </w:rPr>
          <w:t xml:space="preserve"> with a shift towards the most diverse RCP2 and increasing </w:t>
        </w:r>
        <w:r w:rsidR="00C50669">
          <w:rPr>
            <w:rFonts w:ascii="Times New Roman" w:hAnsi="Times New Roman" w:cs="Times New Roman"/>
          </w:rPr>
          <w:t>richness for both RCPs</w:t>
        </w:r>
      </w:ins>
      <w:r w:rsidR="00AC3CEB">
        <w:rPr>
          <w:rFonts w:ascii="Times New Roman" w:hAnsi="Times New Roman" w:cs="Times New Roman"/>
        </w:rPr>
        <w:t>.</w:t>
      </w:r>
      <w:commentRangeStart w:id="616"/>
      <w:commentRangeStart w:id="617"/>
      <w:r w:rsidR="00AC3CEB">
        <w:rPr>
          <w:rFonts w:ascii="Times New Roman" w:hAnsi="Times New Roman" w:cs="Times New Roman"/>
        </w:rPr>
        <w:t xml:space="preserve"> The</w:t>
      </w:r>
      <w:r w:rsidR="00AC5DE6">
        <w:rPr>
          <w:rFonts w:ascii="Times New Roman" w:hAnsi="Times New Roman" w:cs="Times New Roman"/>
        </w:rPr>
        <w:t xml:space="preserve"> prevalence of submersed plants increased</w:t>
      </w:r>
      <w:ins w:id="618" w:author="Larson, Danelle M" w:date="2026-01-30T11:13:00Z" w16du:dateUtc="2026-01-30T17:13:00Z">
        <w:r w:rsidR="007E1327">
          <w:rPr>
            <w:rFonts w:ascii="Times New Roman" w:hAnsi="Times New Roman" w:cs="Times New Roman"/>
          </w:rPr>
          <w:t>, especially for RCP2</w:t>
        </w:r>
      </w:ins>
      <w:ins w:id="619" w:author="Larson, Danelle M" w:date="2026-02-03T11:06:00Z" w16du:dateUtc="2026-02-03T17:06:00Z">
        <w:r w:rsidR="00903C4D">
          <w:rPr>
            <w:rFonts w:ascii="Times New Roman" w:hAnsi="Times New Roman" w:cs="Times New Roman"/>
          </w:rPr>
          <w:t xml:space="preserve"> </w:t>
        </w:r>
      </w:ins>
      <w:del w:id="620" w:author="Larson, Danelle M" w:date="2026-01-30T11:13:00Z" w16du:dateUtc="2026-01-30T17:13:00Z">
        <w:r w:rsidR="00AC5DE6" w:rsidDel="007E1327">
          <w:rPr>
            <w:rFonts w:ascii="Times New Roman" w:hAnsi="Times New Roman" w:cs="Times New Roman"/>
          </w:rPr>
          <w:delText xml:space="preserve"> </w:delText>
        </w:r>
        <w:r w:rsidR="00C9548C" w:rsidDel="007E1327">
          <w:rPr>
            <w:rFonts w:ascii="Times New Roman" w:hAnsi="Times New Roman" w:cs="Times New Roman"/>
          </w:rPr>
          <w:delText xml:space="preserve">by </w:delText>
        </w:r>
        <w:r w:rsidR="00AC5DE6" w:rsidDel="007E1327">
          <w:rPr>
            <w:rFonts w:ascii="Times New Roman" w:hAnsi="Times New Roman" w:cs="Times New Roman"/>
          </w:rPr>
          <w:delText xml:space="preserve">10% </w:delText>
        </w:r>
      </w:del>
      <w:r w:rsidR="00AC5DE6">
        <w:rPr>
          <w:rFonts w:ascii="Times New Roman" w:hAnsi="Times New Roman" w:cs="Times New Roman"/>
        </w:rPr>
        <w:t>(Figure 3</w:t>
      </w:r>
      <w:r w:rsidR="00C44007">
        <w:rPr>
          <w:rFonts w:ascii="Times New Roman" w:hAnsi="Times New Roman" w:cs="Times New Roman"/>
        </w:rPr>
        <w:t>D</w:t>
      </w:r>
      <w:r w:rsidR="00AC5DE6">
        <w:rPr>
          <w:rFonts w:ascii="Times New Roman" w:hAnsi="Times New Roman" w:cs="Times New Roman"/>
        </w:rPr>
        <w:t>)</w:t>
      </w:r>
      <w:r w:rsidR="003D4874">
        <w:rPr>
          <w:rFonts w:ascii="Times New Roman" w:hAnsi="Times New Roman" w:cs="Times New Roman"/>
        </w:rPr>
        <w:t xml:space="preserve"> while free-floating plant</w:t>
      </w:r>
      <w:r w:rsidR="008D768A">
        <w:rPr>
          <w:rFonts w:ascii="Times New Roman" w:hAnsi="Times New Roman" w:cs="Times New Roman"/>
        </w:rPr>
        <w:t xml:space="preserve"> dominance was</w:t>
      </w:r>
      <w:r w:rsidR="003D4874">
        <w:rPr>
          <w:rFonts w:ascii="Times New Roman" w:hAnsi="Times New Roman" w:cs="Times New Roman"/>
        </w:rPr>
        <w:t xml:space="preserve"> </w:t>
      </w:r>
      <w:ins w:id="621" w:author="Larson, Danelle M" w:date="2026-02-03T11:06:00Z" w16du:dateUtc="2026-02-03T17:06:00Z">
        <w:r w:rsidR="00EB0CA9">
          <w:rPr>
            <w:rFonts w:ascii="Times New Roman" w:hAnsi="Times New Roman" w:cs="Times New Roman"/>
          </w:rPr>
          <w:t xml:space="preserve">less </w:t>
        </w:r>
      </w:ins>
      <w:del w:id="622" w:author="Larson, Danelle M" w:date="2026-02-03T11:06:00Z" w16du:dateUtc="2026-02-03T17:06:00Z">
        <w:r w:rsidR="008D768A" w:rsidDel="00EB0CA9">
          <w:rPr>
            <w:rFonts w:ascii="Times New Roman" w:hAnsi="Times New Roman" w:cs="Times New Roman"/>
          </w:rPr>
          <w:delText>un</w:delText>
        </w:r>
      </w:del>
      <w:r w:rsidR="008D768A">
        <w:rPr>
          <w:rFonts w:ascii="Times New Roman" w:hAnsi="Times New Roman" w:cs="Times New Roman"/>
        </w:rPr>
        <w:t>common by 2020</w:t>
      </w:r>
      <w:ins w:id="623" w:author="Larson, Danelle M" w:date="2026-01-30T11:13:00Z" w16du:dateUtc="2026-01-30T17:13:00Z">
        <w:r w:rsidR="00817505">
          <w:rPr>
            <w:rFonts w:ascii="Times New Roman" w:hAnsi="Times New Roman" w:cs="Times New Roman"/>
          </w:rPr>
          <w:t xml:space="preserve"> in both RCPs</w:t>
        </w:r>
      </w:ins>
      <w:r w:rsidR="008D768A">
        <w:rPr>
          <w:rFonts w:ascii="Times New Roman" w:hAnsi="Times New Roman" w:cs="Times New Roman"/>
        </w:rPr>
        <w:t xml:space="preserve"> </w:t>
      </w:r>
      <w:r w:rsidR="00FC03D2">
        <w:rPr>
          <w:rFonts w:ascii="Times New Roman" w:hAnsi="Times New Roman" w:cs="Times New Roman"/>
        </w:rPr>
        <w:t>(</w:t>
      </w:r>
      <w:r w:rsidR="00615AE0">
        <w:rPr>
          <w:rFonts w:ascii="Times New Roman" w:hAnsi="Times New Roman" w:cs="Times New Roman"/>
        </w:rPr>
        <w:t>Figure 3</w:t>
      </w:r>
      <w:r w:rsidR="001B7C6D">
        <w:rPr>
          <w:rFonts w:ascii="Times New Roman" w:hAnsi="Times New Roman" w:cs="Times New Roman"/>
        </w:rPr>
        <w:t>E</w:t>
      </w:r>
      <w:r w:rsidR="00615AE0">
        <w:rPr>
          <w:rFonts w:ascii="Times New Roman" w:hAnsi="Times New Roman" w:cs="Times New Roman"/>
        </w:rPr>
        <w:t xml:space="preserve">). </w:t>
      </w:r>
      <w:commentRangeEnd w:id="616"/>
      <w:r w:rsidR="00B1011E">
        <w:rPr>
          <w:rStyle w:val="CommentReference"/>
          <w:rFonts w:ascii="Times New Roman" w:eastAsia="Times New Roman" w:hAnsi="Times New Roman" w:cs="Times New Roman"/>
        </w:rPr>
        <w:commentReference w:id="616"/>
      </w:r>
      <w:commentRangeEnd w:id="617"/>
      <w:r w:rsidR="00817505">
        <w:rPr>
          <w:rStyle w:val="CommentReference"/>
          <w:rFonts w:ascii="Times New Roman" w:eastAsia="Times New Roman" w:hAnsi="Times New Roman" w:cs="Times New Roman"/>
        </w:rPr>
        <w:commentReference w:id="617"/>
      </w:r>
      <w:del w:id="624" w:author="Larson, Danelle M" w:date="2026-02-02T09:41:00Z" w16du:dateUtc="2026-02-02T15:41:00Z">
        <w:r w:rsidR="00BD292F" w:rsidDel="00A76629">
          <w:rPr>
            <w:rFonts w:ascii="Times New Roman" w:hAnsi="Times New Roman" w:cs="Times New Roman"/>
          </w:rPr>
          <w:delText xml:space="preserve">The </w:delText>
        </w:r>
        <w:r w:rsidR="00DD2A37" w:rsidDel="00A76629">
          <w:rPr>
            <w:rFonts w:ascii="Times New Roman" w:hAnsi="Times New Roman" w:cs="Times New Roman"/>
          </w:rPr>
          <w:delText>e</w:delText>
        </w:r>
      </w:del>
      <w:ins w:id="625" w:author="Larson, Danelle M" w:date="2026-02-02T09:41:00Z" w16du:dateUtc="2026-02-02T15:41:00Z">
        <w:r w:rsidR="00A76629">
          <w:rPr>
            <w:rFonts w:ascii="Times New Roman" w:hAnsi="Times New Roman" w:cs="Times New Roman"/>
          </w:rPr>
          <w:t>E</w:t>
        </w:r>
      </w:ins>
      <w:r w:rsidR="00AC5DE6">
        <w:rPr>
          <w:rFonts w:ascii="Times New Roman" w:hAnsi="Times New Roman" w:cs="Times New Roman"/>
        </w:rPr>
        <w:t>pihydrophilous</w:t>
      </w:r>
      <w:r w:rsidR="00BD292F">
        <w:rPr>
          <w:rFonts w:ascii="Times New Roman" w:hAnsi="Times New Roman" w:cs="Times New Roman"/>
        </w:rPr>
        <w:t xml:space="preserve"> </w:t>
      </w:r>
      <w:r w:rsidR="00AC5DE6">
        <w:rPr>
          <w:rFonts w:ascii="Times New Roman" w:hAnsi="Times New Roman" w:cs="Times New Roman"/>
        </w:rPr>
        <w:t xml:space="preserve">plants </w:t>
      </w:r>
      <w:r w:rsidR="0033319B">
        <w:rPr>
          <w:rFonts w:ascii="Times New Roman" w:hAnsi="Times New Roman" w:cs="Times New Roman"/>
        </w:rPr>
        <w:t>(</w:t>
      </w:r>
      <w:r w:rsidR="003A44CC">
        <w:rPr>
          <w:rFonts w:ascii="Times New Roman" w:hAnsi="Times New Roman" w:cs="Times New Roman"/>
        </w:rPr>
        <w:t>that pollinate on the water’s surface</w:t>
      </w:r>
      <w:r w:rsidR="0033319B">
        <w:rPr>
          <w:rFonts w:ascii="Times New Roman" w:hAnsi="Times New Roman" w:cs="Times New Roman"/>
        </w:rPr>
        <w:t>)</w:t>
      </w:r>
      <w:r w:rsidR="00DD2A37">
        <w:rPr>
          <w:rFonts w:ascii="Times New Roman" w:hAnsi="Times New Roman" w:cs="Times New Roman"/>
        </w:rPr>
        <w:t xml:space="preserve"> </w:t>
      </w:r>
      <w:r w:rsidR="00AC5DE6">
        <w:rPr>
          <w:rFonts w:ascii="Times New Roman" w:hAnsi="Times New Roman" w:cs="Times New Roman"/>
        </w:rPr>
        <w:t xml:space="preserve">increased </w:t>
      </w:r>
      <w:r w:rsidR="00382CCF">
        <w:rPr>
          <w:rFonts w:ascii="Times New Roman" w:hAnsi="Times New Roman" w:cs="Times New Roman"/>
        </w:rPr>
        <w:t>by 2</w:t>
      </w:r>
      <w:r w:rsidR="003A44CC">
        <w:rPr>
          <w:rFonts w:ascii="Times New Roman" w:hAnsi="Times New Roman" w:cs="Times New Roman"/>
        </w:rPr>
        <w:t>0</w:t>
      </w:r>
      <w:r w:rsidR="00382CCF">
        <w:rPr>
          <w:rFonts w:ascii="Times New Roman" w:hAnsi="Times New Roman" w:cs="Times New Roman"/>
        </w:rPr>
        <w:t>%</w:t>
      </w:r>
      <w:del w:id="626" w:author="Larson, Danelle M" w:date="2026-02-03T11:06:00Z" w16du:dateUtc="2026-02-03T17:06:00Z">
        <w:r w:rsidR="00BD292F" w:rsidDel="00EB0CA9">
          <w:rPr>
            <w:rFonts w:ascii="Times New Roman" w:hAnsi="Times New Roman" w:cs="Times New Roman"/>
          </w:rPr>
          <w:delText xml:space="preserve">, especially </w:delText>
        </w:r>
      </w:del>
      <w:del w:id="627" w:author="Larson, Danelle M" w:date="2026-01-30T11:13:00Z" w16du:dateUtc="2026-01-30T17:13:00Z">
        <w:r w:rsidR="00BD292F" w:rsidDel="00817505">
          <w:rPr>
            <w:rFonts w:ascii="Times New Roman" w:hAnsi="Times New Roman" w:cs="Times New Roman"/>
          </w:rPr>
          <w:delText xml:space="preserve">in </w:delText>
        </w:r>
      </w:del>
      <w:ins w:id="628" w:author="Larson, Danelle M" w:date="2026-02-03T11:06:00Z" w16du:dateUtc="2026-02-03T17:06:00Z">
        <w:r w:rsidR="00EB0CA9">
          <w:rPr>
            <w:rFonts w:ascii="Times New Roman" w:hAnsi="Times New Roman" w:cs="Times New Roman"/>
          </w:rPr>
          <w:t xml:space="preserve"> for </w:t>
        </w:r>
      </w:ins>
      <w:r w:rsidR="00BD292F">
        <w:rPr>
          <w:rFonts w:ascii="Times New Roman" w:hAnsi="Times New Roman" w:cs="Times New Roman"/>
        </w:rPr>
        <w:t>RCP1</w:t>
      </w:r>
      <w:r w:rsidR="00AC3CEB">
        <w:rPr>
          <w:rFonts w:ascii="Times New Roman" w:hAnsi="Times New Roman" w:cs="Times New Roman"/>
        </w:rPr>
        <w:t xml:space="preserve"> </w:t>
      </w:r>
      <w:r w:rsidR="00AC5DE6">
        <w:rPr>
          <w:rFonts w:ascii="Times New Roman" w:hAnsi="Times New Roman" w:cs="Times New Roman"/>
        </w:rPr>
        <w:t>(Figure</w:t>
      </w:r>
      <w:r w:rsidR="004E422B">
        <w:rPr>
          <w:rFonts w:ascii="Times New Roman" w:hAnsi="Times New Roman" w:cs="Times New Roman"/>
        </w:rPr>
        <w:t>s 3</w:t>
      </w:r>
      <w:r w:rsidR="005F2949">
        <w:rPr>
          <w:rFonts w:ascii="Times New Roman" w:hAnsi="Times New Roman" w:cs="Times New Roman"/>
        </w:rPr>
        <w:t>F</w:t>
      </w:r>
      <w:r w:rsidR="00AC5DE6">
        <w:rPr>
          <w:rFonts w:ascii="Times New Roman" w:hAnsi="Times New Roman" w:cs="Times New Roman"/>
        </w:rPr>
        <w:t xml:space="preserve">). </w:t>
      </w:r>
    </w:p>
    <w:p w14:paraId="530DC1A8" w14:textId="5A11FD14" w:rsidR="00752413" w:rsidRDefault="00752413" w:rsidP="00752413">
      <w:pPr>
        <w:pStyle w:val="Heading2"/>
        <w:rPr>
          <w:rStyle w:val="Heading2Char"/>
          <w:b/>
          <w:iCs/>
        </w:rPr>
      </w:pPr>
      <w:r w:rsidRPr="00F94E7F">
        <w:rPr>
          <w:rStyle w:val="Heading2Char"/>
          <w:b/>
        </w:rPr>
        <w:t xml:space="preserve">Explained </w:t>
      </w:r>
      <w:r w:rsidR="00E4187D" w:rsidRPr="00F94E7F">
        <w:rPr>
          <w:rStyle w:val="Heading2Char"/>
          <w:b/>
          <w:iCs/>
        </w:rPr>
        <w:t>V</w:t>
      </w:r>
      <w:r w:rsidRPr="00F94E7F">
        <w:rPr>
          <w:rStyle w:val="Heading2Char"/>
          <w:b/>
          <w:iCs/>
        </w:rPr>
        <w:t>ariation</w:t>
      </w:r>
      <w:r w:rsidRPr="00F94E7F">
        <w:rPr>
          <w:rStyle w:val="Heading2Char"/>
          <w:b/>
        </w:rPr>
        <w:t xml:space="preserve"> </w:t>
      </w:r>
      <w:r w:rsidR="00280AE5" w:rsidRPr="00F94E7F">
        <w:rPr>
          <w:rStyle w:val="Heading2Char"/>
          <w:b/>
        </w:rPr>
        <w:t>in</w:t>
      </w:r>
      <w:r w:rsidRPr="00F94E7F">
        <w:rPr>
          <w:rStyle w:val="Heading2Char"/>
          <w:b/>
        </w:rPr>
        <w:t xml:space="preserve"> </w:t>
      </w:r>
      <w:r w:rsidR="00E4187D" w:rsidRPr="00F94E7F">
        <w:rPr>
          <w:rStyle w:val="Heading2Char"/>
          <w:b/>
          <w:iCs/>
        </w:rPr>
        <w:t>S</w:t>
      </w:r>
      <w:r w:rsidRPr="00F94E7F">
        <w:rPr>
          <w:rStyle w:val="Heading2Char"/>
          <w:b/>
          <w:iCs/>
        </w:rPr>
        <w:t xml:space="preserve">pecies </w:t>
      </w:r>
      <w:r w:rsidR="00E4187D" w:rsidRPr="00F94E7F">
        <w:rPr>
          <w:rStyle w:val="Heading2Char"/>
          <w:b/>
          <w:iCs/>
        </w:rPr>
        <w:t>O</w:t>
      </w:r>
      <w:r w:rsidRPr="00F94E7F">
        <w:rPr>
          <w:rStyle w:val="Heading2Char"/>
          <w:b/>
          <w:iCs/>
        </w:rPr>
        <w:t>ccurrences</w:t>
      </w:r>
    </w:p>
    <w:p w14:paraId="0E735699" w14:textId="498840FA" w:rsidR="006840B3" w:rsidRPr="006840B3" w:rsidRDefault="00580274" w:rsidP="00DE3D5C">
      <w:pPr>
        <w:autoSpaceDE w:val="0"/>
        <w:autoSpaceDN w:val="0"/>
        <w:adjustRightInd w:val="0"/>
        <w:spacing w:line="480" w:lineRule="auto"/>
        <w:ind w:firstLine="720"/>
        <w:rPr>
          <w:rFonts w:ascii="Times New Roman" w:hAnsi="Times New Roman" w:cs="Times New Roman"/>
          <w:color w:val="000000"/>
          <w:lang w:eastAsia="en-GB"/>
        </w:rPr>
      </w:pPr>
      <w:r>
        <w:rPr>
          <w:rFonts w:ascii="Times New Roman" w:hAnsi="Times New Roman" w:cs="Times New Roman"/>
          <w:color w:val="000000"/>
          <w:lang w:eastAsia="en-GB"/>
        </w:rPr>
        <w:t>M</w:t>
      </w:r>
      <w:r w:rsidR="005C4A82">
        <w:rPr>
          <w:rFonts w:ascii="Times New Roman" w:hAnsi="Times New Roman" w:cs="Times New Roman"/>
          <w:color w:val="000000"/>
          <w:lang w:eastAsia="en-GB"/>
        </w:rPr>
        <w:t xml:space="preserve">acrophytes </w:t>
      </w:r>
      <w:del w:id="629" w:author="Larson, Danelle M" w:date="2026-01-30T11:09:00Z" w16du:dateUtc="2026-01-30T17:09:00Z">
        <w:r w:rsidR="005C4A82" w:rsidDel="00EB1024">
          <w:rPr>
            <w:rFonts w:ascii="Times New Roman" w:hAnsi="Times New Roman" w:cs="Times New Roman"/>
            <w:color w:val="000000"/>
            <w:lang w:eastAsia="en-GB"/>
          </w:rPr>
          <w:delText xml:space="preserve">are </w:delText>
        </w:r>
      </w:del>
      <w:ins w:id="630" w:author="Larson, Danelle M" w:date="2026-01-30T11:09:00Z" w16du:dateUtc="2026-01-30T17:09:00Z">
        <w:r w:rsidR="00EB1024">
          <w:rPr>
            <w:rFonts w:ascii="Times New Roman" w:hAnsi="Times New Roman" w:cs="Times New Roman"/>
            <w:color w:val="000000"/>
            <w:lang w:eastAsia="en-GB"/>
          </w:rPr>
          <w:t xml:space="preserve">were </w:t>
        </w:r>
      </w:ins>
      <w:r w:rsidR="005C4A82">
        <w:rPr>
          <w:rFonts w:ascii="Times New Roman" w:hAnsi="Times New Roman" w:cs="Times New Roman"/>
          <w:color w:val="000000"/>
          <w:lang w:eastAsia="en-GB"/>
        </w:rPr>
        <w:t>most responsive to</w:t>
      </w:r>
      <w:ins w:id="631" w:author="Larson, Danelle M" w:date="2026-02-03T11:07:00Z" w16du:dateUtc="2026-02-03T17:07:00Z">
        <w:r w:rsidR="006C4654">
          <w:rPr>
            <w:rFonts w:ascii="Times New Roman" w:hAnsi="Times New Roman" w:cs="Times New Roman"/>
            <w:color w:val="000000"/>
            <w:lang w:eastAsia="en-GB"/>
          </w:rPr>
          <w:t xml:space="preserve"> the</w:t>
        </w:r>
      </w:ins>
      <w:r w:rsidR="005C4A82">
        <w:rPr>
          <w:rFonts w:ascii="Times New Roman" w:hAnsi="Times New Roman" w:cs="Times New Roman"/>
          <w:color w:val="000000"/>
          <w:lang w:eastAsia="en-GB"/>
        </w:rPr>
        <w:t xml:space="preserve"> spatial heterogeneity of </w:t>
      </w:r>
      <w:r w:rsidR="0042062F">
        <w:rPr>
          <w:rFonts w:ascii="Times New Roman" w:hAnsi="Times New Roman" w:cs="Times New Roman"/>
          <w:color w:val="000000"/>
          <w:lang w:eastAsia="en-GB"/>
        </w:rPr>
        <w:t>hydrogeomorphology</w:t>
      </w:r>
      <w:r w:rsidR="005C4A82">
        <w:rPr>
          <w:rFonts w:ascii="Times New Roman" w:hAnsi="Times New Roman" w:cs="Times New Roman"/>
          <w:color w:val="000000"/>
          <w:lang w:eastAsia="en-GB"/>
        </w:rPr>
        <w:t xml:space="preserve"> (like </w:t>
      </w:r>
      <w:r w:rsidR="006D4621">
        <w:rPr>
          <w:rFonts w:ascii="Times New Roman" w:hAnsi="Times New Roman" w:cs="Times New Roman"/>
          <w:color w:val="000000"/>
          <w:lang w:eastAsia="en-GB"/>
        </w:rPr>
        <w:t xml:space="preserve">water </w:t>
      </w:r>
      <w:r w:rsidR="005C4A82">
        <w:rPr>
          <w:rFonts w:ascii="Times New Roman" w:hAnsi="Times New Roman" w:cs="Times New Roman"/>
          <w:color w:val="000000"/>
          <w:lang w:eastAsia="en-GB"/>
        </w:rPr>
        <w:t>depth</w:t>
      </w:r>
      <w:r w:rsidR="006B2355">
        <w:rPr>
          <w:rFonts w:ascii="Times New Roman" w:hAnsi="Times New Roman" w:cs="Times New Roman"/>
          <w:color w:val="000000"/>
          <w:lang w:eastAsia="en-GB"/>
        </w:rPr>
        <w:t xml:space="preserve"> and connectivity</w:t>
      </w:r>
      <w:r w:rsidR="005C4A82">
        <w:rPr>
          <w:rFonts w:ascii="Times New Roman" w:hAnsi="Times New Roman" w:cs="Times New Roman"/>
          <w:color w:val="000000"/>
          <w:lang w:eastAsia="en-GB"/>
        </w:rPr>
        <w:t>), followed by re-oligotrophy (as temporal change</w:t>
      </w:r>
      <w:ins w:id="632" w:author="Larson, Danelle M" w:date="2026-02-03T11:07:00Z" w16du:dateUtc="2026-02-03T17:07:00Z">
        <w:r w:rsidR="006171B7">
          <w:rPr>
            <w:rFonts w:ascii="Times New Roman" w:hAnsi="Times New Roman" w:cs="Times New Roman"/>
            <w:color w:val="000000"/>
            <w:lang w:eastAsia="en-GB"/>
          </w:rPr>
          <w:t>s</w:t>
        </w:r>
      </w:ins>
      <w:r w:rsidR="005C4A82">
        <w:rPr>
          <w:rFonts w:ascii="Times New Roman" w:hAnsi="Times New Roman" w:cs="Times New Roman"/>
          <w:color w:val="000000"/>
          <w:lang w:eastAsia="en-GB"/>
        </w:rPr>
        <w:t xml:space="preserve"> in water quality), and </w:t>
      </w:r>
      <w:r w:rsidR="008B6BBE">
        <w:rPr>
          <w:rFonts w:ascii="Times New Roman" w:hAnsi="Times New Roman" w:cs="Times New Roman"/>
          <w:color w:val="000000"/>
          <w:lang w:eastAsia="en-GB"/>
        </w:rPr>
        <w:t xml:space="preserve">least </w:t>
      </w:r>
      <w:r w:rsidR="005C4A82">
        <w:rPr>
          <w:rFonts w:ascii="Times New Roman" w:hAnsi="Times New Roman" w:cs="Times New Roman"/>
          <w:color w:val="000000"/>
          <w:lang w:eastAsia="en-GB"/>
        </w:rPr>
        <w:t xml:space="preserve">responsive to temperature (Figure 4). </w:t>
      </w:r>
      <w:r w:rsidR="006724E7" w:rsidRPr="003035CD">
        <w:rPr>
          <w:rFonts w:ascii="Times New Roman" w:hAnsi="Times New Roman" w:cs="Times New Roman"/>
          <w:color w:val="000000"/>
          <w:lang w:eastAsia="en-GB"/>
        </w:rPr>
        <w:t xml:space="preserve">Of the explained variation, roughly 50% was due to spatial </w:t>
      </w:r>
      <w:r w:rsidR="006724E7">
        <w:rPr>
          <w:rFonts w:ascii="Times New Roman" w:hAnsi="Times New Roman" w:cs="Times New Roman"/>
          <w:color w:val="000000"/>
          <w:lang w:eastAsia="en-GB"/>
        </w:rPr>
        <w:t>variation</w:t>
      </w:r>
      <w:r w:rsidR="006724E7" w:rsidRPr="003035CD">
        <w:rPr>
          <w:rFonts w:ascii="Times New Roman" w:hAnsi="Times New Roman" w:cs="Times New Roman"/>
          <w:color w:val="000000"/>
          <w:lang w:eastAsia="en-GB"/>
        </w:rPr>
        <w:t xml:space="preserve"> in </w:t>
      </w:r>
      <w:del w:id="633" w:author="Larson, Danelle M" w:date="2026-02-02T09:41:00Z" w16du:dateUtc="2026-02-02T15:41:00Z">
        <w:r w:rsidR="006724E7" w:rsidDel="00971670">
          <w:rPr>
            <w:rFonts w:ascii="Times New Roman" w:hAnsi="Times New Roman" w:cs="Times New Roman"/>
            <w:color w:val="000000"/>
            <w:lang w:eastAsia="en-GB"/>
          </w:rPr>
          <w:delText xml:space="preserve">fixed </w:delText>
        </w:r>
      </w:del>
      <w:r w:rsidR="006724E7">
        <w:rPr>
          <w:rFonts w:ascii="Times New Roman" w:hAnsi="Times New Roman" w:cs="Times New Roman"/>
          <w:color w:val="000000"/>
          <w:lang w:eastAsia="en-GB"/>
        </w:rPr>
        <w:t>environmental</w:t>
      </w:r>
      <w:r w:rsidR="006724E7" w:rsidRPr="003035CD">
        <w:rPr>
          <w:rFonts w:ascii="Times New Roman" w:hAnsi="Times New Roman" w:cs="Times New Roman"/>
          <w:color w:val="000000"/>
          <w:lang w:eastAsia="en-GB"/>
        </w:rPr>
        <w:t xml:space="preserve"> covariates</w:t>
      </w:r>
      <w:r w:rsidR="006724E7">
        <w:rPr>
          <w:rFonts w:ascii="Times New Roman" w:hAnsi="Times New Roman" w:cs="Times New Roman"/>
          <w:color w:val="000000"/>
          <w:lang w:eastAsia="en-GB"/>
        </w:rPr>
        <w:t xml:space="preserve">, </w:t>
      </w:r>
      <w:r w:rsidR="006724E7" w:rsidRPr="003035CD">
        <w:rPr>
          <w:rFonts w:ascii="Times New Roman" w:hAnsi="Times New Roman" w:cs="Times New Roman"/>
          <w:color w:val="000000"/>
          <w:lang w:eastAsia="en-GB"/>
        </w:rPr>
        <w:t xml:space="preserve">20% to temporal </w:t>
      </w:r>
      <w:r w:rsidR="006724E7">
        <w:rPr>
          <w:rFonts w:ascii="Times New Roman" w:hAnsi="Times New Roman" w:cs="Times New Roman"/>
          <w:color w:val="000000"/>
          <w:lang w:eastAsia="en-GB"/>
        </w:rPr>
        <w:t>changes (like increased water and re-oligotrophy</w:t>
      </w:r>
      <w:r w:rsidR="006B2355">
        <w:rPr>
          <w:rFonts w:ascii="Times New Roman" w:hAnsi="Times New Roman" w:cs="Times New Roman"/>
          <w:color w:val="000000"/>
          <w:lang w:eastAsia="en-GB"/>
        </w:rPr>
        <w:t xml:space="preserve"> over 22 years</w:t>
      </w:r>
      <w:r w:rsidR="006724E7">
        <w:rPr>
          <w:rFonts w:ascii="Times New Roman" w:hAnsi="Times New Roman" w:cs="Times New Roman"/>
          <w:color w:val="000000"/>
          <w:lang w:eastAsia="en-GB"/>
        </w:rPr>
        <w:t>)</w:t>
      </w:r>
      <w:r w:rsidR="006724E7" w:rsidRPr="003035CD">
        <w:rPr>
          <w:rFonts w:ascii="Times New Roman" w:hAnsi="Times New Roman" w:cs="Times New Roman"/>
          <w:color w:val="000000"/>
          <w:lang w:eastAsia="en-GB"/>
        </w:rPr>
        <w:t>, and 30% to random effects</w:t>
      </w:r>
      <w:r w:rsidR="006724E7">
        <w:rPr>
          <w:rFonts w:ascii="Times New Roman" w:hAnsi="Times New Roman" w:cs="Times New Roman"/>
          <w:color w:val="000000"/>
          <w:lang w:eastAsia="en-GB"/>
        </w:rPr>
        <w:t xml:space="preserve"> (mostly at the plot-level)</w:t>
      </w:r>
      <w:r w:rsidR="006724E7" w:rsidRPr="003035CD">
        <w:rPr>
          <w:rFonts w:ascii="Times New Roman" w:hAnsi="Times New Roman" w:cs="Times New Roman"/>
          <w:color w:val="000000"/>
          <w:lang w:eastAsia="en-GB"/>
        </w:rPr>
        <w:t>.</w:t>
      </w:r>
      <w:r w:rsidR="006724E7">
        <w:rPr>
          <w:rFonts w:ascii="Times New Roman" w:hAnsi="Times New Roman" w:cs="Times New Roman"/>
          <w:color w:val="000000"/>
          <w:lang w:eastAsia="en-GB"/>
        </w:rPr>
        <w:t xml:space="preserve"> </w:t>
      </w:r>
      <w:r w:rsidR="006724E7">
        <w:rPr>
          <w:rFonts w:ascii="Times New Roman" w:hAnsi="Times New Roman" w:cs="Times New Roman"/>
        </w:rPr>
        <w:t xml:space="preserve">Climate (water temperature) explained &lt;1% of species occurrences despite the significant annual changes in temperature. </w:t>
      </w:r>
      <w:del w:id="634" w:author="Larson, Danelle M" w:date="2026-02-02T09:41:00Z" w16du:dateUtc="2026-02-02T15:41:00Z">
        <w:r w:rsidR="002F3124" w:rsidRPr="002F3124" w:rsidDel="00971670">
          <w:rPr>
            <w:rFonts w:ascii="Times New Roman" w:hAnsi="Times New Roman" w:cs="Times New Roman"/>
          </w:rPr>
          <w:delText>The t</w:delText>
        </w:r>
      </w:del>
      <w:ins w:id="635" w:author="Larson, Danelle M" w:date="2026-02-02T09:41:00Z" w16du:dateUtc="2026-02-02T15:41:00Z">
        <w:r w:rsidR="00971670">
          <w:rPr>
            <w:rFonts w:ascii="Times New Roman" w:hAnsi="Times New Roman" w:cs="Times New Roman"/>
          </w:rPr>
          <w:t>T</w:t>
        </w:r>
      </w:ins>
      <w:r w:rsidR="002F3124" w:rsidRPr="002F3124">
        <w:rPr>
          <w:rFonts w:ascii="Times New Roman" w:hAnsi="Times New Roman" w:cs="Times New Roman"/>
        </w:rPr>
        <w:t xml:space="preserve">emporal variation from multiple water quality covariates collectively explained ~3–20% of species occurrences. The </w:t>
      </w:r>
      <w:r w:rsidR="002F3124" w:rsidRPr="002F3124">
        <w:rPr>
          <w:rFonts w:ascii="Times New Roman" w:hAnsi="Times New Roman" w:cs="Times New Roman"/>
        </w:rPr>
        <w:lastRenderedPageBreak/>
        <w:t xml:space="preserve">most temporal variation was explained in Lower </w:t>
      </w:r>
      <w:del w:id="636" w:author="jeff houser" w:date="2026-01-26T15:04:00Z" w16du:dateUtc="2026-01-26T21:04:00Z">
        <w:r w:rsidR="00996C54" w:rsidDel="00B228B3">
          <w:rPr>
            <w:rFonts w:ascii="Times New Roman" w:hAnsi="Times New Roman" w:cs="Times New Roman"/>
          </w:rPr>
          <w:delText>Reach</w:delText>
        </w:r>
      </w:del>
      <w:ins w:id="637" w:author="jeff houser" w:date="2026-01-26T15:04:00Z" w16du:dateUtc="2026-01-26T21:04:00Z">
        <w:r w:rsidR="00B228B3">
          <w:rPr>
            <w:rFonts w:ascii="Times New Roman" w:hAnsi="Times New Roman" w:cs="Times New Roman"/>
          </w:rPr>
          <w:t>Pool</w:t>
        </w:r>
      </w:ins>
      <w:r w:rsidR="002F3124" w:rsidRPr="002F3124">
        <w:rPr>
          <w:rFonts w:ascii="Times New Roman" w:hAnsi="Times New Roman" w:cs="Times New Roman"/>
        </w:rPr>
        <w:t xml:space="preserve"> 4 where the greatest re-oligotrophy occurred. </w:t>
      </w:r>
      <w:r w:rsidR="00551F7E" w:rsidRPr="00551F7E">
        <w:rPr>
          <w:rFonts w:ascii="Times New Roman" w:hAnsi="Times New Roman" w:cs="Times New Roman"/>
          <w:color w:val="000000"/>
          <w:lang w:eastAsia="en-GB"/>
        </w:rPr>
        <w:t xml:space="preserve">Explained variation in species occurrences ranged widely across species and </w:t>
      </w:r>
      <w:r w:rsidR="00D930C3">
        <w:rPr>
          <w:rFonts w:ascii="Times New Roman" w:hAnsi="Times New Roman" w:cs="Times New Roman"/>
          <w:color w:val="000000"/>
          <w:lang w:eastAsia="en-GB"/>
        </w:rPr>
        <w:t>reaches</w:t>
      </w:r>
      <w:r w:rsidR="00551F7E" w:rsidRPr="00551F7E">
        <w:rPr>
          <w:rFonts w:ascii="Times New Roman" w:hAnsi="Times New Roman" w:cs="Times New Roman"/>
          <w:color w:val="000000"/>
          <w:lang w:eastAsia="en-GB"/>
        </w:rPr>
        <w:t xml:space="preserve"> (4–78</w:t>
      </w:r>
      <w:r w:rsidR="005C4A82">
        <w:rPr>
          <w:rFonts w:ascii="Times New Roman" w:hAnsi="Times New Roman" w:cs="Times New Roman"/>
          <w:color w:val="000000"/>
          <w:lang w:eastAsia="en-GB"/>
        </w:rPr>
        <w:t>%</w:t>
      </w:r>
      <w:r w:rsidR="00551F7E" w:rsidRPr="00551F7E">
        <w:rPr>
          <w:rFonts w:ascii="Times New Roman" w:hAnsi="Times New Roman" w:cs="Times New Roman"/>
          <w:color w:val="000000"/>
          <w:lang w:eastAsia="en-GB"/>
        </w:rPr>
        <w:t xml:space="preserve">), leaving 22–96% as unexplained variation </w:t>
      </w:r>
      <w:r w:rsidR="00551F7E">
        <w:rPr>
          <w:rFonts w:ascii="Times New Roman" w:hAnsi="Times New Roman" w:cs="Times New Roman"/>
          <w:color w:val="000000"/>
          <w:lang w:eastAsia="en-GB"/>
        </w:rPr>
        <w:t xml:space="preserve">or </w:t>
      </w:r>
      <w:del w:id="638" w:author="Larson, Danelle M" w:date="2026-02-03T11:08:00Z" w16du:dateUtc="2026-02-03T17:08:00Z">
        <w:r w:rsidR="00551F7E" w:rsidDel="005131B7">
          <w:rPr>
            <w:rFonts w:ascii="Times New Roman" w:hAnsi="Times New Roman" w:cs="Times New Roman"/>
            <w:color w:val="000000"/>
            <w:lang w:eastAsia="en-GB"/>
          </w:rPr>
          <w:delText>“</w:delText>
        </w:r>
      </w:del>
      <w:r w:rsidR="00551F7E" w:rsidRPr="00551F7E">
        <w:rPr>
          <w:rFonts w:ascii="Times New Roman" w:hAnsi="Times New Roman" w:cs="Times New Roman"/>
          <w:color w:val="000000"/>
          <w:lang w:eastAsia="en-GB"/>
        </w:rPr>
        <w:t>noise</w:t>
      </w:r>
      <w:r w:rsidR="0017686B">
        <w:rPr>
          <w:rFonts w:ascii="Times New Roman" w:hAnsi="Times New Roman" w:cs="Times New Roman"/>
          <w:color w:val="000000"/>
          <w:lang w:eastAsia="en-GB"/>
        </w:rPr>
        <w:t>.</w:t>
      </w:r>
      <w:del w:id="639" w:author="Larson, Danelle M" w:date="2026-02-03T11:08:00Z" w16du:dateUtc="2026-02-03T17:08:00Z">
        <w:r w:rsidR="00551F7E" w:rsidDel="005131B7">
          <w:rPr>
            <w:rFonts w:ascii="Times New Roman" w:hAnsi="Times New Roman" w:cs="Times New Roman"/>
            <w:color w:val="000000"/>
            <w:lang w:eastAsia="en-GB"/>
          </w:rPr>
          <w:delText>”</w:delText>
        </w:r>
      </w:del>
      <w:r w:rsidR="00551F7E" w:rsidRPr="00551F7E">
        <w:rPr>
          <w:rFonts w:ascii="Times New Roman" w:hAnsi="Times New Roman" w:cs="Times New Roman"/>
          <w:color w:val="000000"/>
          <w:lang w:eastAsia="en-GB"/>
        </w:rPr>
        <w:t xml:space="preserve"> </w:t>
      </w:r>
      <w:del w:id="640" w:author="Larson, Danelle M" w:date="2026-02-02T09:42:00Z" w16du:dateUtc="2026-02-02T15:42:00Z">
        <w:r w:rsidR="005C4A82" w:rsidDel="00311345">
          <w:rPr>
            <w:rFonts w:ascii="Times New Roman" w:hAnsi="Times New Roman" w:cs="Times New Roman"/>
            <w:color w:val="000000"/>
            <w:lang w:eastAsia="en-GB"/>
          </w:rPr>
          <w:delText>The unexplained v</w:delText>
        </w:r>
      </w:del>
      <w:ins w:id="641" w:author="Larson, Danelle M" w:date="2026-02-02T09:42:00Z" w16du:dateUtc="2026-02-02T15:42:00Z">
        <w:r w:rsidR="00311345">
          <w:rPr>
            <w:rFonts w:ascii="Times New Roman" w:hAnsi="Times New Roman" w:cs="Times New Roman"/>
            <w:color w:val="000000"/>
            <w:lang w:eastAsia="en-GB"/>
          </w:rPr>
          <w:t>V</w:t>
        </w:r>
      </w:ins>
      <w:r w:rsidR="005C4A82">
        <w:rPr>
          <w:rFonts w:ascii="Times New Roman" w:hAnsi="Times New Roman" w:cs="Times New Roman"/>
          <w:color w:val="000000"/>
          <w:lang w:eastAsia="en-GB"/>
        </w:rPr>
        <w:t xml:space="preserve">ariation (up to 70%) at the </w:t>
      </w:r>
      <w:r w:rsidR="0080284E">
        <w:rPr>
          <w:rFonts w:ascii="Times New Roman" w:hAnsi="Times New Roman" w:cs="Times New Roman"/>
          <w:color w:val="000000"/>
          <w:lang w:eastAsia="en-GB"/>
        </w:rPr>
        <w:t xml:space="preserve">random effect of </w:t>
      </w:r>
      <w:r w:rsidR="005C4A82">
        <w:rPr>
          <w:rFonts w:ascii="Times New Roman" w:hAnsi="Times New Roman" w:cs="Times New Roman"/>
          <w:color w:val="000000"/>
          <w:lang w:eastAsia="en-GB"/>
        </w:rPr>
        <w:t>plot</w:t>
      </w:r>
      <w:r w:rsidR="005C4A82" w:rsidRPr="006724E7">
        <w:rPr>
          <w:rFonts w:ascii="Times New Roman" w:hAnsi="Times New Roman" w:cs="Times New Roman"/>
        </w:rPr>
        <w:t xml:space="preserve"> implies </w:t>
      </w:r>
      <w:ins w:id="642" w:author="Larson, Danelle M" w:date="2026-02-02T09:42:00Z" w16du:dateUtc="2026-02-02T15:42:00Z">
        <w:r w:rsidR="00311345">
          <w:rPr>
            <w:rFonts w:ascii="Times New Roman" w:hAnsi="Times New Roman" w:cs="Times New Roman"/>
          </w:rPr>
          <w:t xml:space="preserve">that some </w:t>
        </w:r>
      </w:ins>
      <w:r w:rsidR="005C4A82" w:rsidRPr="006724E7">
        <w:rPr>
          <w:rFonts w:ascii="Times New Roman" w:hAnsi="Times New Roman" w:cs="Times New Roman"/>
          <w:lang w:eastAsia="en-GB"/>
        </w:rPr>
        <w:t>relevant environmental drivers are missing in our models or that species interactions are strong.</w:t>
      </w:r>
      <w:r w:rsidR="003035CD" w:rsidRPr="003035CD">
        <w:rPr>
          <w:rFonts w:ascii="Times New Roman" w:hAnsi="Times New Roman" w:cs="Times New Roman"/>
          <w:color w:val="000000"/>
          <w:lang w:eastAsia="en-GB"/>
        </w:rPr>
        <w:t xml:space="preserve"> </w:t>
      </w:r>
    </w:p>
    <w:p w14:paraId="2B52F2CA" w14:textId="52D67512" w:rsidR="008E6D8C" w:rsidRPr="002E4CD9" w:rsidRDefault="008E6D8C" w:rsidP="008E6D8C">
      <w:pPr>
        <w:pStyle w:val="Heading2"/>
        <w:rPr>
          <w:rStyle w:val="Heading2Char"/>
          <w:b/>
        </w:rPr>
      </w:pPr>
      <w:del w:id="643" w:author="Larson, Danelle M" w:date="2026-01-30T10:53:00Z" w16du:dateUtc="2026-01-30T16:53:00Z">
        <w:r w:rsidRPr="002E4CD9" w:rsidDel="007E5763">
          <w:rPr>
            <w:rStyle w:val="Heading2Char"/>
            <w:b/>
          </w:rPr>
          <w:delText>Functional</w:delText>
        </w:r>
      </w:del>
      <w:r w:rsidRPr="002E4CD9">
        <w:rPr>
          <w:rStyle w:val="Heading2Char"/>
          <w:b/>
        </w:rPr>
        <w:t xml:space="preserve"> </w:t>
      </w:r>
      <w:ins w:id="644" w:author="Larson, Danelle M" w:date="2026-01-30T11:19:00Z" w16du:dateUtc="2026-01-30T17:19:00Z">
        <w:r w:rsidR="00433899">
          <w:rPr>
            <w:rStyle w:val="Heading2Char"/>
            <w:b/>
          </w:rPr>
          <w:t xml:space="preserve">Species </w:t>
        </w:r>
      </w:ins>
      <w:r w:rsidRPr="002E4CD9">
        <w:rPr>
          <w:rStyle w:val="Heading2Char"/>
          <w:b/>
          <w:iCs/>
        </w:rPr>
        <w:t>Trait Responses</w:t>
      </w:r>
      <w:r w:rsidRPr="002E4CD9">
        <w:rPr>
          <w:rStyle w:val="Heading2Char"/>
          <w:b/>
        </w:rPr>
        <w:t xml:space="preserve"> </w:t>
      </w:r>
    </w:p>
    <w:p w14:paraId="256D8596" w14:textId="7FA1BA65" w:rsidR="00D629C2" w:rsidRDefault="008E6D8C" w:rsidP="008E6D8C">
      <w:pPr>
        <w:spacing w:line="480" w:lineRule="auto"/>
        <w:ind w:firstLine="720"/>
        <w:rPr>
          <w:ins w:id="645" w:author="Larson, Danelle M" w:date="2026-01-30T11:21:00Z" w16du:dateUtc="2026-01-30T17:21:00Z"/>
          <w:rFonts w:ascii="Times New Roman" w:hAnsi="Times New Roman" w:cs="Times New Roman"/>
        </w:rPr>
      </w:pPr>
      <w:r>
        <w:rPr>
          <w:rFonts w:ascii="Times New Roman" w:hAnsi="Times New Roman" w:cs="Times New Roman"/>
        </w:rPr>
        <w:t xml:space="preserve">The trait-environmental associations were often strong, particularly for the life form morphological trait (Figure 5). The modelled </w:t>
      </w:r>
      <w:del w:id="646" w:author="Larson, Danelle M" w:date="2026-01-30T10:53:00Z" w16du:dateUtc="2026-01-30T16:53:00Z">
        <w:r w:rsidDel="007E5763">
          <w:rPr>
            <w:rFonts w:ascii="Times New Roman" w:hAnsi="Times New Roman" w:cs="Times New Roman"/>
          </w:rPr>
          <w:delText xml:space="preserve">functional </w:delText>
        </w:r>
      </w:del>
      <w:r>
        <w:rPr>
          <w:rFonts w:ascii="Times New Roman" w:hAnsi="Times New Roman" w:cs="Times New Roman"/>
        </w:rPr>
        <w:t>traits of l</w:t>
      </w:r>
      <w:r w:rsidRPr="00512B3A">
        <w:rPr>
          <w:rFonts w:ascii="Times New Roman" w:hAnsi="Times New Roman" w:cs="Times New Roman"/>
        </w:rPr>
        <w:t xml:space="preserve">ife form and pollination mode </w:t>
      </w:r>
      <w:ins w:id="647" w:author="Larson, Danelle M" w:date="2026-02-03T11:09:00Z" w16du:dateUtc="2026-02-03T17:09:00Z">
        <w:r w:rsidR="00F4673B">
          <w:rPr>
            <w:rFonts w:ascii="Times New Roman" w:hAnsi="Times New Roman" w:cs="Times New Roman"/>
          </w:rPr>
          <w:t xml:space="preserve">collectively </w:t>
        </w:r>
      </w:ins>
      <w:r w:rsidRPr="00512B3A">
        <w:rPr>
          <w:rFonts w:ascii="Times New Roman" w:hAnsi="Times New Roman" w:cs="Times New Roman"/>
        </w:rPr>
        <w:t xml:space="preserve">explained </w:t>
      </w:r>
      <w:r>
        <w:rPr>
          <w:rFonts w:ascii="Times New Roman" w:hAnsi="Times New Roman" w:cs="Times New Roman"/>
        </w:rPr>
        <w:t>15–</w:t>
      </w:r>
      <w:r w:rsidRPr="00512B3A">
        <w:rPr>
          <w:rFonts w:ascii="Times New Roman" w:hAnsi="Times New Roman" w:cs="Times New Roman"/>
        </w:rPr>
        <w:t>4</w:t>
      </w:r>
      <w:r>
        <w:rPr>
          <w:rFonts w:ascii="Times New Roman" w:hAnsi="Times New Roman" w:cs="Times New Roman"/>
        </w:rPr>
        <w:t>0</w:t>
      </w:r>
      <w:r w:rsidRPr="00512B3A">
        <w:rPr>
          <w:rFonts w:ascii="Times New Roman" w:hAnsi="Times New Roman" w:cs="Times New Roman"/>
        </w:rPr>
        <w:t>% of the</w:t>
      </w:r>
      <w:r>
        <w:rPr>
          <w:rFonts w:ascii="Times New Roman" w:hAnsi="Times New Roman" w:cs="Times New Roman"/>
        </w:rPr>
        <w:t xml:space="preserve"> total explained </w:t>
      </w:r>
      <w:r w:rsidRPr="00512B3A">
        <w:rPr>
          <w:rFonts w:ascii="Times New Roman" w:hAnsi="Times New Roman" w:cs="Times New Roman"/>
        </w:rPr>
        <w:t>variation in species occurrences</w:t>
      </w:r>
      <w:r>
        <w:rPr>
          <w:rFonts w:ascii="Times New Roman" w:hAnsi="Times New Roman" w:cs="Times New Roman"/>
        </w:rPr>
        <w:t xml:space="preserve">, depending on </w:t>
      </w:r>
      <w:r w:rsidR="00996C54">
        <w:rPr>
          <w:rFonts w:ascii="Times New Roman" w:hAnsi="Times New Roman" w:cs="Times New Roman"/>
        </w:rPr>
        <w:t>reach</w:t>
      </w:r>
      <w:r w:rsidRPr="00512B3A">
        <w:rPr>
          <w:rFonts w:ascii="Times New Roman" w:hAnsi="Times New Roman" w:cs="Times New Roman"/>
        </w:rPr>
        <w:t>.</w:t>
      </w:r>
      <w:r>
        <w:rPr>
          <w:rFonts w:ascii="Times New Roman" w:hAnsi="Times New Roman" w:cs="Times New Roman"/>
        </w:rPr>
        <w:t xml:space="preserve"> </w:t>
      </w:r>
      <w:r w:rsidRPr="00512B3A">
        <w:rPr>
          <w:rFonts w:ascii="Times New Roman" w:hAnsi="Times New Roman" w:cs="Times New Roman"/>
        </w:rPr>
        <w:t>Like the species-environment relationships, trait</w:t>
      </w:r>
      <w:r>
        <w:rPr>
          <w:rFonts w:ascii="Times New Roman" w:hAnsi="Times New Roman" w:cs="Times New Roman"/>
        </w:rPr>
        <w:t xml:space="preserve"> variation </w:t>
      </w:r>
      <w:r w:rsidRPr="00512B3A">
        <w:rPr>
          <w:rFonts w:ascii="Times New Roman" w:hAnsi="Times New Roman" w:cs="Times New Roman"/>
        </w:rPr>
        <w:t>w</w:t>
      </w:r>
      <w:r>
        <w:rPr>
          <w:rFonts w:ascii="Times New Roman" w:hAnsi="Times New Roman" w:cs="Times New Roman"/>
        </w:rPr>
        <w:t>as</w:t>
      </w:r>
      <w:r w:rsidRPr="00512B3A">
        <w:rPr>
          <w:rFonts w:ascii="Times New Roman" w:hAnsi="Times New Roman" w:cs="Times New Roman"/>
        </w:rPr>
        <w:t xml:space="preserve"> most responsive to </w:t>
      </w:r>
      <w:r w:rsidRPr="00754A01">
        <w:rPr>
          <w:rFonts w:ascii="Times New Roman" w:eastAsiaTheme="minorHAnsi" w:hAnsi="Times New Roman" w:cs="Times New Roman"/>
        </w:rPr>
        <w:t>hydrogeomorphology</w:t>
      </w:r>
      <w:r>
        <w:rPr>
          <w:rFonts w:ascii="Times New Roman" w:hAnsi="Times New Roman" w:cs="Times New Roman"/>
        </w:rPr>
        <w:t xml:space="preserve"> and</w:t>
      </w:r>
      <w:r w:rsidRPr="00512B3A">
        <w:rPr>
          <w:rFonts w:ascii="Times New Roman" w:hAnsi="Times New Roman" w:cs="Times New Roman"/>
        </w:rPr>
        <w:t xml:space="preserve"> water quality</w:t>
      </w:r>
      <w:r w:rsidR="002A3FFA">
        <w:rPr>
          <w:rFonts w:ascii="Times New Roman" w:hAnsi="Times New Roman" w:cs="Times New Roman"/>
        </w:rPr>
        <w:t xml:space="preserve"> but not</w:t>
      </w:r>
      <w:r>
        <w:rPr>
          <w:rFonts w:ascii="Times New Roman" w:hAnsi="Times New Roman" w:cs="Times New Roman"/>
        </w:rPr>
        <w:t xml:space="preserve"> to temperature</w:t>
      </w:r>
      <w:r w:rsidRPr="00512B3A">
        <w:rPr>
          <w:rFonts w:ascii="Times New Roman" w:hAnsi="Times New Roman" w:cs="Times New Roman"/>
        </w:rPr>
        <w:t xml:space="preserve">. </w:t>
      </w:r>
    </w:p>
    <w:p w14:paraId="28390494" w14:textId="44E96C94" w:rsidR="008E6D8C" w:rsidRDefault="008E6D8C" w:rsidP="008E6D8C">
      <w:pPr>
        <w:spacing w:line="480" w:lineRule="auto"/>
        <w:ind w:firstLine="720"/>
        <w:rPr>
          <w:rFonts w:ascii="Times New Roman" w:hAnsi="Times New Roman" w:cs="Times New Roman"/>
        </w:rPr>
      </w:pPr>
      <w:r>
        <w:rPr>
          <w:rFonts w:ascii="Times New Roman" w:hAnsi="Times New Roman" w:cs="Times New Roman"/>
        </w:rPr>
        <w:t xml:space="preserve">Life form responses </w:t>
      </w:r>
      <w:del w:id="648" w:author="Larson, Danelle M" w:date="2026-02-02T09:43:00Z" w16du:dateUtc="2026-02-02T15:43:00Z">
        <w:r w:rsidDel="0088078F">
          <w:rPr>
            <w:rFonts w:ascii="Times New Roman" w:hAnsi="Times New Roman" w:cs="Times New Roman"/>
          </w:rPr>
          <w:delText>were strong for</w:delText>
        </w:r>
      </w:del>
      <w:ins w:id="649" w:author="Larson, Danelle M" w:date="2026-02-02T09:43:00Z" w16du:dateUtc="2026-02-02T15:43:00Z">
        <w:r w:rsidR="0088078F">
          <w:rPr>
            <w:rFonts w:ascii="Times New Roman" w:hAnsi="Times New Roman" w:cs="Times New Roman"/>
          </w:rPr>
          <w:t>to</w:t>
        </w:r>
      </w:ins>
      <w:r>
        <w:rPr>
          <w:rFonts w:ascii="Times New Roman" w:hAnsi="Times New Roman" w:cs="Times New Roman"/>
        </w:rPr>
        <w:t xml:space="preserve"> re-oligotrophy </w:t>
      </w:r>
      <w:del w:id="650" w:author="Larson, Danelle M" w:date="2026-02-03T11:09:00Z" w16du:dateUtc="2026-02-03T17:09:00Z">
        <w:r w:rsidR="002A3FFA" w:rsidDel="00F65739">
          <w:rPr>
            <w:rFonts w:ascii="Times New Roman" w:hAnsi="Times New Roman" w:cs="Times New Roman"/>
          </w:rPr>
          <w:delText>and increased</w:delText>
        </w:r>
      </w:del>
      <w:ins w:id="651" w:author="Larson, Danelle M" w:date="2026-02-03T11:09:00Z" w16du:dateUtc="2026-02-03T17:09:00Z">
        <w:r w:rsidR="00F65739">
          <w:rPr>
            <w:rFonts w:ascii="Times New Roman" w:hAnsi="Times New Roman" w:cs="Times New Roman"/>
          </w:rPr>
          <w:t>but high</w:t>
        </w:r>
      </w:ins>
      <w:r w:rsidR="002A3FFA">
        <w:rPr>
          <w:rFonts w:ascii="Times New Roman" w:hAnsi="Times New Roman" w:cs="Times New Roman"/>
        </w:rPr>
        <w:t xml:space="preserve"> nitrogen loading </w:t>
      </w:r>
      <w:ins w:id="652" w:author="Larson, Danelle M" w:date="2026-02-02T09:43:00Z" w16du:dateUtc="2026-02-02T15:43:00Z">
        <w:r w:rsidR="0088078F">
          <w:rPr>
            <w:rFonts w:ascii="Times New Roman" w:hAnsi="Times New Roman" w:cs="Times New Roman"/>
          </w:rPr>
          <w:t xml:space="preserve">were strong </w:t>
        </w:r>
      </w:ins>
      <w:r>
        <w:rPr>
          <w:rFonts w:ascii="Times New Roman" w:hAnsi="Times New Roman" w:cs="Times New Roman"/>
        </w:rPr>
        <w:t xml:space="preserve">among all the </w:t>
      </w:r>
      <w:r w:rsidR="00D930C3">
        <w:rPr>
          <w:rFonts w:ascii="Times New Roman" w:hAnsi="Times New Roman" w:cs="Times New Roman"/>
        </w:rPr>
        <w:t>reaches</w:t>
      </w:r>
      <w:r>
        <w:rPr>
          <w:rFonts w:ascii="Times New Roman" w:hAnsi="Times New Roman" w:cs="Times New Roman"/>
        </w:rPr>
        <w:t xml:space="preserve"> (as indicated by relatively high variation explained for the covariate means of logN, logP, TSS, and chlorophyll; </w:t>
      </w:r>
      <w:ins w:id="653" w:author="Larson, Danelle M" w:date="2026-02-03T11:10:00Z" w16du:dateUtc="2026-02-03T17:10:00Z">
        <w:r w:rsidR="00AE6AD7">
          <w:rPr>
            <w:rFonts w:ascii="Times New Roman" w:hAnsi="Times New Roman" w:cs="Times New Roman"/>
          </w:rPr>
          <w:t>Figure</w:t>
        </w:r>
      </w:ins>
      <w:ins w:id="654" w:author="Larson, Danelle M" w:date="2026-02-03T11:11:00Z" w16du:dateUtc="2026-02-03T17:11:00Z">
        <w:r w:rsidR="00C46856">
          <w:rPr>
            <w:rFonts w:ascii="Times New Roman" w:hAnsi="Times New Roman" w:cs="Times New Roman"/>
          </w:rPr>
          <w:t>s</w:t>
        </w:r>
      </w:ins>
      <w:ins w:id="655" w:author="Larson, Danelle M" w:date="2026-02-03T11:10:00Z" w16du:dateUtc="2026-02-03T17:10:00Z">
        <w:r w:rsidR="00AE6AD7">
          <w:rPr>
            <w:rFonts w:ascii="Times New Roman" w:hAnsi="Times New Roman" w:cs="Times New Roman"/>
          </w:rPr>
          <w:t xml:space="preserve"> 5</w:t>
        </w:r>
      </w:ins>
      <w:ins w:id="656" w:author="Larson, Danelle M" w:date="2026-02-03T11:11:00Z" w16du:dateUtc="2026-02-03T17:11:00Z">
        <w:r w:rsidR="00C46856">
          <w:rPr>
            <w:rFonts w:ascii="Times New Roman" w:hAnsi="Times New Roman" w:cs="Times New Roman"/>
          </w:rPr>
          <w:t xml:space="preserve"> and 6</w:t>
        </w:r>
      </w:ins>
      <w:ins w:id="657" w:author="Larson, Danelle M" w:date="2026-02-03T11:10:00Z" w16du:dateUtc="2026-02-03T17:10:00Z">
        <w:r w:rsidR="00AE6AD7">
          <w:rPr>
            <w:rFonts w:ascii="Times New Roman" w:hAnsi="Times New Roman" w:cs="Times New Roman"/>
          </w:rPr>
          <w:t xml:space="preserve">, </w:t>
        </w:r>
      </w:ins>
      <w:r>
        <w:rPr>
          <w:rFonts w:ascii="Times New Roman" w:hAnsi="Times New Roman" w:cs="Times New Roman"/>
        </w:rPr>
        <w:t>Supplemental Figure</w:t>
      </w:r>
      <w:r w:rsidR="008317DE">
        <w:rPr>
          <w:rFonts w:ascii="Times New Roman" w:hAnsi="Times New Roman" w:cs="Times New Roman"/>
        </w:rPr>
        <w:t>s</w:t>
      </w:r>
      <w:r>
        <w:rPr>
          <w:rFonts w:ascii="Times New Roman" w:hAnsi="Times New Roman" w:cs="Times New Roman"/>
        </w:rPr>
        <w:t xml:space="preserve"> 4</w:t>
      </w:r>
      <w:r w:rsidR="008317DE">
        <w:rPr>
          <w:rFonts w:ascii="Times New Roman" w:hAnsi="Times New Roman" w:cs="Times New Roman"/>
        </w:rPr>
        <w:t xml:space="preserve"> and 5</w:t>
      </w:r>
      <w:r>
        <w:rPr>
          <w:rFonts w:ascii="Times New Roman" w:hAnsi="Times New Roman" w:cs="Times New Roman"/>
        </w:rPr>
        <w:t xml:space="preserve">). </w:t>
      </w:r>
      <w:commentRangeStart w:id="658"/>
      <w:commentRangeStart w:id="659"/>
      <w:r>
        <w:rPr>
          <w:rFonts w:ascii="Times New Roman" w:hAnsi="Times New Roman" w:cs="Times New Roman"/>
        </w:rPr>
        <w:t xml:space="preserve">Submersed species were negatively </w:t>
      </w:r>
      <w:del w:id="660" w:author="Larson, Danelle M" w:date="2026-01-30T11:24:00Z" w16du:dateUtc="2026-01-30T17:24:00Z">
        <w:r w:rsidDel="00072312">
          <w:rPr>
            <w:rFonts w:ascii="Times New Roman" w:hAnsi="Times New Roman" w:cs="Times New Roman"/>
          </w:rPr>
          <w:delText>affected by temporal variations in</w:delText>
        </w:r>
      </w:del>
      <w:ins w:id="661" w:author="Larson, Danelle M" w:date="2026-01-30T11:24:00Z" w16du:dateUtc="2026-01-30T17:24:00Z">
        <w:r w:rsidR="00072312">
          <w:rPr>
            <w:rFonts w:ascii="Times New Roman" w:hAnsi="Times New Roman" w:cs="Times New Roman"/>
          </w:rPr>
          <w:t>associated with</w:t>
        </w:r>
      </w:ins>
      <w:r>
        <w:rPr>
          <w:rFonts w:ascii="Times New Roman" w:hAnsi="Times New Roman" w:cs="Times New Roman"/>
        </w:rPr>
        <w:t xml:space="preserve"> </w:t>
      </w:r>
      <w:del w:id="662" w:author="Larson, Danelle M" w:date="2026-01-30T11:24:00Z" w16du:dateUtc="2026-01-30T17:24:00Z">
        <w:r w:rsidDel="00072312">
          <w:rPr>
            <w:rFonts w:ascii="Times New Roman" w:hAnsi="Times New Roman" w:cs="Times New Roman"/>
          </w:rPr>
          <w:delText xml:space="preserve">high </w:delText>
        </w:r>
      </w:del>
      <w:ins w:id="663" w:author="Larson, Danelle M" w:date="2026-01-30T11:24:00Z" w16du:dateUtc="2026-01-30T17:24:00Z">
        <w:r w:rsidR="00072312">
          <w:rPr>
            <w:rFonts w:ascii="Times New Roman" w:hAnsi="Times New Roman" w:cs="Times New Roman"/>
          </w:rPr>
          <w:t xml:space="preserve">greater </w:t>
        </w:r>
      </w:ins>
      <w:r>
        <w:rPr>
          <w:rFonts w:ascii="Times New Roman" w:hAnsi="Times New Roman" w:cs="Times New Roman"/>
        </w:rPr>
        <w:t>concentrations of logN, TSS, and chlorophyll</w:t>
      </w:r>
      <w:commentRangeEnd w:id="658"/>
      <w:r w:rsidR="00D73BC9">
        <w:rPr>
          <w:rStyle w:val="CommentReference"/>
          <w:rFonts w:ascii="Times New Roman" w:eastAsia="Times New Roman" w:hAnsi="Times New Roman" w:cs="Times New Roman"/>
        </w:rPr>
        <w:commentReference w:id="658"/>
      </w:r>
      <w:commentRangeEnd w:id="659"/>
      <w:r w:rsidR="00112ECA">
        <w:rPr>
          <w:rStyle w:val="CommentReference"/>
          <w:rFonts w:ascii="Times New Roman" w:eastAsia="Times New Roman" w:hAnsi="Times New Roman" w:cs="Times New Roman"/>
        </w:rPr>
        <w:commentReference w:id="659"/>
      </w:r>
      <w:r>
        <w:rPr>
          <w:rFonts w:ascii="Times New Roman" w:hAnsi="Times New Roman" w:cs="Times New Roman"/>
        </w:rPr>
        <w:t xml:space="preserve"> but positively </w:t>
      </w:r>
      <w:del w:id="664" w:author="Larson, Danelle M" w:date="2026-01-30T11:24:00Z" w16du:dateUtc="2026-01-30T17:24:00Z">
        <w:r w:rsidDel="00072312">
          <w:rPr>
            <w:rFonts w:ascii="Times New Roman" w:hAnsi="Times New Roman" w:cs="Times New Roman"/>
          </w:rPr>
          <w:delText>affected by</w:delText>
        </w:r>
      </w:del>
      <w:ins w:id="665" w:author="Larson, Danelle M" w:date="2026-01-30T11:24:00Z" w16du:dateUtc="2026-01-30T17:24:00Z">
        <w:r w:rsidR="00072312">
          <w:rPr>
            <w:rFonts w:ascii="Times New Roman" w:hAnsi="Times New Roman" w:cs="Times New Roman"/>
          </w:rPr>
          <w:t>associated with</w:t>
        </w:r>
      </w:ins>
      <w:r>
        <w:rPr>
          <w:rFonts w:ascii="Times New Roman" w:hAnsi="Times New Roman" w:cs="Times New Roman"/>
        </w:rPr>
        <w:t xml:space="preserve"> </w:t>
      </w:r>
      <w:del w:id="666" w:author="Larson, Danelle M" w:date="2026-01-30T11:25:00Z" w16du:dateUtc="2026-01-30T17:25:00Z">
        <w:r w:rsidDel="00112ECA">
          <w:rPr>
            <w:rFonts w:ascii="Times New Roman" w:hAnsi="Times New Roman" w:cs="Times New Roman"/>
          </w:rPr>
          <w:delText xml:space="preserve">increased </w:delText>
        </w:r>
      </w:del>
      <w:ins w:id="667" w:author="Larson, Danelle M" w:date="2026-01-30T11:25:00Z" w16du:dateUtc="2026-01-30T17:25:00Z">
        <w:r w:rsidR="00112ECA">
          <w:rPr>
            <w:rFonts w:ascii="Times New Roman" w:hAnsi="Times New Roman" w:cs="Times New Roman"/>
          </w:rPr>
          <w:t xml:space="preserve">greater </w:t>
        </w:r>
      </w:ins>
      <w:r w:rsidR="00983A21">
        <w:rPr>
          <w:rFonts w:ascii="Times New Roman" w:hAnsi="Times New Roman" w:cs="Times New Roman"/>
        </w:rPr>
        <w:t>hydrogeomorphic</w:t>
      </w:r>
      <w:r>
        <w:rPr>
          <w:rFonts w:ascii="Times New Roman" w:hAnsi="Times New Roman" w:cs="Times New Roman"/>
        </w:rPr>
        <w:t xml:space="preserve"> connectivity and exceedance values. The free-floating plants were positively influenced by spatial variations of water depth, connectivity, and logP. The entomophilous and </w:t>
      </w:r>
      <w:del w:id="668" w:author="Larson, Danelle M" w:date="2026-02-02T09:43:00Z" w16du:dateUtc="2026-02-02T15:43:00Z">
        <w:r w:rsidDel="0088078F">
          <w:rPr>
            <w:rFonts w:ascii="Times New Roman" w:hAnsi="Times New Roman" w:cs="Times New Roman"/>
          </w:rPr>
          <w:delText xml:space="preserve">epihydrophily </w:delText>
        </w:r>
      </w:del>
      <w:ins w:id="669" w:author="Larson, Danelle M" w:date="2026-02-02T09:43:00Z" w16du:dateUtc="2026-02-02T15:43:00Z">
        <w:r w:rsidR="0088078F">
          <w:rPr>
            <w:rFonts w:ascii="Times New Roman" w:hAnsi="Times New Roman" w:cs="Times New Roman"/>
          </w:rPr>
          <w:t xml:space="preserve">epihydrophilous </w:t>
        </w:r>
      </w:ins>
      <w:r>
        <w:rPr>
          <w:rFonts w:ascii="Times New Roman" w:hAnsi="Times New Roman" w:cs="Times New Roman"/>
        </w:rPr>
        <w:t xml:space="preserve">plants responded negatively </w:t>
      </w:r>
      <w:r w:rsidR="00127CAD">
        <w:rPr>
          <w:rFonts w:ascii="Times New Roman" w:hAnsi="Times New Roman" w:cs="Times New Roman"/>
        </w:rPr>
        <w:t>during</w:t>
      </w:r>
      <w:r>
        <w:rPr>
          <w:rFonts w:ascii="Times New Roman" w:hAnsi="Times New Roman" w:cs="Times New Roman"/>
        </w:rPr>
        <w:t xml:space="preserve"> years of greater logP. Epihydrophilous plants favored years of </w:t>
      </w:r>
      <w:ins w:id="670" w:author="Larson, Danelle M" w:date="2026-01-30T11:27:00Z" w16du:dateUtc="2026-01-30T17:27:00Z">
        <w:r w:rsidR="009730ED">
          <w:rPr>
            <w:rFonts w:ascii="Times New Roman" w:hAnsi="Times New Roman" w:cs="Times New Roman"/>
          </w:rPr>
          <w:t xml:space="preserve">relatively </w:t>
        </w:r>
      </w:ins>
      <w:r>
        <w:rPr>
          <w:rFonts w:ascii="Times New Roman" w:hAnsi="Times New Roman" w:cs="Times New Roman"/>
        </w:rPr>
        <w:t xml:space="preserve">high </w:t>
      </w:r>
      <w:r w:rsidR="00983A21">
        <w:rPr>
          <w:rFonts w:ascii="Times New Roman" w:hAnsi="Times New Roman" w:cs="Times New Roman"/>
        </w:rPr>
        <w:t>hydrogeomorphic</w:t>
      </w:r>
      <w:r>
        <w:rPr>
          <w:rFonts w:ascii="Times New Roman" w:hAnsi="Times New Roman" w:cs="Times New Roman"/>
        </w:rPr>
        <w:t xml:space="preserve"> connectivity</w:t>
      </w:r>
      <w:ins w:id="671" w:author="Larson, Danelle M" w:date="2026-02-03T11:11:00Z" w16du:dateUtc="2026-02-03T17:11:00Z">
        <w:r w:rsidR="00E31A86">
          <w:rPr>
            <w:rFonts w:ascii="Times New Roman" w:hAnsi="Times New Roman" w:cs="Times New Roman"/>
          </w:rPr>
          <w:t xml:space="preserve">, </w:t>
        </w:r>
      </w:ins>
      <w:del w:id="672" w:author="Larson, Danelle M" w:date="2026-02-03T11:11:00Z" w16du:dateUtc="2026-02-03T17:11:00Z">
        <w:r w:rsidDel="00E31A86">
          <w:rPr>
            <w:rFonts w:ascii="Times New Roman" w:hAnsi="Times New Roman" w:cs="Times New Roman"/>
          </w:rPr>
          <w:delText xml:space="preserve"> (</w:delText>
        </w:r>
      </w:del>
      <w:r>
        <w:rPr>
          <w:rFonts w:ascii="Times New Roman" w:hAnsi="Times New Roman" w:cs="Times New Roman"/>
        </w:rPr>
        <w:t>in support of our hypothesis</w:t>
      </w:r>
      <w:del w:id="673" w:author="Larson, Danelle M" w:date="2026-02-03T11:11:00Z" w16du:dateUtc="2026-02-03T17:11:00Z">
        <w:r w:rsidDel="00E31A86">
          <w:rPr>
            <w:rFonts w:ascii="Times New Roman" w:hAnsi="Times New Roman" w:cs="Times New Roman"/>
          </w:rPr>
          <w:delText>)</w:delText>
        </w:r>
      </w:del>
      <w:r>
        <w:rPr>
          <w:rFonts w:ascii="Times New Roman" w:hAnsi="Times New Roman" w:cs="Times New Roman"/>
        </w:rPr>
        <w:t>.</w:t>
      </w:r>
    </w:p>
    <w:p w14:paraId="20D1B9AA" w14:textId="65F7CC85" w:rsidR="00FF09E4" w:rsidRPr="00140B98" w:rsidRDefault="001A11EE" w:rsidP="00A8049B">
      <w:pPr>
        <w:pStyle w:val="Heading2"/>
        <w:rPr>
          <w:iCs/>
        </w:rPr>
      </w:pPr>
      <w:r w:rsidRPr="002B3D4A">
        <w:rPr>
          <w:rStyle w:val="Heading2Char"/>
          <w:b/>
        </w:rPr>
        <w:t xml:space="preserve">Macrophyte </w:t>
      </w:r>
      <w:r w:rsidR="00B55D70">
        <w:rPr>
          <w:rStyle w:val="Heading2Char"/>
          <w:b/>
        </w:rPr>
        <w:t xml:space="preserve">Community </w:t>
      </w:r>
      <w:r w:rsidR="00D63668" w:rsidRPr="002B3D4A">
        <w:rPr>
          <w:rStyle w:val="Heading2Char"/>
          <w:b/>
          <w:iCs/>
        </w:rPr>
        <w:t>R</w:t>
      </w:r>
      <w:r w:rsidR="00FF09E4" w:rsidRPr="002B3D4A">
        <w:rPr>
          <w:rStyle w:val="Heading2Char"/>
          <w:b/>
          <w:iCs/>
        </w:rPr>
        <w:t>esponses</w:t>
      </w:r>
      <w:r w:rsidR="00FF09E4" w:rsidRPr="002B3D4A">
        <w:rPr>
          <w:rStyle w:val="Heading2Char"/>
          <w:b/>
        </w:rPr>
        <w:t xml:space="preserve"> </w:t>
      </w:r>
    </w:p>
    <w:p w14:paraId="2CF880A9" w14:textId="0BD016C7" w:rsidR="007F4CAB" w:rsidRPr="00611780" w:rsidRDefault="00436C31" w:rsidP="00611780">
      <w:pPr>
        <w:autoSpaceDE w:val="0"/>
        <w:autoSpaceDN w:val="0"/>
        <w:adjustRightInd w:val="0"/>
        <w:spacing w:line="480" w:lineRule="auto"/>
        <w:ind w:firstLine="720"/>
        <w:rPr>
          <w:rFonts w:ascii="Times New Roman" w:hAnsi="Times New Roman" w:cs="Times New Roman"/>
        </w:rPr>
      </w:pPr>
      <w:r w:rsidRPr="00611780">
        <w:rPr>
          <w:rFonts w:ascii="Times New Roman" w:hAnsi="Times New Roman" w:cs="Times New Roman"/>
        </w:rPr>
        <w:t xml:space="preserve">The macrophyte communities </w:t>
      </w:r>
      <w:r w:rsidR="00B34AAB">
        <w:rPr>
          <w:rFonts w:ascii="Times New Roman" w:hAnsi="Times New Roman" w:cs="Times New Roman"/>
        </w:rPr>
        <w:t>with</w:t>
      </w:r>
      <w:r w:rsidRPr="00611780">
        <w:rPr>
          <w:rFonts w:ascii="Times New Roman" w:hAnsi="Times New Roman" w:cs="Times New Roman"/>
        </w:rPr>
        <w:t xml:space="preserve">in all four </w:t>
      </w:r>
      <w:r w:rsidR="00D930C3">
        <w:rPr>
          <w:rFonts w:ascii="Times New Roman" w:hAnsi="Times New Roman" w:cs="Times New Roman"/>
        </w:rPr>
        <w:t>reaches</w:t>
      </w:r>
      <w:r w:rsidRPr="00611780">
        <w:rPr>
          <w:rFonts w:ascii="Times New Roman" w:hAnsi="Times New Roman" w:cs="Times New Roman"/>
        </w:rPr>
        <w:t xml:space="preserve"> were highly responsive </w:t>
      </w:r>
      <w:r w:rsidR="007F4CAB" w:rsidRPr="00611780">
        <w:rPr>
          <w:rFonts w:ascii="Times New Roman" w:hAnsi="Times New Roman" w:cs="Times New Roman"/>
        </w:rPr>
        <w:t xml:space="preserve">both </w:t>
      </w:r>
      <w:r w:rsidRPr="00611780">
        <w:rPr>
          <w:rFonts w:ascii="Times New Roman" w:hAnsi="Times New Roman" w:cs="Times New Roman"/>
        </w:rPr>
        <w:t xml:space="preserve">spatially and temporally to the river environment as evidenced by the model’s β parameters </w:t>
      </w:r>
      <w:r w:rsidRPr="00611780">
        <w:rPr>
          <w:rFonts w:ascii="Times New Roman" w:hAnsi="Times New Roman" w:cs="Times New Roman"/>
        </w:rPr>
        <w:lastRenderedPageBreak/>
        <w:t xml:space="preserve">(Figure </w:t>
      </w:r>
      <w:r w:rsidR="007F4CAB" w:rsidRPr="00611780">
        <w:rPr>
          <w:rFonts w:ascii="Times New Roman" w:hAnsi="Times New Roman" w:cs="Times New Roman"/>
        </w:rPr>
        <w:t>6</w:t>
      </w:r>
      <w:r w:rsidRPr="00611780">
        <w:rPr>
          <w:rFonts w:ascii="Times New Roman" w:hAnsi="Times New Roman" w:cs="Times New Roman"/>
        </w:rPr>
        <w:t>, Supplemental Figure</w:t>
      </w:r>
      <w:r w:rsidR="007F4CAB" w:rsidRPr="00611780">
        <w:rPr>
          <w:rFonts w:ascii="Times New Roman" w:hAnsi="Times New Roman" w:cs="Times New Roman"/>
        </w:rPr>
        <w:t xml:space="preserve"> 3</w:t>
      </w:r>
      <w:r w:rsidRPr="00611780">
        <w:rPr>
          <w:rFonts w:ascii="Times New Roman" w:hAnsi="Times New Roman" w:cs="Times New Roman"/>
        </w:rPr>
        <w:t xml:space="preserve">) and marginal mean effects plots (Figure </w:t>
      </w:r>
      <w:r w:rsidR="007F4CAB" w:rsidRPr="00611780">
        <w:rPr>
          <w:rFonts w:ascii="Times New Roman" w:hAnsi="Times New Roman" w:cs="Times New Roman"/>
        </w:rPr>
        <w:t>7</w:t>
      </w:r>
      <w:r w:rsidRPr="00611780">
        <w:rPr>
          <w:rFonts w:ascii="Times New Roman" w:hAnsi="Times New Roman" w:cs="Times New Roman"/>
        </w:rPr>
        <w:t xml:space="preserve">), indicating strong signals of environmental filtering and niche partitioning. The environmental responses </w:t>
      </w:r>
      <w:del w:id="674" w:author="Larson, Danelle M" w:date="2026-02-02T09:43:00Z" w16du:dateUtc="2026-02-02T15:43:00Z">
        <w:r w:rsidRPr="00611780" w:rsidDel="001017A7">
          <w:rPr>
            <w:rFonts w:ascii="Times New Roman" w:hAnsi="Times New Roman" w:cs="Times New Roman"/>
          </w:rPr>
          <w:delText xml:space="preserve">were somewhat </w:delText>
        </w:r>
      </w:del>
      <w:r w:rsidRPr="00611780">
        <w:rPr>
          <w:rFonts w:ascii="Times New Roman" w:hAnsi="Times New Roman" w:cs="Times New Roman"/>
        </w:rPr>
        <w:t xml:space="preserve">varied by </w:t>
      </w:r>
      <w:r w:rsidR="00996C54">
        <w:rPr>
          <w:rFonts w:ascii="Times New Roman" w:hAnsi="Times New Roman" w:cs="Times New Roman"/>
        </w:rPr>
        <w:t>reach</w:t>
      </w:r>
      <w:r w:rsidRPr="00611780">
        <w:rPr>
          <w:rFonts w:ascii="Times New Roman" w:hAnsi="Times New Roman" w:cs="Times New Roman"/>
        </w:rPr>
        <w:t xml:space="preserve"> and species, but we found systemic generalities across the four </w:t>
      </w:r>
      <w:r w:rsidR="00D930C3">
        <w:rPr>
          <w:rFonts w:ascii="Times New Roman" w:hAnsi="Times New Roman" w:cs="Times New Roman"/>
        </w:rPr>
        <w:t>reaches</w:t>
      </w:r>
      <w:r w:rsidR="00CB2568">
        <w:rPr>
          <w:rFonts w:ascii="Times New Roman" w:hAnsi="Times New Roman" w:cs="Times New Roman"/>
        </w:rPr>
        <w:t xml:space="preserve"> that we summarize next</w:t>
      </w:r>
      <w:r w:rsidRPr="00611780">
        <w:rPr>
          <w:rFonts w:ascii="Times New Roman" w:hAnsi="Times New Roman" w:cs="Times New Roman"/>
        </w:rPr>
        <w:t>.</w:t>
      </w:r>
    </w:p>
    <w:p w14:paraId="0EAE9A92" w14:textId="6604929D" w:rsidR="002F126F" w:rsidRDefault="00701E06" w:rsidP="007738D5">
      <w:pPr>
        <w:autoSpaceDE w:val="0"/>
        <w:autoSpaceDN w:val="0"/>
        <w:adjustRightInd w:val="0"/>
        <w:spacing w:line="480" w:lineRule="auto"/>
        <w:ind w:firstLine="720"/>
        <w:rPr>
          <w:rFonts w:ascii="Times New Roman" w:hAnsi="Times New Roman" w:cs="Times New Roman"/>
        </w:rPr>
      </w:pPr>
      <w:r w:rsidRPr="00611780">
        <w:rPr>
          <w:rFonts w:ascii="Times New Roman" w:hAnsi="Times New Roman" w:cs="Times New Roman"/>
        </w:rPr>
        <w:t xml:space="preserve">Re-oligotrophy had a pronounced effect on macrophyte community response as hypothesized (Figures </w:t>
      </w:r>
      <w:r w:rsidR="00603AAC" w:rsidRPr="00611780">
        <w:rPr>
          <w:rFonts w:ascii="Times New Roman" w:hAnsi="Times New Roman" w:cs="Times New Roman"/>
        </w:rPr>
        <w:t>6</w:t>
      </w:r>
      <w:r w:rsidRPr="00611780">
        <w:rPr>
          <w:rFonts w:ascii="Times New Roman" w:hAnsi="Times New Roman" w:cs="Times New Roman"/>
        </w:rPr>
        <w:t xml:space="preserve"> and </w:t>
      </w:r>
      <w:r w:rsidR="00603AAC" w:rsidRPr="00611780">
        <w:rPr>
          <w:rFonts w:ascii="Times New Roman" w:hAnsi="Times New Roman" w:cs="Times New Roman"/>
        </w:rPr>
        <w:t>7</w:t>
      </w:r>
      <w:r w:rsidR="00A94F36">
        <w:rPr>
          <w:rFonts w:ascii="Times New Roman" w:hAnsi="Times New Roman" w:cs="Times New Roman"/>
        </w:rPr>
        <w:t>, Supplemental Table 2</w:t>
      </w:r>
      <w:r w:rsidRPr="00611780">
        <w:rPr>
          <w:rFonts w:ascii="Times New Roman" w:hAnsi="Times New Roman" w:cs="Times New Roman"/>
        </w:rPr>
        <w:t>)</w:t>
      </w:r>
      <w:r w:rsidR="00726D57" w:rsidRPr="00611780">
        <w:rPr>
          <w:rFonts w:ascii="Times New Roman" w:hAnsi="Times New Roman" w:cs="Times New Roman"/>
        </w:rPr>
        <w:t>.</w:t>
      </w:r>
      <w:r w:rsidR="00D7721A" w:rsidRPr="00611780">
        <w:rPr>
          <w:rFonts w:ascii="Times New Roman" w:hAnsi="Times New Roman" w:cs="Times New Roman"/>
        </w:rPr>
        <w:t xml:space="preserve"> Many species and taxonomic diversity </w:t>
      </w:r>
      <w:ins w:id="675" w:author="Larson, Danelle M" w:date="2026-02-02T09:44:00Z" w16du:dateUtc="2026-02-02T15:44:00Z">
        <w:r w:rsidR="001017A7">
          <w:rPr>
            <w:rFonts w:ascii="Times New Roman" w:hAnsi="Times New Roman" w:cs="Times New Roman"/>
          </w:rPr>
          <w:t xml:space="preserve">were </w:t>
        </w:r>
      </w:ins>
      <w:r w:rsidR="00D7721A" w:rsidRPr="00611780">
        <w:rPr>
          <w:rFonts w:ascii="Times New Roman" w:hAnsi="Times New Roman" w:cs="Times New Roman"/>
        </w:rPr>
        <w:t xml:space="preserve">generally </w:t>
      </w:r>
      <w:del w:id="676" w:author="Larson, Danelle M" w:date="2026-02-02T09:44:00Z" w16du:dateUtc="2026-02-02T15:44:00Z">
        <w:r w:rsidR="00D7721A" w:rsidRPr="00611780" w:rsidDel="001017A7">
          <w:rPr>
            <w:rFonts w:ascii="Times New Roman" w:hAnsi="Times New Roman" w:cs="Times New Roman"/>
          </w:rPr>
          <w:delText xml:space="preserve">favored </w:delText>
        </w:r>
      </w:del>
      <w:ins w:id="677" w:author="Larson, Danelle M" w:date="2026-02-02T09:44:00Z" w16du:dateUtc="2026-02-02T15:44:00Z">
        <w:r w:rsidR="001017A7">
          <w:rPr>
            <w:rFonts w:ascii="Times New Roman" w:hAnsi="Times New Roman" w:cs="Times New Roman"/>
          </w:rPr>
          <w:t>associated with</w:t>
        </w:r>
        <w:r w:rsidR="001017A7" w:rsidRPr="00611780">
          <w:rPr>
            <w:rFonts w:ascii="Times New Roman" w:hAnsi="Times New Roman" w:cs="Times New Roman"/>
          </w:rPr>
          <w:t xml:space="preserve"> </w:t>
        </w:r>
      </w:ins>
      <w:r w:rsidR="0044111C">
        <w:rPr>
          <w:rFonts w:ascii="Times New Roman" w:hAnsi="Times New Roman" w:cs="Times New Roman"/>
        </w:rPr>
        <w:t xml:space="preserve">high </w:t>
      </w:r>
      <w:r w:rsidR="00F447AC" w:rsidRPr="00611780">
        <w:rPr>
          <w:rFonts w:ascii="Times New Roman" w:hAnsi="Times New Roman" w:cs="Times New Roman"/>
        </w:rPr>
        <w:t>productivity (i.e., greater concentrations of logP and chlorophyll)</w:t>
      </w:r>
      <w:r w:rsidR="001A46A7" w:rsidRPr="00611780">
        <w:rPr>
          <w:rFonts w:ascii="Times New Roman" w:hAnsi="Times New Roman" w:cs="Times New Roman"/>
        </w:rPr>
        <w:t xml:space="preserve">, not supporting our hypothesis that </w:t>
      </w:r>
      <w:r w:rsidR="0092290A">
        <w:rPr>
          <w:rFonts w:ascii="Times New Roman" w:hAnsi="Times New Roman" w:cs="Times New Roman"/>
        </w:rPr>
        <w:t>the observed reductions of logP and chlorophyll</w:t>
      </w:r>
      <w:r w:rsidR="001A46A7" w:rsidRPr="00611780">
        <w:rPr>
          <w:rFonts w:ascii="Times New Roman" w:hAnsi="Times New Roman" w:cs="Times New Roman"/>
        </w:rPr>
        <w:t xml:space="preserve"> </w:t>
      </w:r>
      <w:r w:rsidR="0092290A">
        <w:rPr>
          <w:rFonts w:ascii="Times New Roman" w:hAnsi="Times New Roman" w:cs="Times New Roman"/>
        </w:rPr>
        <w:t xml:space="preserve">(Figure 2) </w:t>
      </w:r>
      <w:r w:rsidR="001A46A7" w:rsidRPr="00611780">
        <w:rPr>
          <w:rFonts w:ascii="Times New Roman" w:hAnsi="Times New Roman" w:cs="Times New Roman"/>
        </w:rPr>
        <w:t>would favor macrophytes</w:t>
      </w:r>
      <w:r w:rsidR="00F447AC" w:rsidRPr="00611780">
        <w:rPr>
          <w:rFonts w:ascii="Times New Roman" w:hAnsi="Times New Roman" w:cs="Times New Roman"/>
        </w:rPr>
        <w:t>.</w:t>
      </w:r>
      <w:r w:rsidR="00ED3ACE">
        <w:rPr>
          <w:rFonts w:ascii="Times New Roman" w:hAnsi="Times New Roman" w:cs="Times New Roman"/>
        </w:rPr>
        <w:t xml:space="preserve"> Although species richness and </w:t>
      </w:r>
      <w:r w:rsidR="00070CBB">
        <w:rPr>
          <w:rFonts w:ascii="Times New Roman" w:hAnsi="Times New Roman" w:cs="Times New Roman"/>
        </w:rPr>
        <w:t>free-floating plants increased with chlorophyll and logP</w:t>
      </w:r>
      <w:r w:rsidR="00303DA3">
        <w:rPr>
          <w:rFonts w:ascii="Times New Roman" w:hAnsi="Times New Roman" w:cs="Times New Roman"/>
        </w:rPr>
        <w:t xml:space="preserve"> (Figure 7)</w:t>
      </w:r>
      <w:r w:rsidR="00DA6F4D">
        <w:rPr>
          <w:rFonts w:ascii="Times New Roman" w:hAnsi="Times New Roman" w:cs="Times New Roman"/>
        </w:rPr>
        <w:t>, the submersed plants were negatively affected (Supplemental Figure 5).</w:t>
      </w:r>
      <w:r w:rsidR="00F447AC" w:rsidRPr="00611780">
        <w:rPr>
          <w:rFonts w:ascii="Times New Roman" w:hAnsi="Times New Roman" w:cs="Times New Roman"/>
        </w:rPr>
        <w:t xml:space="preserve"> </w:t>
      </w:r>
      <w:ins w:id="678" w:author="Larson, Danelle M" w:date="2026-01-30T11:28:00Z" w16du:dateUtc="2026-01-30T17:28:00Z">
        <w:r w:rsidR="00A27278">
          <w:rPr>
            <w:rFonts w:ascii="Times New Roman" w:hAnsi="Times New Roman" w:cs="Times New Roman"/>
          </w:rPr>
          <w:t>T</w:t>
        </w:r>
      </w:ins>
      <w:ins w:id="679" w:author="Larson, Danelle M" w:date="2026-01-30T11:28:00Z">
        <w:r w:rsidR="00A27278" w:rsidRPr="00A27278">
          <w:rPr>
            <w:rFonts w:ascii="Times New Roman" w:hAnsi="Times New Roman" w:cs="Times New Roman"/>
          </w:rPr>
          <w:t xml:space="preserve">hrough time, many species and biodiversity increased </w:t>
        </w:r>
      </w:ins>
      <w:ins w:id="680" w:author="Larson, Danelle M" w:date="2026-01-30T11:28:00Z" w16du:dateUtc="2026-01-30T17:28:00Z">
        <w:r w:rsidR="00A27278">
          <w:rPr>
            <w:rFonts w:ascii="Times New Roman" w:hAnsi="Times New Roman" w:cs="Times New Roman"/>
          </w:rPr>
          <w:t>while</w:t>
        </w:r>
      </w:ins>
      <w:ins w:id="681" w:author="Larson, Danelle M" w:date="2026-01-30T11:28:00Z">
        <w:r w:rsidR="00A27278" w:rsidRPr="00A27278">
          <w:rPr>
            <w:rFonts w:ascii="Times New Roman" w:hAnsi="Times New Roman" w:cs="Times New Roman"/>
          </w:rPr>
          <w:t xml:space="preserve"> TSS declined</w:t>
        </w:r>
      </w:ins>
      <w:commentRangeStart w:id="682"/>
      <w:commentRangeStart w:id="683"/>
      <w:del w:id="684" w:author="Larson, Danelle M" w:date="2026-01-30T11:28:00Z" w16du:dateUtc="2026-01-30T17:28:00Z">
        <w:r w:rsidR="00552313" w:rsidDel="00A27278">
          <w:rPr>
            <w:rFonts w:ascii="Times New Roman" w:hAnsi="Times New Roman" w:cs="Times New Roman"/>
          </w:rPr>
          <w:delText>M</w:delText>
        </w:r>
        <w:r w:rsidR="00F447AC" w:rsidRPr="00611780" w:rsidDel="00A27278">
          <w:rPr>
            <w:rFonts w:ascii="Times New Roman" w:hAnsi="Times New Roman" w:cs="Times New Roman"/>
          </w:rPr>
          <w:delText xml:space="preserve">any species and </w:delText>
        </w:r>
        <w:r w:rsidR="00552313" w:rsidDel="00A27278">
          <w:rPr>
            <w:rFonts w:ascii="Times New Roman" w:hAnsi="Times New Roman" w:cs="Times New Roman"/>
          </w:rPr>
          <w:delText>bio</w:delText>
        </w:r>
        <w:r w:rsidR="00F447AC" w:rsidRPr="00611780" w:rsidDel="00A27278">
          <w:rPr>
            <w:rFonts w:ascii="Times New Roman" w:hAnsi="Times New Roman" w:cs="Times New Roman"/>
          </w:rPr>
          <w:delText xml:space="preserve">diversity declined with greater </w:delText>
        </w:r>
        <w:r w:rsidR="00672CF5" w:rsidRPr="00611780" w:rsidDel="00A27278">
          <w:rPr>
            <w:rFonts w:ascii="Times New Roman" w:hAnsi="Times New Roman" w:cs="Times New Roman"/>
          </w:rPr>
          <w:delText>concentrations</w:delText>
        </w:r>
        <w:r w:rsidR="00F447AC" w:rsidRPr="00611780" w:rsidDel="00A27278">
          <w:rPr>
            <w:rFonts w:ascii="Times New Roman" w:hAnsi="Times New Roman" w:cs="Times New Roman"/>
          </w:rPr>
          <w:delText xml:space="preserve"> of TSS</w:delText>
        </w:r>
      </w:del>
      <w:r w:rsidR="00F447AC" w:rsidRPr="00611780">
        <w:rPr>
          <w:rFonts w:ascii="Times New Roman" w:hAnsi="Times New Roman" w:cs="Times New Roman"/>
        </w:rPr>
        <w:t>, as expected</w:t>
      </w:r>
      <w:r w:rsidR="00B426FF">
        <w:rPr>
          <w:rFonts w:ascii="Times New Roman" w:hAnsi="Times New Roman" w:cs="Times New Roman"/>
        </w:rPr>
        <w:t xml:space="preserve"> and in-line with the re-oligotrophy hypothesis</w:t>
      </w:r>
      <w:r w:rsidR="00F447AC" w:rsidRPr="00611780">
        <w:rPr>
          <w:rFonts w:ascii="Times New Roman" w:hAnsi="Times New Roman" w:cs="Times New Roman"/>
        </w:rPr>
        <w:t>.</w:t>
      </w:r>
      <w:commentRangeEnd w:id="682"/>
      <w:r w:rsidR="00A71790">
        <w:rPr>
          <w:rStyle w:val="CommentReference"/>
          <w:rFonts w:ascii="Times New Roman" w:eastAsia="Times New Roman" w:hAnsi="Times New Roman" w:cs="Times New Roman"/>
        </w:rPr>
        <w:commentReference w:id="682"/>
      </w:r>
      <w:commentRangeEnd w:id="683"/>
      <w:r w:rsidR="00A27278">
        <w:rPr>
          <w:rStyle w:val="CommentReference"/>
          <w:rFonts w:ascii="Times New Roman" w:eastAsia="Times New Roman" w:hAnsi="Times New Roman" w:cs="Times New Roman"/>
        </w:rPr>
        <w:commentReference w:id="683"/>
      </w:r>
      <w:r w:rsidRPr="00611780">
        <w:rPr>
          <w:rFonts w:ascii="Times New Roman" w:hAnsi="Times New Roman" w:cs="Times New Roman"/>
        </w:rPr>
        <w:t xml:space="preserve"> </w:t>
      </w:r>
      <w:r w:rsidR="00D52B3C">
        <w:rPr>
          <w:rFonts w:ascii="Times New Roman" w:hAnsi="Times New Roman" w:cs="Times New Roman"/>
        </w:rPr>
        <w:t>Upper</w:t>
      </w:r>
      <w:r w:rsidR="00672CF5" w:rsidRPr="00611780">
        <w:rPr>
          <w:rFonts w:ascii="Times New Roman" w:hAnsi="Times New Roman" w:cs="Times New Roman"/>
        </w:rPr>
        <w:t xml:space="preserve"> </w:t>
      </w:r>
      <w:del w:id="685" w:author="jeff houser" w:date="2026-01-26T15:04:00Z" w16du:dateUtc="2026-01-26T21:04:00Z">
        <w:r w:rsidR="00996C54" w:rsidDel="00B228B3">
          <w:rPr>
            <w:rFonts w:ascii="Times New Roman" w:hAnsi="Times New Roman" w:cs="Times New Roman"/>
          </w:rPr>
          <w:delText>Reach</w:delText>
        </w:r>
      </w:del>
      <w:ins w:id="686" w:author="jeff houser" w:date="2026-01-26T15:04:00Z" w16du:dateUtc="2026-01-26T21:04:00Z">
        <w:r w:rsidR="00B228B3">
          <w:rPr>
            <w:rFonts w:ascii="Times New Roman" w:hAnsi="Times New Roman" w:cs="Times New Roman"/>
          </w:rPr>
          <w:t>Pool</w:t>
        </w:r>
      </w:ins>
      <w:r w:rsidR="00672CF5" w:rsidRPr="00611780">
        <w:rPr>
          <w:rFonts w:ascii="Times New Roman" w:hAnsi="Times New Roman" w:cs="Times New Roman"/>
        </w:rPr>
        <w:t xml:space="preserve"> 4</w:t>
      </w:r>
      <w:r w:rsidR="00A23E92" w:rsidRPr="00611780">
        <w:rPr>
          <w:rFonts w:ascii="Times New Roman" w:hAnsi="Times New Roman" w:cs="Times New Roman"/>
        </w:rPr>
        <w:t xml:space="preserve">, which </w:t>
      </w:r>
      <w:r w:rsidR="00D52B3C">
        <w:rPr>
          <w:rFonts w:ascii="Times New Roman" w:hAnsi="Times New Roman" w:cs="Times New Roman"/>
        </w:rPr>
        <w:t>is still undergoing</w:t>
      </w:r>
      <w:r w:rsidR="00A23E92" w:rsidRPr="00611780">
        <w:rPr>
          <w:rFonts w:ascii="Times New Roman" w:hAnsi="Times New Roman" w:cs="Times New Roman"/>
        </w:rPr>
        <w:t xml:space="preserve"> re-oligotrophy</w:t>
      </w:r>
      <w:r w:rsidR="00D52B3C">
        <w:rPr>
          <w:rFonts w:ascii="Times New Roman" w:hAnsi="Times New Roman" w:cs="Times New Roman"/>
        </w:rPr>
        <w:t xml:space="preserve"> and community shifts</w:t>
      </w:r>
      <w:r w:rsidR="00A23E92" w:rsidRPr="00611780">
        <w:rPr>
          <w:rFonts w:ascii="Times New Roman" w:hAnsi="Times New Roman" w:cs="Times New Roman"/>
        </w:rPr>
        <w:t>, had</w:t>
      </w:r>
      <w:r w:rsidR="00672CF5" w:rsidRPr="00611780">
        <w:rPr>
          <w:rFonts w:ascii="Times New Roman" w:hAnsi="Times New Roman" w:cs="Times New Roman"/>
        </w:rPr>
        <w:t xml:space="preserve"> </w:t>
      </w:r>
      <w:r w:rsidR="00A23E92" w:rsidRPr="00611780">
        <w:rPr>
          <w:rFonts w:ascii="Times New Roman" w:hAnsi="Times New Roman" w:cs="Times New Roman"/>
        </w:rPr>
        <w:t xml:space="preserve">the most responsive community </w:t>
      </w:r>
      <w:r w:rsidR="00672CF5" w:rsidRPr="00611780">
        <w:rPr>
          <w:rFonts w:ascii="Times New Roman" w:hAnsi="Times New Roman" w:cs="Times New Roman"/>
        </w:rPr>
        <w:t xml:space="preserve">to </w:t>
      </w:r>
      <w:r w:rsidR="00D52B3C">
        <w:rPr>
          <w:rFonts w:ascii="Times New Roman" w:hAnsi="Times New Roman" w:cs="Times New Roman"/>
        </w:rPr>
        <w:t>water quality changes</w:t>
      </w:r>
      <w:r w:rsidR="00672CF5" w:rsidRPr="00611780">
        <w:rPr>
          <w:rFonts w:ascii="Times New Roman" w:hAnsi="Times New Roman" w:cs="Times New Roman"/>
        </w:rPr>
        <w:t xml:space="preserve"> (Figure 7, Supplemental Figure</w:t>
      </w:r>
      <w:r w:rsidR="00D52B3C">
        <w:rPr>
          <w:rFonts w:ascii="Times New Roman" w:hAnsi="Times New Roman" w:cs="Times New Roman"/>
        </w:rPr>
        <w:t>s 2 and</w:t>
      </w:r>
      <w:r w:rsidR="00672CF5" w:rsidRPr="00611780">
        <w:rPr>
          <w:rFonts w:ascii="Times New Roman" w:hAnsi="Times New Roman" w:cs="Times New Roman"/>
        </w:rPr>
        <w:t xml:space="preserve"> 3).</w:t>
      </w:r>
      <w:r w:rsidR="004D1517" w:rsidRPr="00611780">
        <w:rPr>
          <w:rFonts w:ascii="Times New Roman" w:hAnsi="Times New Roman" w:cs="Times New Roman"/>
        </w:rPr>
        <w:t xml:space="preserve"> </w:t>
      </w:r>
      <w:r w:rsidR="00F7419A">
        <w:rPr>
          <w:rFonts w:ascii="Times New Roman" w:hAnsi="Times New Roman" w:cs="Times New Roman"/>
        </w:rPr>
        <w:t xml:space="preserve">Upper </w:t>
      </w:r>
      <w:del w:id="687" w:author="jeff houser" w:date="2026-01-26T15:04:00Z" w16du:dateUtc="2026-01-26T21:04:00Z">
        <w:r w:rsidR="00996C54" w:rsidDel="00B228B3">
          <w:rPr>
            <w:rFonts w:ascii="Times New Roman" w:hAnsi="Times New Roman" w:cs="Times New Roman"/>
          </w:rPr>
          <w:delText>Reach</w:delText>
        </w:r>
      </w:del>
      <w:ins w:id="688" w:author="jeff houser" w:date="2026-01-26T15:04:00Z" w16du:dateUtc="2026-01-26T21:04:00Z">
        <w:r w:rsidR="00B228B3">
          <w:rPr>
            <w:rFonts w:ascii="Times New Roman" w:hAnsi="Times New Roman" w:cs="Times New Roman"/>
          </w:rPr>
          <w:t>Pool</w:t>
        </w:r>
      </w:ins>
      <w:r w:rsidR="00F7419A">
        <w:rPr>
          <w:rFonts w:ascii="Times New Roman" w:hAnsi="Times New Roman" w:cs="Times New Roman"/>
        </w:rPr>
        <w:t xml:space="preserve"> 4</w:t>
      </w:r>
      <w:r w:rsidR="00C36064">
        <w:rPr>
          <w:rFonts w:ascii="Times New Roman" w:hAnsi="Times New Roman" w:cs="Times New Roman"/>
        </w:rPr>
        <w:t xml:space="preserve">’s macrophyte community was more responsive to changes in logN, logP, and chlorophyll </w:t>
      </w:r>
      <w:r w:rsidR="00D120AB">
        <w:rPr>
          <w:rFonts w:ascii="Times New Roman" w:hAnsi="Times New Roman" w:cs="Times New Roman"/>
        </w:rPr>
        <w:t>re</w:t>
      </w:r>
      <w:r w:rsidR="00287551">
        <w:rPr>
          <w:rFonts w:ascii="Times New Roman" w:hAnsi="Times New Roman" w:cs="Times New Roman"/>
        </w:rPr>
        <w:t>lative</w:t>
      </w:r>
      <w:r w:rsidR="00C36064">
        <w:rPr>
          <w:rFonts w:ascii="Times New Roman" w:hAnsi="Times New Roman" w:cs="Times New Roman"/>
        </w:rPr>
        <w:t xml:space="preserve"> to TSS. </w:t>
      </w:r>
      <w:r w:rsidR="00D44374" w:rsidRPr="00611780">
        <w:rPr>
          <w:rFonts w:ascii="Times New Roman" w:hAnsi="Times New Roman" w:cs="Times New Roman"/>
        </w:rPr>
        <w:t xml:space="preserve">Up to 40% </w:t>
      </w:r>
      <w:r w:rsidR="00287551" w:rsidRPr="00611780">
        <w:rPr>
          <w:rFonts w:ascii="Times New Roman" w:hAnsi="Times New Roman" w:cs="Times New Roman"/>
        </w:rPr>
        <w:t>of species</w:t>
      </w:r>
      <w:r w:rsidR="00D44374" w:rsidRPr="00611780">
        <w:rPr>
          <w:rFonts w:ascii="Times New Roman" w:hAnsi="Times New Roman" w:cs="Times New Roman"/>
        </w:rPr>
        <w:t xml:space="preserve"> responded negatively to spatial and temporal variations of logN, indicating macrophyte sensitivity to increased nitrogen loading. </w:t>
      </w:r>
      <w:commentRangeStart w:id="689"/>
      <w:del w:id="690" w:author="Larson, Danelle M" w:date="2026-01-30T11:31:00Z" w16du:dateUtc="2026-01-30T17:31:00Z">
        <w:r w:rsidR="00D44374" w:rsidRPr="00611780" w:rsidDel="00D035C1">
          <w:rPr>
            <w:rFonts w:ascii="Times New Roman" w:hAnsi="Times New Roman" w:cs="Times New Roman"/>
          </w:rPr>
          <w:delText xml:space="preserve">The logN </w:delText>
        </w:r>
        <w:r w:rsidR="009F3D9C" w:rsidDel="00D035C1">
          <w:rPr>
            <w:rFonts w:ascii="Times New Roman" w:hAnsi="Times New Roman" w:cs="Times New Roman"/>
          </w:rPr>
          <w:delText>effects</w:delText>
        </w:r>
        <w:r w:rsidR="00D44374" w:rsidDel="00D035C1">
          <w:rPr>
            <w:rFonts w:ascii="Times New Roman" w:hAnsi="Times New Roman" w:cs="Times New Roman"/>
          </w:rPr>
          <w:delText xml:space="preserve"> on </w:delText>
        </w:r>
        <w:r w:rsidR="009F3D9C" w:rsidDel="00D035C1">
          <w:rPr>
            <w:rFonts w:ascii="Times New Roman" w:hAnsi="Times New Roman" w:cs="Times New Roman"/>
          </w:rPr>
          <w:delText>macrophytes</w:delText>
        </w:r>
        <w:r w:rsidR="00D44374" w:rsidRPr="00611780" w:rsidDel="00D035C1">
          <w:rPr>
            <w:rFonts w:ascii="Times New Roman" w:hAnsi="Times New Roman" w:cs="Times New Roman"/>
          </w:rPr>
          <w:delText xml:space="preserve"> are significant because the</w:delText>
        </w:r>
        <w:r w:rsidR="00D44374" w:rsidDel="00D035C1">
          <w:rPr>
            <w:rFonts w:ascii="Times New Roman" w:hAnsi="Times New Roman" w:cs="Times New Roman"/>
          </w:rPr>
          <w:delText xml:space="preserve"> HMSC</w:delText>
        </w:r>
        <w:r w:rsidR="00D44374" w:rsidRPr="00611780" w:rsidDel="00D035C1">
          <w:rPr>
            <w:rFonts w:ascii="Times New Roman" w:hAnsi="Times New Roman" w:cs="Times New Roman"/>
          </w:rPr>
          <w:delText xml:space="preserve"> model</w:delText>
        </w:r>
        <w:r w:rsidR="00D44374" w:rsidDel="00D035C1">
          <w:rPr>
            <w:rFonts w:ascii="Times New Roman" w:hAnsi="Times New Roman" w:cs="Times New Roman"/>
          </w:rPr>
          <w:delText>s</w:delText>
        </w:r>
        <w:r w:rsidR="00D44374" w:rsidRPr="00611780" w:rsidDel="00D035C1">
          <w:rPr>
            <w:rFonts w:ascii="Times New Roman" w:hAnsi="Times New Roman" w:cs="Times New Roman"/>
          </w:rPr>
          <w:delText xml:space="preserve"> </w:delText>
        </w:r>
        <w:r w:rsidR="00D44374" w:rsidDel="00D035C1">
          <w:rPr>
            <w:rFonts w:ascii="Times New Roman" w:hAnsi="Times New Roman" w:cs="Times New Roman"/>
          </w:rPr>
          <w:delText>(using presence/absence data, not abundance data) show</w:delText>
        </w:r>
        <w:r w:rsidR="00D44374" w:rsidRPr="00611780" w:rsidDel="00D035C1">
          <w:rPr>
            <w:rFonts w:ascii="Times New Roman" w:hAnsi="Times New Roman" w:cs="Times New Roman"/>
          </w:rPr>
          <w:delText xml:space="preserve"> that </w:delText>
        </w:r>
        <w:r w:rsidR="00D44374" w:rsidDel="00D035C1">
          <w:rPr>
            <w:rFonts w:ascii="Times New Roman" w:hAnsi="Times New Roman" w:cs="Times New Roman"/>
          </w:rPr>
          <w:delText xml:space="preserve">localized </w:delText>
        </w:r>
        <w:r w:rsidR="00D44374" w:rsidRPr="00611780" w:rsidDel="00D035C1">
          <w:rPr>
            <w:rFonts w:ascii="Times New Roman" w:hAnsi="Times New Roman" w:cs="Times New Roman"/>
          </w:rPr>
          <w:delText xml:space="preserve">species </w:delText>
        </w:r>
        <w:r w:rsidR="00D44374" w:rsidDel="00D035C1">
          <w:rPr>
            <w:rFonts w:ascii="Times New Roman" w:hAnsi="Times New Roman" w:cs="Times New Roman"/>
          </w:rPr>
          <w:delText>extinctions can</w:delText>
        </w:r>
        <w:r w:rsidR="00D44374" w:rsidRPr="00611780" w:rsidDel="00D035C1">
          <w:rPr>
            <w:rFonts w:ascii="Times New Roman" w:hAnsi="Times New Roman" w:cs="Times New Roman"/>
          </w:rPr>
          <w:delText xml:space="preserve"> occur </w:delText>
        </w:r>
        <w:r w:rsidR="00D44374" w:rsidDel="00D035C1">
          <w:rPr>
            <w:rFonts w:ascii="Times New Roman" w:hAnsi="Times New Roman" w:cs="Times New Roman"/>
          </w:rPr>
          <w:delText>at plots having greater logN</w:delText>
        </w:r>
        <w:r w:rsidR="00D44374" w:rsidRPr="00611780" w:rsidDel="00D035C1">
          <w:rPr>
            <w:rFonts w:ascii="Times New Roman" w:hAnsi="Times New Roman" w:cs="Times New Roman"/>
          </w:rPr>
          <w:delText>.</w:delText>
        </w:r>
        <w:r w:rsidR="007738D5" w:rsidDel="00D035C1">
          <w:rPr>
            <w:rFonts w:ascii="Times New Roman" w:hAnsi="Times New Roman" w:cs="Times New Roman"/>
          </w:rPr>
          <w:delText xml:space="preserve"> </w:delText>
        </w:r>
        <w:r w:rsidR="00C36064" w:rsidDel="00D035C1">
          <w:rPr>
            <w:rFonts w:ascii="Times New Roman" w:hAnsi="Times New Roman" w:cs="Times New Roman"/>
          </w:rPr>
          <w:delText xml:space="preserve">Therefore, </w:delText>
        </w:r>
        <w:r w:rsidR="00826EEA" w:rsidDel="00D035C1">
          <w:rPr>
            <w:rFonts w:ascii="Times New Roman" w:hAnsi="Times New Roman" w:cs="Times New Roman"/>
          </w:rPr>
          <w:delText>re-</w:delText>
        </w:r>
        <w:r w:rsidR="00CE470D" w:rsidDel="00D035C1">
          <w:rPr>
            <w:rFonts w:ascii="Times New Roman" w:hAnsi="Times New Roman" w:cs="Times New Roman"/>
          </w:rPr>
          <w:delText>oligotrophy</w:delText>
        </w:r>
        <w:r w:rsidR="00826EEA" w:rsidDel="00D035C1">
          <w:rPr>
            <w:rFonts w:ascii="Times New Roman" w:hAnsi="Times New Roman" w:cs="Times New Roman"/>
          </w:rPr>
          <w:delText xml:space="preserve"> assessment requires multiple water quality variables </w:delText>
        </w:r>
        <w:r w:rsidR="00CE470D" w:rsidDel="00D035C1">
          <w:rPr>
            <w:rFonts w:ascii="Times New Roman" w:hAnsi="Times New Roman" w:cs="Times New Roman"/>
          </w:rPr>
          <w:delText xml:space="preserve">across individual </w:delText>
        </w:r>
        <w:r w:rsidR="00D930C3" w:rsidDel="00D035C1">
          <w:rPr>
            <w:rFonts w:ascii="Times New Roman" w:hAnsi="Times New Roman" w:cs="Times New Roman"/>
          </w:rPr>
          <w:delText>reaches</w:delText>
        </w:r>
        <w:r w:rsidR="000A4348" w:rsidDel="00D035C1">
          <w:rPr>
            <w:rFonts w:ascii="Times New Roman" w:hAnsi="Times New Roman" w:cs="Times New Roman"/>
          </w:rPr>
          <w:delText xml:space="preserve"> (</w:delText>
        </w:r>
        <w:r w:rsidR="00826EEA" w:rsidDel="00D035C1">
          <w:rPr>
            <w:rFonts w:ascii="Times New Roman" w:hAnsi="Times New Roman" w:cs="Times New Roman"/>
          </w:rPr>
          <w:delText xml:space="preserve">like we included </w:delText>
        </w:r>
        <w:r w:rsidR="00CE470D" w:rsidDel="00D035C1">
          <w:rPr>
            <w:rFonts w:ascii="Times New Roman" w:hAnsi="Times New Roman" w:cs="Times New Roman"/>
          </w:rPr>
          <w:delText>in our HMSC models</w:delText>
        </w:r>
        <w:r w:rsidR="000A4348" w:rsidDel="00D035C1">
          <w:rPr>
            <w:rFonts w:ascii="Times New Roman" w:hAnsi="Times New Roman" w:cs="Times New Roman"/>
          </w:rPr>
          <w:delText xml:space="preserve">), as well as a detailed look at the species within a community and metrics </w:delText>
        </w:r>
        <w:r w:rsidR="000A4348" w:rsidDel="00D035C1">
          <w:rPr>
            <w:rFonts w:ascii="Times New Roman" w:hAnsi="Times New Roman" w:cs="Times New Roman"/>
          </w:rPr>
          <w:lastRenderedPageBreak/>
          <w:delText xml:space="preserve">like </w:delText>
        </w:r>
      </w:del>
      <w:del w:id="691" w:author="Larson, Danelle M" w:date="2026-01-30T11:30:00Z" w16du:dateUtc="2026-01-30T17:30:00Z">
        <w:r w:rsidR="00D44374" w:rsidDel="00734077">
          <w:rPr>
            <w:rFonts w:ascii="Times New Roman" w:hAnsi="Times New Roman" w:cs="Times New Roman"/>
          </w:rPr>
          <w:delText xml:space="preserve">species </w:delText>
        </w:r>
      </w:del>
      <w:del w:id="692" w:author="Larson, Danelle M" w:date="2026-01-30T11:31:00Z" w16du:dateUtc="2026-01-30T17:31:00Z">
        <w:r w:rsidR="00D44374" w:rsidDel="00D035C1">
          <w:rPr>
            <w:rFonts w:ascii="Times New Roman" w:hAnsi="Times New Roman" w:cs="Times New Roman"/>
          </w:rPr>
          <w:delText>richness</w:delText>
        </w:r>
        <w:r w:rsidR="000A4348" w:rsidDel="00D035C1">
          <w:rPr>
            <w:rFonts w:ascii="Times New Roman" w:hAnsi="Times New Roman" w:cs="Times New Roman"/>
          </w:rPr>
          <w:delText xml:space="preserve">. </w:delText>
        </w:r>
      </w:del>
      <w:del w:id="693" w:author="Larson, Danelle M" w:date="2026-01-30T11:29:00Z" w16du:dateUtc="2026-01-30T17:29:00Z">
        <w:r w:rsidR="000F2E70" w:rsidDel="00BB30E1">
          <w:rPr>
            <w:rFonts w:ascii="Times New Roman" w:hAnsi="Times New Roman" w:cs="Times New Roman"/>
          </w:rPr>
          <w:delText>It seems</w:delText>
        </w:r>
      </w:del>
      <w:del w:id="694" w:author="Larson, Danelle M" w:date="2026-01-30T11:31:00Z" w16du:dateUtc="2026-01-30T17:31:00Z">
        <w:r w:rsidR="000F2E70" w:rsidDel="00D035C1">
          <w:rPr>
            <w:rFonts w:ascii="Times New Roman" w:hAnsi="Times New Roman" w:cs="Times New Roman"/>
          </w:rPr>
          <w:delText xml:space="preserve"> re-oligotrophy is an important process (but not the only one) shaping macrophyte community assembly in the UMR.</w:delText>
        </w:r>
        <w:commentRangeEnd w:id="689"/>
        <w:r w:rsidR="00D035C1" w:rsidDel="00D035C1">
          <w:rPr>
            <w:rStyle w:val="CommentReference"/>
            <w:rFonts w:ascii="Times New Roman" w:eastAsia="Times New Roman" w:hAnsi="Times New Roman" w:cs="Times New Roman"/>
          </w:rPr>
          <w:commentReference w:id="689"/>
        </w:r>
      </w:del>
    </w:p>
    <w:p w14:paraId="63718D7A" w14:textId="3469F5E0" w:rsidR="00701E06" w:rsidRDefault="00CF7B35" w:rsidP="00CF7B35">
      <w:pPr>
        <w:spacing w:line="480" w:lineRule="auto"/>
        <w:ind w:firstLine="720"/>
        <w:rPr>
          <w:rFonts w:ascii="Times New Roman" w:hAnsi="Times New Roman" w:cs="Times New Roman"/>
        </w:rPr>
      </w:pPr>
      <w:r w:rsidRPr="00611780">
        <w:rPr>
          <w:rFonts w:ascii="Times New Roman" w:hAnsi="Times New Roman" w:cs="Times New Roman"/>
        </w:rPr>
        <w:t xml:space="preserve">The complex </w:t>
      </w:r>
      <w:r w:rsidR="00D826B6" w:rsidRPr="00611780">
        <w:rPr>
          <w:rFonts w:ascii="Times New Roman" w:hAnsi="Times New Roman" w:cs="Times New Roman"/>
        </w:rPr>
        <w:t>hydrogeomorphic</w:t>
      </w:r>
      <w:r w:rsidRPr="00611780">
        <w:rPr>
          <w:rFonts w:ascii="Times New Roman" w:hAnsi="Times New Roman" w:cs="Times New Roman"/>
        </w:rPr>
        <w:t xml:space="preserve"> </w:t>
      </w:r>
      <w:r w:rsidR="00D826B6" w:rsidRPr="00611780">
        <w:rPr>
          <w:rFonts w:ascii="Times New Roman" w:hAnsi="Times New Roman" w:cs="Times New Roman"/>
        </w:rPr>
        <w:t>shape</w:t>
      </w:r>
      <w:ins w:id="695" w:author="Larson, Danelle M" w:date="2026-02-03T11:38:00Z" w16du:dateUtc="2026-02-03T17:38:00Z">
        <w:r w:rsidR="001C658D">
          <w:rPr>
            <w:rFonts w:ascii="Times New Roman" w:hAnsi="Times New Roman" w:cs="Times New Roman"/>
          </w:rPr>
          <w:t>s</w:t>
        </w:r>
      </w:ins>
      <w:r w:rsidRPr="00611780">
        <w:rPr>
          <w:rFonts w:ascii="Times New Roman" w:hAnsi="Times New Roman" w:cs="Times New Roman"/>
        </w:rPr>
        <w:t xml:space="preserve"> of the river </w:t>
      </w:r>
      <w:r w:rsidR="00D930C3">
        <w:rPr>
          <w:rFonts w:ascii="Times New Roman" w:hAnsi="Times New Roman" w:cs="Times New Roman"/>
        </w:rPr>
        <w:t>reaches</w:t>
      </w:r>
      <w:r w:rsidR="008A310E" w:rsidRPr="00611780">
        <w:rPr>
          <w:rFonts w:ascii="Times New Roman" w:hAnsi="Times New Roman" w:cs="Times New Roman"/>
        </w:rPr>
        <w:t xml:space="preserve"> </w:t>
      </w:r>
      <w:del w:id="696" w:author="Larson, Danelle M" w:date="2026-02-03T11:41:00Z" w16du:dateUtc="2026-02-03T17:41:00Z">
        <w:r w:rsidRPr="00611780" w:rsidDel="00321DEB">
          <w:rPr>
            <w:rFonts w:ascii="Times New Roman" w:hAnsi="Times New Roman" w:cs="Times New Roman"/>
          </w:rPr>
          <w:delText>was</w:delText>
        </w:r>
      </w:del>
      <w:ins w:id="697" w:author="Larson, Danelle M" w:date="2026-02-03T11:41:00Z" w16du:dateUtc="2026-02-03T17:41:00Z">
        <w:r w:rsidR="00321DEB" w:rsidRPr="00611780">
          <w:rPr>
            <w:rFonts w:ascii="Times New Roman" w:hAnsi="Times New Roman" w:cs="Times New Roman"/>
          </w:rPr>
          <w:t>were</w:t>
        </w:r>
      </w:ins>
      <w:r w:rsidRPr="00611780">
        <w:rPr>
          <w:rFonts w:ascii="Times New Roman" w:hAnsi="Times New Roman" w:cs="Times New Roman"/>
        </w:rPr>
        <w:t xml:space="preserve"> important for </w:t>
      </w:r>
      <w:r w:rsidR="002E78E9">
        <w:rPr>
          <w:rFonts w:ascii="Times New Roman" w:hAnsi="Times New Roman" w:cs="Times New Roman"/>
        </w:rPr>
        <w:t xml:space="preserve">macrophyte </w:t>
      </w:r>
      <w:del w:id="698" w:author="Larson, Danelle M" w:date="2026-02-03T11:38:00Z" w16du:dateUtc="2026-02-03T17:38:00Z">
        <w:r w:rsidR="002E78E9" w:rsidDel="001C658D">
          <w:rPr>
            <w:rFonts w:ascii="Times New Roman" w:hAnsi="Times New Roman" w:cs="Times New Roman"/>
          </w:rPr>
          <w:delText>occurrences</w:delText>
        </w:r>
        <w:r w:rsidRPr="00611780" w:rsidDel="001C658D">
          <w:rPr>
            <w:rFonts w:ascii="Times New Roman" w:hAnsi="Times New Roman" w:cs="Times New Roman"/>
          </w:rPr>
          <w:delText xml:space="preserve"> </w:delText>
        </w:r>
      </w:del>
      <w:ins w:id="699" w:author="Larson, Danelle M" w:date="2026-02-03T11:38:00Z" w16du:dateUtc="2026-02-03T17:38:00Z">
        <w:r w:rsidR="001C658D">
          <w:rPr>
            <w:rFonts w:ascii="Times New Roman" w:hAnsi="Times New Roman" w:cs="Times New Roman"/>
          </w:rPr>
          <w:t>distributions</w:t>
        </w:r>
        <w:r w:rsidR="001C658D" w:rsidRPr="00611780">
          <w:rPr>
            <w:rFonts w:ascii="Times New Roman" w:hAnsi="Times New Roman" w:cs="Times New Roman"/>
          </w:rPr>
          <w:t xml:space="preserve"> </w:t>
        </w:r>
      </w:ins>
      <w:r w:rsidRPr="00611780">
        <w:rPr>
          <w:rFonts w:ascii="Times New Roman" w:hAnsi="Times New Roman" w:cs="Times New Roman"/>
        </w:rPr>
        <w:t xml:space="preserve">(Figure 6). </w:t>
      </w:r>
      <w:commentRangeStart w:id="700"/>
      <w:commentRangeStart w:id="701"/>
      <w:r w:rsidR="008A310E" w:rsidRPr="00611780">
        <w:rPr>
          <w:rFonts w:ascii="Times New Roman" w:hAnsi="Times New Roman" w:cs="Times New Roman"/>
        </w:rPr>
        <w:t xml:space="preserve">Nearly all species in all </w:t>
      </w:r>
      <w:r w:rsidR="00D930C3">
        <w:rPr>
          <w:rFonts w:ascii="Times New Roman" w:hAnsi="Times New Roman" w:cs="Times New Roman"/>
        </w:rPr>
        <w:t>reaches</w:t>
      </w:r>
      <w:r w:rsidR="008A310E" w:rsidRPr="00611780">
        <w:rPr>
          <w:rFonts w:ascii="Times New Roman" w:hAnsi="Times New Roman" w:cs="Times New Roman"/>
        </w:rPr>
        <w:t xml:space="preserve"> responded negatively to </w:t>
      </w:r>
      <w:ins w:id="702" w:author="Larson, Danelle M" w:date="2026-01-30T11:34:00Z" w16du:dateUtc="2026-01-30T17:34:00Z">
        <w:r w:rsidR="00153D07">
          <w:rPr>
            <w:rFonts w:ascii="Times New Roman" w:hAnsi="Times New Roman" w:cs="Times New Roman"/>
          </w:rPr>
          <w:t xml:space="preserve">spatial variations of </w:t>
        </w:r>
      </w:ins>
      <w:r w:rsidR="008A310E" w:rsidRPr="00611780">
        <w:rPr>
          <w:rFonts w:ascii="Times New Roman" w:hAnsi="Times New Roman" w:cs="Times New Roman"/>
        </w:rPr>
        <w:t>greater water depth and velocity</w:t>
      </w:r>
      <w:del w:id="703" w:author="Larson, Danelle M" w:date="2026-01-30T11:34:00Z" w16du:dateUtc="2026-01-30T17:34:00Z">
        <w:r w:rsidR="008A310E" w:rsidRPr="00611780" w:rsidDel="00153D07">
          <w:rPr>
            <w:rFonts w:ascii="Times New Roman" w:hAnsi="Times New Roman" w:cs="Times New Roman"/>
          </w:rPr>
          <w:delText xml:space="preserve"> (both spatially and temporally)</w:delText>
        </w:r>
      </w:del>
      <w:r w:rsidR="008A310E" w:rsidRPr="00611780">
        <w:rPr>
          <w:rFonts w:ascii="Times New Roman" w:hAnsi="Times New Roman" w:cs="Times New Roman"/>
        </w:rPr>
        <w:t>, which were</w:t>
      </w:r>
      <w:ins w:id="704" w:author="Larson, Danelle M" w:date="2026-02-02T09:44:00Z" w16du:dateUtc="2026-02-02T15:44:00Z">
        <w:r w:rsidR="006F0682">
          <w:rPr>
            <w:rFonts w:ascii="Times New Roman" w:hAnsi="Times New Roman" w:cs="Times New Roman"/>
          </w:rPr>
          <w:t xml:space="preserve"> hence</w:t>
        </w:r>
      </w:ins>
      <w:r w:rsidR="008A310E" w:rsidRPr="00611780">
        <w:rPr>
          <w:rFonts w:ascii="Times New Roman" w:hAnsi="Times New Roman" w:cs="Times New Roman"/>
        </w:rPr>
        <w:t xml:space="preserve"> main environmental drivers.</w:t>
      </w:r>
      <w:commentRangeEnd w:id="700"/>
      <w:r w:rsidR="006E1032">
        <w:rPr>
          <w:rStyle w:val="CommentReference"/>
          <w:rFonts w:ascii="Times New Roman" w:eastAsia="Times New Roman" w:hAnsi="Times New Roman" w:cs="Times New Roman"/>
        </w:rPr>
        <w:commentReference w:id="700"/>
      </w:r>
      <w:commentRangeEnd w:id="701"/>
      <w:r w:rsidR="00066FAA">
        <w:rPr>
          <w:rStyle w:val="CommentReference"/>
          <w:rFonts w:ascii="Times New Roman" w:eastAsia="Times New Roman" w:hAnsi="Times New Roman" w:cs="Times New Roman"/>
        </w:rPr>
        <w:commentReference w:id="701"/>
      </w:r>
      <w:ins w:id="705" w:author="Larson, Danelle M" w:date="2026-01-30T11:34:00Z" w16du:dateUtc="2026-01-30T17:34:00Z">
        <w:r w:rsidR="00153D07">
          <w:rPr>
            <w:rFonts w:ascii="Times New Roman" w:hAnsi="Times New Roman" w:cs="Times New Roman"/>
          </w:rPr>
          <w:t xml:space="preserve"> However, the increasing </w:t>
        </w:r>
        <w:r w:rsidR="001E54DD">
          <w:rPr>
            <w:rFonts w:ascii="Times New Roman" w:hAnsi="Times New Roman" w:cs="Times New Roman"/>
          </w:rPr>
          <w:t xml:space="preserve">water in the river (Figure 2) </w:t>
        </w:r>
      </w:ins>
      <w:ins w:id="706" w:author="Larson, Danelle M" w:date="2026-01-30T11:35:00Z" w16du:dateUtc="2026-01-30T17:35:00Z">
        <w:r w:rsidR="001E54DD">
          <w:rPr>
            <w:rFonts w:ascii="Times New Roman" w:hAnsi="Times New Roman" w:cs="Times New Roman"/>
          </w:rPr>
          <w:t xml:space="preserve">favored a few species and many </w:t>
        </w:r>
      </w:ins>
      <w:ins w:id="707" w:author="Larson, Danelle M" w:date="2026-01-30T11:36:00Z" w16du:dateUtc="2026-01-30T17:36:00Z">
        <w:r w:rsidR="00454BDE">
          <w:rPr>
            <w:rFonts w:ascii="Times New Roman" w:hAnsi="Times New Roman" w:cs="Times New Roman"/>
          </w:rPr>
          <w:t xml:space="preserve">species </w:t>
        </w:r>
      </w:ins>
      <w:ins w:id="708" w:author="Larson, Danelle M" w:date="2026-01-30T11:35:00Z" w16du:dateUtc="2026-01-30T17:35:00Z">
        <w:r w:rsidR="001E54DD">
          <w:rPr>
            <w:rFonts w:ascii="Times New Roman" w:hAnsi="Times New Roman" w:cs="Times New Roman"/>
          </w:rPr>
          <w:t xml:space="preserve">were not associated with these </w:t>
        </w:r>
        <w:r w:rsidR="00454BDE">
          <w:rPr>
            <w:rFonts w:ascii="Times New Roman" w:hAnsi="Times New Roman" w:cs="Times New Roman"/>
          </w:rPr>
          <w:t>hydrolog</w:t>
        </w:r>
      </w:ins>
      <w:ins w:id="709" w:author="Larson, Danelle M" w:date="2026-01-30T11:36:00Z" w16du:dateUtc="2026-01-30T17:36:00Z">
        <w:r w:rsidR="00454BDE">
          <w:rPr>
            <w:rFonts w:ascii="Times New Roman" w:hAnsi="Times New Roman" w:cs="Times New Roman"/>
          </w:rPr>
          <w:t>ic</w:t>
        </w:r>
      </w:ins>
      <w:ins w:id="710" w:author="Larson, Danelle M" w:date="2026-01-30T11:35:00Z" w16du:dateUtc="2026-01-30T17:35:00Z">
        <w:r w:rsidR="00454BDE">
          <w:rPr>
            <w:rFonts w:ascii="Times New Roman" w:hAnsi="Times New Roman" w:cs="Times New Roman"/>
          </w:rPr>
          <w:t xml:space="preserve"> changes (Figure 2), indicating </w:t>
        </w:r>
      </w:ins>
      <w:ins w:id="711" w:author="Larson, Danelle M" w:date="2026-01-30T11:36:00Z" w16du:dateUtc="2026-01-30T17:36:00Z">
        <w:r w:rsidR="00454BDE">
          <w:rPr>
            <w:rFonts w:ascii="Times New Roman" w:hAnsi="Times New Roman" w:cs="Times New Roman"/>
          </w:rPr>
          <w:t xml:space="preserve">macrophyte </w:t>
        </w:r>
      </w:ins>
      <w:ins w:id="712" w:author="Larson, Danelle M" w:date="2026-01-30T11:35:00Z" w16du:dateUtc="2026-01-30T17:35:00Z">
        <w:r w:rsidR="00454BDE">
          <w:rPr>
            <w:rFonts w:ascii="Times New Roman" w:hAnsi="Times New Roman" w:cs="Times New Roman"/>
          </w:rPr>
          <w:t>resilience to increasing water.</w:t>
        </w:r>
      </w:ins>
      <w:r w:rsidR="008A310E" w:rsidRPr="00611780">
        <w:rPr>
          <w:rFonts w:ascii="Times New Roman" w:hAnsi="Times New Roman" w:cs="Times New Roman"/>
        </w:rPr>
        <w:t xml:space="preserve"> </w:t>
      </w:r>
      <w:r w:rsidR="00545EDD" w:rsidRPr="00611780">
        <w:rPr>
          <w:rFonts w:ascii="Times New Roman" w:hAnsi="Times New Roman" w:cs="Times New Roman"/>
        </w:rPr>
        <w:t>The predicted species richness generally increased with greater exceedance and connectivity</w:t>
      </w:r>
      <w:ins w:id="713" w:author="Larson, Danelle M" w:date="2026-02-03T11:41:00Z" w16du:dateUtc="2026-02-03T17:41:00Z">
        <w:r w:rsidR="00055B33">
          <w:rPr>
            <w:rFonts w:ascii="Times New Roman" w:hAnsi="Times New Roman" w:cs="Times New Roman"/>
          </w:rPr>
          <w:t>, which provides more shallow habitats across the ri</w:t>
        </w:r>
      </w:ins>
      <w:ins w:id="714" w:author="Larson, Danelle M" w:date="2026-02-03T11:42:00Z" w16du:dateUtc="2026-02-03T17:42:00Z">
        <w:r w:rsidR="00055B33">
          <w:rPr>
            <w:rFonts w:ascii="Times New Roman" w:hAnsi="Times New Roman" w:cs="Times New Roman"/>
          </w:rPr>
          <w:t>verscape</w:t>
        </w:r>
      </w:ins>
      <w:r w:rsidR="00545EDD" w:rsidRPr="00611780">
        <w:rPr>
          <w:rFonts w:ascii="Times New Roman" w:hAnsi="Times New Roman" w:cs="Times New Roman"/>
        </w:rPr>
        <w:t xml:space="preserve">. </w:t>
      </w:r>
      <w:r w:rsidRPr="00611780">
        <w:rPr>
          <w:rFonts w:ascii="Times New Roman" w:hAnsi="Times New Roman" w:cs="Times New Roman"/>
        </w:rPr>
        <w:t xml:space="preserve">The </w:t>
      </w:r>
      <w:r w:rsidR="00201425" w:rsidRPr="00611780">
        <w:rPr>
          <w:rFonts w:ascii="Times New Roman" w:hAnsi="Times New Roman" w:cs="Times New Roman"/>
        </w:rPr>
        <w:t xml:space="preserve">increased </w:t>
      </w:r>
      <w:r w:rsidR="00983A21">
        <w:rPr>
          <w:rFonts w:ascii="Times New Roman" w:hAnsi="Times New Roman" w:cs="Times New Roman"/>
        </w:rPr>
        <w:t>hydrogeomorphic</w:t>
      </w:r>
      <w:r w:rsidR="00201425" w:rsidRPr="00611780">
        <w:rPr>
          <w:rFonts w:ascii="Times New Roman" w:hAnsi="Times New Roman" w:cs="Times New Roman"/>
        </w:rPr>
        <w:t xml:space="preserve"> connectivity over time</w:t>
      </w:r>
      <w:r w:rsidR="00701E06" w:rsidRPr="00611780">
        <w:rPr>
          <w:rFonts w:ascii="Times New Roman" w:hAnsi="Times New Roman" w:cs="Times New Roman"/>
        </w:rPr>
        <w:t xml:space="preserve"> was favorable to </w:t>
      </w:r>
      <w:r w:rsidR="00A917EF" w:rsidRPr="00611780">
        <w:rPr>
          <w:rFonts w:ascii="Times New Roman" w:hAnsi="Times New Roman" w:cs="Times New Roman"/>
        </w:rPr>
        <w:t>many</w:t>
      </w:r>
      <w:r w:rsidR="00701E06" w:rsidRPr="00611780">
        <w:rPr>
          <w:rFonts w:ascii="Times New Roman" w:hAnsi="Times New Roman" w:cs="Times New Roman"/>
        </w:rPr>
        <w:t xml:space="preserve"> species</w:t>
      </w:r>
      <w:r w:rsidR="00201425" w:rsidRPr="00611780">
        <w:rPr>
          <w:rFonts w:ascii="Times New Roman" w:hAnsi="Times New Roman" w:cs="Times New Roman"/>
        </w:rPr>
        <w:t xml:space="preserve">, </w:t>
      </w:r>
      <w:r w:rsidR="004273D6" w:rsidRPr="00611780">
        <w:rPr>
          <w:rFonts w:ascii="Times New Roman" w:hAnsi="Times New Roman" w:cs="Times New Roman"/>
        </w:rPr>
        <w:t>if</w:t>
      </w:r>
      <w:r w:rsidR="00201425" w:rsidRPr="00611780">
        <w:rPr>
          <w:rFonts w:ascii="Times New Roman" w:hAnsi="Times New Roman" w:cs="Times New Roman"/>
        </w:rPr>
        <w:t xml:space="preserve"> the interplay between water depth and exceedance </w:t>
      </w:r>
      <w:r w:rsidR="00757282" w:rsidRPr="00611780">
        <w:rPr>
          <w:rFonts w:ascii="Times New Roman" w:hAnsi="Times New Roman" w:cs="Times New Roman"/>
        </w:rPr>
        <w:t>was</w:t>
      </w:r>
      <w:r w:rsidR="00201425" w:rsidRPr="00611780">
        <w:rPr>
          <w:rFonts w:ascii="Times New Roman" w:hAnsi="Times New Roman" w:cs="Times New Roman"/>
        </w:rPr>
        <w:t xml:space="preserve"> optimal. </w:t>
      </w:r>
      <w:r w:rsidR="004273D6" w:rsidRPr="00611780">
        <w:rPr>
          <w:rFonts w:ascii="Times New Roman" w:hAnsi="Times New Roman" w:cs="Times New Roman"/>
        </w:rPr>
        <w:t xml:space="preserve">The Mississippi River macrophytes prefer the hydrologically connected and shallow backwaters that these </w:t>
      </w:r>
      <w:r w:rsidR="00D930C3">
        <w:rPr>
          <w:rFonts w:ascii="Times New Roman" w:hAnsi="Times New Roman" w:cs="Times New Roman"/>
        </w:rPr>
        <w:t>reaches</w:t>
      </w:r>
      <w:r w:rsidR="004273D6" w:rsidRPr="00611780">
        <w:rPr>
          <w:rFonts w:ascii="Times New Roman" w:hAnsi="Times New Roman" w:cs="Times New Roman"/>
        </w:rPr>
        <w:t xml:space="preserve"> provided, particularly in later years with increased water in the ecosystem.</w:t>
      </w:r>
      <w:r w:rsidR="00E528BE" w:rsidRPr="00611780">
        <w:rPr>
          <w:rFonts w:ascii="Times New Roman" w:hAnsi="Times New Roman" w:cs="Times New Roman"/>
        </w:rPr>
        <w:t xml:space="preserve"> Strong responses of macrophytes to hydrogeomorphic conditions </w:t>
      </w:r>
      <w:r w:rsidR="0087319F">
        <w:rPr>
          <w:rFonts w:ascii="Times New Roman" w:hAnsi="Times New Roman" w:cs="Times New Roman"/>
        </w:rPr>
        <w:t xml:space="preserve">in space and time </w:t>
      </w:r>
      <w:r w:rsidR="00611780" w:rsidRPr="00611780">
        <w:rPr>
          <w:rFonts w:ascii="Times New Roman" w:hAnsi="Times New Roman" w:cs="Times New Roman"/>
        </w:rPr>
        <w:t>show</w:t>
      </w:r>
      <w:r w:rsidR="00E528BE" w:rsidRPr="00611780">
        <w:rPr>
          <w:rFonts w:ascii="Times New Roman" w:hAnsi="Times New Roman" w:cs="Times New Roman"/>
        </w:rPr>
        <w:t xml:space="preserve"> complex relationships with river bathymetry</w:t>
      </w:r>
      <w:r w:rsidR="0087319F">
        <w:rPr>
          <w:rFonts w:ascii="Times New Roman" w:hAnsi="Times New Roman" w:cs="Times New Roman"/>
        </w:rPr>
        <w:t xml:space="preserve"> and changing water levels in the river</w:t>
      </w:r>
      <w:r w:rsidR="00E528BE" w:rsidRPr="00611780">
        <w:rPr>
          <w:rFonts w:ascii="Times New Roman" w:hAnsi="Times New Roman" w:cs="Times New Roman"/>
        </w:rPr>
        <w:t>.</w:t>
      </w:r>
    </w:p>
    <w:p w14:paraId="37781A63" w14:textId="6B40648D" w:rsidR="0096601D" w:rsidRPr="00611780" w:rsidRDefault="0087319F" w:rsidP="0096601D">
      <w:pPr>
        <w:autoSpaceDE w:val="0"/>
        <w:autoSpaceDN w:val="0"/>
        <w:adjustRightInd w:val="0"/>
        <w:spacing w:line="480" w:lineRule="auto"/>
        <w:ind w:firstLine="720"/>
        <w:rPr>
          <w:rFonts w:ascii="Times New Roman" w:hAnsi="Times New Roman" w:cs="Times New Roman"/>
        </w:rPr>
      </w:pPr>
      <w:r>
        <w:rPr>
          <w:rFonts w:ascii="Times New Roman" w:hAnsi="Times New Roman" w:cs="Times New Roman"/>
        </w:rPr>
        <w:t>Both c</w:t>
      </w:r>
      <w:r w:rsidR="0096601D" w:rsidRPr="00611780">
        <w:rPr>
          <w:rFonts w:ascii="Times New Roman" w:hAnsi="Times New Roman" w:cs="Times New Roman"/>
        </w:rPr>
        <w:t>ommon and rare species were responsive to hydrogeomorphic changes and re-oligotrophy</w:t>
      </w:r>
      <w:r w:rsidR="0096601D">
        <w:rPr>
          <w:rFonts w:ascii="Times New Roman" w:hAnsi="Times New Roman" w:cs="Times New Roman"/>
        </w:rPr>
        <w:t xml:space="preserve"> (Figure 6, Supplemental Table 3)</w:t>
      </w:r>
      <w:r w:rsidR="0096601D" w:rsidRPr="00611780">
        <w:rPr>
          <w:rFonts w:ascii="Times New Roman" w:hAnsi="Times New Roman" w:cs="Times New Roman"/>
        </w:rPr>
        <w:t xml:space="preserve">. </w:t>
      </w:r>
      <w:r w:rsidR="00936C03">
        <w:rPr>
          <w:rFonts w:ascii="Times New Roman" w:hAnsi="Times New Roman" w:cs="Times New Roman"/>
        </w:rPr>
        <w:t xml:space="preserve">Species </w:t>
      </w:r>
      <w:r w:rsidR="00D45150">
        <w:rPr>
          <w:rFonts w:ascii="Times New Roman" w:hAnsi="Times New Roman" w:cs="Times New Roman"/>
        </w:rPr>
        <w:t>grouped as</w:t>
      </w:r>
      <w:r w:rsidR="00936C03">
        <w:rPr>
          <w:rFonts w:ascii="Times New Roman" w:hAnsi="Times New Roman" w:cs="Times New Roman"/>
        </w:rPr>
        <w:t xml:space="preserve"> free-floating plant</w:t>
      </w:r>
      <w:r w:rsidR="00D45150">
        <w:rPr>
          <w:rFonts w:ascii="Times New Roman" w:hAnsi="Times New Roman" w:cs="Times New Roman"/>
        </w:rPr>
        <w:t>s</w:t>
      </w:r>
      <w:r w:rsidR="00936C03">
        <w:rPr>
          <w:rFonts w:ascii="Times New Roman" w:hAnsi="Times New Roman" w:cs="Times New Roman"/>
        </w:rPr>
        <w:t xml:space="preserve"> </w:t>
      </w:r>
      <w:r w:rsidR="00B07007">
        <w:rPr>
          <w:rFonts w:ascii="Times New Roman" w:hAnsi="Times New Roman" w:cs="Times New Roman"/>
        </w:rPr>
        <w:t>were responsive to most environmental covariates</w:t>
      </w:r>
      <w:r w:rsidR="00D45150">
        <w:rPr>
          <w:rFonts w:ascii="Times New Roman" w:hAnsi="Times New Roman" w:cs="Times New Roman"/>
        </w:rPr>
        <w:t xml:space="preserve"> that were modelled</w:t>
      </w:r>
      <w:r w:rsidR="00B07007">
        <w:rPr>
          <w:rFonts w:ascii="Times New Roman" w:hAnsi="Times New Roman" w:cs="Times New Roman"/>
        </w:rPr>
        <w:t>, especially the temporal changes (</w:t>
      </w:r>
      <w:r w:rsidR="002F6345">
        <w:rPr>
          <w:rFonts w:ascii="Times New Roman" w:hAnsi="Times New Roman" w:cs="Times New Roman"/>
        </w:rPr>
        <w:t xml:space="preserve">as indicated by significant </w:t>
      </w:r>
      <w:ins w:id="715" w:author="Larson, Danelle M" w:date="2026-02-02T09:45:00Z" w16du:dateUtc="2026-02-02T15:45:00Z">
        <w:r w:rsidR="008A3ADB">
          <w:rPr>
            <w:rFonts w:ascii="Times New Roman" w:hAnsi="Times New Roman" w:cs="Times New Roman"/>
          </w:rPr>
          <w:t xml:space="preserve">responses to </w:t>
        </w:r>
      </w:ins>
      <w:r w:rsidR="002F6345">
        <w:rPr>
          <w:rFonts w:ascii="Times New Roman" w:hAnsi="Times New Roman" w:cs="Times New Roman"/>
        </w:rPr>
        <w:t xml:space="preserve">covariate means). </w:t>
      </w:r>
      <w:r w:rsidR="009934C6">
        <w:rPr>
          <w:rFonts w:ascii="Times New Roman" w:hAnsi="Times New Roman" w:cs="Times New Roman"/>
        </w:rPr>
        <w:t>S</w:t>
      </w:r>
      <w:r w:rsidR="002F6345">
        <w:rPr>
          <w:rFonts w:ascii="Times New Roman" w:hAnsi="Times New Roman" w:cs="Times New Roman"/>
        </w:rPr>
        <w:t xml:space="preserve">pecies of particular interest to the UMR </w:t>
      </w:r>
      <w:r w:rsidR="00F3730F">
        <w:rPr>
          <w:rFonts w:ascii="Times New Roman" w:hAnsi="Times New Roman" w:cs="Times New Roman"/>
        </w:rPr>
        <w:t xml:space="preserve">partnership for management and restoration, such as </w:t>
      </w:r>
      <w:r w:rsidR="006405A1" w:rsidRPr="004779D9">
        <w:rPr>
          <w:rFonts w:ascii="Times New Roman" w:eastAsiaTheme="minorHAnsi" w:hAnsi="Times New Roman" w:cs="Times New Roman"/>
          <w:i/>
          <w:iCs/>
          <w:sz w:val="22"/>
          <w:szCs w:val="22"/>
        </w:rPr>
        <w:t>Vallisneria americana</w:t>
      </w:r>
      <w:r w:rsidR="006405A1" w:rsidRPr="004779D9">
        <w:rPr>
          <w:rFonts w:ascii="Times New Roman" w:eastAsiaTheme="minorHAnsi" w:hAnsi="Times New Roman" w:cs="Times New Roman"/>
          <w:sz w:val="22"/>
          <w:szCs w:val="22"/>
        </w:rPr>
        <w:t xml:space="preserve"> Michx.</w:t>
      </w:r>
      <w:r w:rsidR="006405A1">
        <w:rPr>
          <w:rFonts w:ascii="Times New Roman" w:eastAsiaTheme="minorHAnsi" w:hAnsi="Times New Roman" w:cs="Times New Roman"/>
          <w:sz w:val="22"/>
          <w:szCs w:val="22"/>
        </w:rPr>
        <w:t>(</w:t>
      </w:r>
      <w:r w:rsidR="00F3730F">
        <w:rPr>
          <w:rFonts w:ascii="Times New Roman" w:hAnsi="Times New Roman" w:cs="Times New Roman"/>
        </w:rPr>
        <w:t>VAAM</w:t>
      </w:r>
      <w:r w:rsidR="006405A1">
        <w:rPr>
          <w:rFonts w:ascii="Times New Roman" w:hAnsi="Times New Roman" w:cs="Times New Roman"/>
        </w:rPr>
        <w:t>3)</w:t>
      </w:r>
      <w:r w:rsidR="00F3730F">
        <w:rPr>
          <w:rFonts w:ascii="Times New Roman" w:hAnsi="Times New Roman" w:cs="Times New Roman"/>
        </w:rPr>
        <w:t xml:space="preserve"> and </w:t>
      </w:r>
      <w:r w:rsidR="009934C6" w:rsidRPr="7DCA85D4">
        <w:rPr>
          <w:rFonts w:ascii="Times New Roman" w:hAnsi="Times New Roman" w:cs="Times New Roman"/>
          <w:i/>
          <w:iCs/>
          <w:sz w:val="22"/>
          <w:szCs w:val="22"/>
        </w:rPr>
        <w:t xml:space="preserve">Zizania spp. </w:t>
      </w:r>
      <w:r w:rsidR="009934C6" w:rsidRPr="009934C6">
        <w:rPr>
          <w:rFonts w:ascii="Times New Roman" w:hAnsi="Times New Roman" w:cs="Times New Roman"/>
          <w:sz w:val="22"/>
          <w:szCs w:val="22"/>
        </w:rPr>
        <w:t>(</w:t>
      </w:r>
      <w:r w:rsidR="00F3730F">
        <w:rPr>
          <w:rFonts w:ascii="Times New Roman" w:hAnsi="Times New Roman" w:cs="Times New Roman"/>
        </w:rPr>
        <w:t>ZIAQ</w:t>
      </w:r>
      <w:r w:rsidR="009934C6">
        <w:rPr>
          <w:rFonts w:ascii="Times New Roman" w:hAnsi="Times New Roman" w:cs="Times New Roman"/>
        </w:rPr>
        <w:t>)</w:t>
      </w:r>
      <w:r w:rsidR="00F3730F">
        <w:rPr>
          <w:rFonts w:ascii="Times New Roman" w:hAnsi="Times New Roman" w:cs="Times New Roman"/>
        </w:rPr>
        <w:t>, were</w:t>
      </w:r>
      <w:ins w:id="716" w:author="Larson, Danelle M" w:date="2026-02-02T09:45:00Z" w16du:dateUtc="2026-02-02T15:45:00Z">
        <w:r w:rsidR="008A3ADB">
          <w:rPr>
            <w:rFonts w:ascii="Times New Roman" w:hAnsi="Times New Roman" w:cs="Times New Roman"/>
          </w:rPr>
          <w:t>, however,</w:t>
        </w:r>
      </w:ins>
      <w:r w:rsidR="00F3730F">
        <w:rPr>
          <w:rFonts w:ascii="Times New Roman" w:hAnsi="Times New Roman" w:cs="Times New Roman"/>
        </w:rPr>
        <w:t xml:space="preserve"> not well explained or responsive to the environmental </w:t>
      </w:r>
      <w:r w:rsidR="004D7E35">
        <w:rPr>
          <w:rFonts w:ascii="Times New Roman" w:hAnsi="Times New Roman" w:cs="Times New Roman"/>
        </w:rPr>
        <w:t>covariates</w:t>
      </w:r>
      <w:r w:rsidR="00F3730F">
        <w:rPr>
          <w:rFonts w:ascii="Times New Roman" w:hAnsi="Times New Roman" w:cs="Times New Roman"/>
        </w:rPr>
        <w:t xml:space="preserve"> included in these </w:t>
      </w:r>
      <w:r w:rsidR="00555745">
        <w:rPr>
          <w:rFonts w:ascii="Times New Roman" w:hAnsi="Times New Roman" w:cs="Times New Roman"/>
        </w:rPr>
        <w:t xml:space="preserve">community </w:t>
      </w:r>
      <w:r w:rsidR="00F3730F">
        <w:rPr>
          <w:rFonts w:ascii="Times New Roman" w:hAnsi="Times New Roman" w:cs="Times New Roman"/>
        </w:rPr>
        <w:t>models</w:t>
      </w:r>
      <w:r w:rsidR="000E6565">
        <w:rPr>
          <w:rFonts w:ascii="Times New Roman" w:hAnsi="Times New Roman" w:cs="Times New Roman"/>
        </w:rPr>
        <w:t xml:space="preserve"> (Figures 4 and 6, Supplemental Table 3)</w:t>
      </w:r>
      <w:r w:rsidR="00F3730F">
        <w:rPr>
          <w:rFonts w:ascii="Times New Roman" w:hAnsi="Times New Roman" w:cs="Times New Roman"/>
        </w:rPr>
        <w:t xml:space="preserve">. </w:t>
      </w:r>
    </w:p>
    <w:p w14:paraId="1F4320D5" w14:textId="78F6AF2D" w:rsidR="00596A80" w:rsidRPr="00FE4A42" w:rsidRDefault="00331FDD" w:rsidP="00596A80">
      <w:pPr>
        <w:pStyle w:val="Heading2"/>
        <w:rPr>
          <w:rStyle w:val="Heading2Char"/>
          <w:b/>
        </w:rPr>
      </w:pPr>
      <w:r w:rsidRPr="00FE4A42">
        <w:rPr>
          <w:rStyle w:val="Heading2Char"/>
          <w:b/>
        </w:rPr>
        <w:lastRenderedPageBreak/>
        <w:t>Species</w:t>
      </w:r>
      <w:r w:rsidR="007702F9" w:rsidRPr="00FE4A42">
        <w:rPr>
          <w:rStyle w:val="Heading2Char"/>
          <w:b/>
        </w:rPr>
        <w:t xml:space="preserve"> </w:t>
      </w:r>
      <w:r w:rsidR="00625B02" w:rsidRPr="00FE4A42">
        <w:rPr>
          <w:rStyle w:val="Heading2Char"/>
          <w:b/>
          <w:iCs/>
        </w:rPr>
        <w:t>C</w:t>
      </w:r>
      <w:r w:rsidR="007702F9" w:rsidRPr="00FE4A42">
        <w:rPr>
          <w:rStyle w:val="Heading2Char"/>
          <w:b/>
          <w:iCs/>
        </w:rPr>
        <w:t>o-</w:t>
      </w:r>
      <w:r w:rsidR="00625B02" w:rsidRPr="00FE4A42">
        <w:rPr>
          <w:rStyle w:val="Heading2Char"/>
          <w:b/>
          <w:iCs/>
        </w:rPr>
        <w:t>O</w:t>
      </w:r>
      <w:r w:rsidR="007702F9" w:rsidRPr="00FE4A42">
        <w:rPr>
          <w:rStyle w:val="Heading2Char"/>
          <w:b/>
          <w:iCs/>
        </w:rPr>
        <w:t>ccurrences</w:t>
      </w:r>
      <w:r w:rsidR="007702F9" w:rsidRPr="00FE4A42">
        <w:rPr>
          <w:rStyle w:val="Heading2Char"/>
          <w:b/>
        </w:rPr>
        <w:t xml:space="preserve"> at </w:t>
      </w:r>
      <w:r w:rsidR="00625B02" w:rsidRPr="00FE4A42">
        <w:rPr>
          <w:rStyle w:val="Heading2Char"/>
          <w:b/>
          <w:iCs/>
        </w:rPr>
        <w:t>M</w:t>
      </w:r>
      <w:r w:rsidR="007702F9" w:rsidRPr="00FE4A42">
        <w:rPr>
          <w:rStyle w:val="Heading2Char"/>
          <w:b/>
          <w:iCs/>
        </w:rPr>
        <w:t xml:space="preserve">ultiple </w:t>
      </w:r>
      <w:r w:rsidR="00625B02" w:rsidRPr="00FE4A42">
        <w:rPr>
          <w:rStyle w:val="Heading2Char"/>
          <w:b/>
          <w:iCs/>
        </w:rPr>
        <w:t>S</w:t>
      </w:r>
      <w:r w:rsidR="007702F9" w:rsidRPr="00FE4A42">
        <w:rPr>
          <w:rStyle w:val="Heading2Char"/>
          <w:b/>
          <w:iCs/>
        </w:rPr>
        <w:t>patial</w:t>
      </w:r>
      <w:r w:rsidR="007702F9" w:rsidRPr="00FE4A42">
        <w:rPr>
          <w:rStyle w:val="Heading2Char"/>
          <w:b/>
        </w:rPr>
        <w:t xml:space="preserve"> and </w:t>
      </w:r>
      <w:r w:rsidR="00625B02" w:rsidRPr="00FE4A42">
        <w:rPr>
          <w:rStyle w:val="Heading2Char"/>
          <w:b/>
          <w:iCs/>
        </w:rPr>
        <w:t>T</w:t>
      </w:r>
      <w:r w:rsidR="007702F9" w:rsidRPr="00FE4A42">
        <w:rPr>
          <w:rStyle w:val="Heading2Char"/>
          <w:b/>
          <w:iCs/>
        </w:rPr>
        <w:t xml:space="preserve">emporal </w:t>
      </w:r>
      <w:r w:rsidR="00625B02" w:rsidRPr="00FE4A42">
        <w:rPr>
          <w:rStyle w:val="Heading2Char"/>
          <w:b/>
          <w:iCs/>
        </w:rPr>
        <w:t>S</w:t>
      </w:r>
      <w:r w:rsidR="007702F9" w:rsidRPr="00FE4A42">
        <w:rPr>
          <w:rStyle w:val="Heading2Char"/>
          <w:b/>
          <w:iCs/>
        </w:rPr>
        <w:t>cales</w:t>
      </w:r>
      <w:r w:rsidR="007702F9" w:rsidRPr="00FE4A42">
        <w:rPr>
          <w:rStyle w:val="Heading2Char"/>
          <w:b/>
        </w:rPr>
        <w:t xml:space="preserve"> </w:t>
      </w:r>
    </w:p>
    <w:p w14:paraId="426EFF7D" w14:textId="10C0E535" w:rsidR="0049377A" w:rsidRPr="0049377A" w:rsidRDefault="0049377A" w:rsidP="0049377A">
      <w:pPr>
        <w:spacing w:before="100" w:beforeAutospacing="1" w:after="100" w:afterAutospacing="1" w:line="480" w:lineRule="auto"/>
        <w:ind w:firstLine="720"/>
        <w:rPr>
          <w:rFonts w:ascii="Times New Roman" w:eastAsia="Times New Roman" w:hAnsi="Times New Roman" w:cs="Times New Roman"/>
        </w:rPr>
      </w:pPr>
      <w:r w:rsidRPr="0049377A">
        <w:rPr>
          <w:rFonts w:ascii="Times New Roman" w:eastAsia="Times New Roman" w:hAnsi="Times New Roman" w:cs="Times New Roman"/>
        </w:rPr>
        <w:t xml:space="preserve">We found patterns of </w:t>
      </w:r>
      <w:r w:rsidR="00BB134A">
        <w:rPr>
          <w:rFonts w:ascii="Times New Roman" w:eastAsia="Times New Roman" w:hAnsi="Times New Roman" w:cs="Times New Roman"/>
        </w:rPr>
        <w:t xml:space="preserve">macrophyte </w:t>
      </w:r>
      <w:r w:rsidRPr="0049377A">
        <w:rPr>
          <w:rFonts w:ascii="Times New Roman" w:eastAsia="Times New Roman" w:hAnsi="Times New Roman" w:cs="Times New Roman"/>
        </w:rPr>
        <w:t>co-occurrence that were stronger than expected by chance, even after accounting for environmental factors (</w:t>
      </w:r>
      <w:r w:rsidR="00BB134A">
        <w:rPr>
          <w:rFonts w:ascii="Times New Roman" w:eastAsia="Times New Roman" w:hAnsi="Times New Roman" w:cs="Times New Roman"/>
        </w:rPr>
        <w:t>Supplemental Figure 6</w:t>
      </w:r>
      <w:r w:rsidRPr="0049377A">
        <w:rPr>
          <w:rFonts w:ascii="Times New Roman" w:eastAsia="Times New Roman" w:hAnsi="Times New Roman" w:cs="Times New Roman"/>
        </w:rPr>
        <w:t>). At the plot</w:t>
      </w:r>
      <w:r w:rsidR="004F2246">
        <w:rPr>
          <w:rFonts w:ascii="Times New Roman" w:eastAsia="Times New Roman" w:hAnsi="Times New Roman" w:cs="Times New Roman"/>
        </w:rPr>
        <w:t>-</w:t>
      </w:r>
      <w:r w:rsidRPr="0049377A">
        <w:rPr>
          <w:rFonts w:ascii="Times New Roman" w:eastAsia="Times New Roman" w:hAnsi="Times New Roman" w:cs="Times New Roman"/>
        </w:rPr>
        <w:t xml:space="preserve">level, most macrophyte species </w:t>
      </w:r>
      <w:r w:rsidR="004F2246">
        <w:rPr>
          <w:rFonts w:ascii="Times New Roman" w:eastAsia="Times New Roman" w:hAnsi="Times New Roman" w:cs="Times New Roman"/>
        </w:rPr>
        <w:t>co-occurred with</w:t>
      </w:r>
      <w:r w:rsidRPr="0049377A">
        <w:rPr>
          <w:rFonts w:ascii="Times New Roman" w:eastAsia="Times New Roman" w:hAnsi="Times New Roman" w:cs="Times New Roman"/>
        </w:rPr>
        <w:t xml:space="preserve"> positive associations</w:t>
      </w:r>
      <w:r w:rsidR="00CA46D7">
        <w:rPr>
          <w:rFonts w:ascii="Times New Roman" w:eastAsia="Times New Roman" w:hAnsi="Times New Roman" w:cs="Times New Roman"/>
        </w:rPr>
        <w:t xml:space="preserve"> except</w:t>
      </w:r>
      <w:r w:rsidRPr="0049377A">
        <w:rPr>
          <w:rFonts w:ascii="Times New Roman" w:eastAsia="Times New Roman" w:hAnsi="Times New Roman" w:cs="Times New Roman"/>
        </w:rPr>
        <w:t xml:space="preserve"> five emergent species had strong negative associations with all other life forms. At the stratum</w:t>
      </w:r>
      <w:r w:rsidR="004F2246">
        <w:rPr>
          <w:rFonts w:ascii="Times New Roman" w:eastAsia="Times New Roman" w:hAnsi="Times New Roman" w:cs="Times New Roman"/>
        </w:rPr>
        <w:t>-</w:t>
      </w:r>
      <w:r w:rsidRPr="0049377A">
        <w:rPr>
          <w:rFonts w:ascii="Times New Roman" w:eastAsia="Times New Roman" w:hAnsi="Times New Roman" w:cs="Times New Roman"/>
        </w:rPr>
        <w:t>level, residual associations were mostly positive. At the year</w:t>
      </w:r>
      <w:r w:rsidR="004F2246">
        <w:rPr>
          <w:rFonts w:ascii="Times New Roman" w:eastAsia="Times New Roman" w:hAnsi="Times New Roman" w:cs="Times New Roman"/>
        </w:rPr>
        <w:t>-</w:t>
      </w:r>
      <w:r w:rsidRPr="0049377A">
        <w:rPr>
          <w:rFonts w:ascii="Times New Roman" w:eastAsia="Times New Roman" w:hAnsi="Times New Roman" w:cs="Times New Roman"/>
        </w:rPr>
        <w:t xml:space="preserve">level, </w:t>
      </w:r>
      <w:r w:rsidR="004F2246">
        <w:rPr>
          <w:rFonts w:ascii="Times New Roman" w:eastAsia="Times New Roman" w:hAnsi="Times New Roman" w:cs="Times New Roman"/>
        </w:rPr>
        <w:t xml:space="preserve">species </w:t>
      </w:r>
      <w:r w:rsidRPr="0049377A">
        <w:rPr>
          <w:rFonts w:ascii="Times New Roman" w:eastAsia="Times New Roman" w:hAnsi="Times New Roman" w:cs="Times New Roman"/>
        </w:rPr>
        <w:t>representing RCP1 (Supplemental Figure 1) and two non-native species</w:t>
      </w:r>
      <w:r w:rsidR="004F2246" w:rsidRPr="009B2A97">
        <w:rPr>
          <w:rFonts w:ascii="Times New Roman" w:eastAsia="Times New Roman" w:hAnsi="Times New Roman" w:cs="Times New Roman"/>
        </w:rPr>
        <w:t xml:space="preserve"> (</w:t>
      </w:r>
      <w:r w:rsidRPr="0049377A">
        <w:rPr>
          <w:rFonts w:ascii="Times New Roman" w:eastAsia="Times New Roman" w:hAnsi="Times New Roman" w:cs="Times New Roman"/>
          <w:i/>
          <w:iCs/>
        </w:rPr>
        <w:t>Potamogeton crispus</w:t>
      </w:r>
      <w:r w:rsidRPr="0049377A">
        <w:rPr>
          <w:rFonts w:ascii="Times New Roman" w:eastAsia="Times New Roman" w:hAnsi="Times New Roman" w:cs="Times New Roman"/>
        </w:rPr>
        <w:t xml:space="preserve"> L. and </w:t>
      </w:r>
      <w:r w:rsidRPr="0049377A">
        <w:rPr>
          <w:rFonts w:ascii="Times New Roman" w:eastAsia="Times New Roman" w:hAnsi="Times New Roman" w:cs="Times New Roman"/>
          <w:i/>
          <w:iCs/>
        </w:rPr>
        <w:t>Myriophyllum spicatum</w:t>
      </w:r>
      <w:r w:rsidRPr="0049377A">
        <w:rPr>
          <w:rFonts w:ascii="Times New Roman" w:eastAsia="Times New Roman" w:hAnsi="Times New Roman" w:cs="Times New Roman"/>
        </w:rPr>
        <w:t xml:space="preserve"> L.</w:t>
      </w:r>
      <w:r w:rsidR="004F2246" w:rsidRPr="009B2A97">
        <w:rPr>
          <w:rFonts w:ascii="Times New Roman" w:eastAsia="Times New Roman" w:hAnsi="Times New Roman" w:cs="Times New Roman"/>
        </w:rPr>
        <w:t>) had negative associations, which</w:t>
      </w:r>
      <w:r w:rsidRPr="0049377A">
        <w:rPr>
          <w:rFonts w:ascii="Times New Roman" w:eastAsia="Times New Roman" w:hAnsi="Times New Roman" w:cs="Times New Roman"/>
        </w:rPr>
        <w:t xml:space="preserve"> </w:t>
      </w:r>
      <w:r w:rsidR="009B2A97">
        <w:rPr>
          <w:rFonts w:ascii="Times New Roman" w:eastAsia="Times New Roman" w:hAnsi="Times New Roman" w:cs="Times New Roman"/>
        </w:rPr>
        <w:t>suggests these</w:t>
      </w:r>
      <w:r w:rsidRPr="0049377A">
        <w:rPr>
          <w:rFonts w:ascii="Times New Roman" w:eastAsia="Times New Roman" w:hAnsi="Times New Roman" w:cs="Times New Roman"/>
        </w:rPr>
        <w:t xml:space="preserve"> species have different temporal dynamics </w:t>
      </w:r>
      <w:del w:id="717" w:author="Larson, Danelle M" w:date="2026-02-02T09:45:00Z" w16du:dateUtc="2026-02-02T15:45:00Z">
        <w:r w:rsidRPr="0049377A" w:rsidDel="008A3ADB">
          <w:rPr>
            <w:rFonts w:ascii="Times New Roman" w:eastAsia="Times New Roman" w:hAnsi="Times New Roman" w:cs="Times New Roman"/>
          </w:rPr>
          <w:delText>compared to</w:delText>
        </w:r>
      </w:del>
      <w:ins w:id="718" w:author="Larson, Danelle M" w:date="2026-02-02T09:45:00Z" w16du:dateUtc="2026-02-02T15:45:00Z">
        <w:r w:rsidR="008A3ADB">
          <w:rPr>
            <w:rFonts w:ascii="Times New Roman" w:eastAsia="Times New Roman" w:hAnsi="Times New Roman" w:cs="Times New Roman"/>
          </w:rPr>
          <w:t>than</w:t>
        </w:r>
      </w:ins>
      <w:r w:rsidRPr="0049377A">
        <w:rPr>
          <w:rFonts w:ascii="Times New Roman" w:eastAsia="Times New Roman" w:hAnsi="Times New Roman" w:cs="Times New Roman"/>
        </w:rPr>
        <w:t xml:space="preserve"> other taxa.</w:t>
      </w:r>
    </w:p>
    <w:p w14:paraId="208889AE" w14:textId="4D31556C" w:rsidR="00D07889" w:rsidRDefault="00722F5F" w:rsidP="00D07889">
      <w:pPr>
        <w:pStyle w:val="Heading1"/>
      </w:pPr>
      <w:r>
        <w:t>Discussion</w:t>
      </w:r>
    </w:p>
    <w:p w14:paraId="04530035" w14:textId="15117818" w:rsidR="00E60DC9" w:rsidRDefault="00E60DC9" w:rsidP="00E60DC9"/>
    <w:p w14:paraId="6B0939FE" w14:textId="03279976" w:rsidR="00BB195B" w:rsidRPr="004F0546" w:rsidRDefault="008D1665" w:rsidP="00B6631A">
      <w:pPr>
        <w:spacing w:line="480" w:lineRule="auto"/>
        <w:ind w:firstLine="720"/>
        <w:rPr>
          <w:rFonts w:ascii="Times New Roman" w:hAnsi="Times New Roman" w:cs="Times New Roman"/>
        </w:rPr>
      </w:pPr>
      <w:r>
        <w:rPr>
          <w:rFonts w:ascii="Times New Roman" w:hAnsi="Times New Roman" w:cs="Times New Roman"/>
        </w:rPr>
        <w:t>T</w:t>
      </w:r>
      <w:r w:rsidR="00B040AE" w:rsidRPr="004F0546">
        <w:rPr>
          <w:rFonts w:ascii="Times New Roman" w:hAnsi="Times New Roman" w:cs="Times New Roman"/>
        </w:rPr>
        <w:t>he world’s large</w:t>
      </w:r>
      <w:r w:rsidR="00A932CA">
        <w:rPr>
          <w:rFonts w:ascii="Times New Roman" w:hAnsi="Times New Roman" w:cs="Times New Roman"/>
        </w:rPr>
        <w:t>st</w:t>
      </w:r>
      <w:r w:rsidR="00B040AE" w:rsidRPr="004F0546">
        <w:rPr>
          <w:rFonts w:ascii="Times New Roman" w:hAnsi="Times New Roman" w:cs="Times New Roman"/>
        </w:rPr>
        <w:t xml:space="preserve"> rivers have undergone </w:t>
      </w:r>
      <w:r w:rsidR="00A4212E">
        <w:rPr>
          <w:rFonts w:ascii="Times New Roman" w:hAnsi="Times New Roman" w:cs="Times New Roman"/>
        </w:rPr>
        <w:t xml:space="preserve">various </w:t>
      </w:r>
      <w:r w:rsidR="00B040AE" w:rsidRPr="004F0546">
        <w:rPr>
          <w:rFonts w:ascii="Times New Roman" w:hAnsi="Times New Roman" w:cs="Times New Roman"/>
        </w:rPr>
        <w:t xml:space="preserve">human </w:t>
      </w:r>
      <w:r w:rsidR="00563104">
        <w:rPr>
          <w:rFonts w:ascii="Times New Roman" w:hAnsi="Times New Roman" w:cs="Times New Roman"/>
        </w:rPr>
        <w:t>disturbances</w:t>
      </w:r>
      <w:ins w:id="719" w:author="Larson, Danelle M" w:date="2026-02-02T09:46:00Z" w16du:dateUtc="2026-02-02T15:46:00Z">
        <w:r w:rsidR="008A3ADB">
          <w:rPr>
            <w:rFonts w:ascii="Times New Roman" w:hAnsi="Times New Roman" w:cs="Times New Roman"/>
          </w:rPr>
          <w:t xml:space="preserve"> during the Anthropocene</w:t>
        </w:r>
      </w:ins>
      <w:ins w:id="720" w:author="Larson, Danelle M" w:date="2026-02-03T11:42:00Z" w16du:dateUtc="2026-02-03T17:42:00Z">
        <w:r w:rsidR="006A7AF0">
          <w:rPr>
            <w:rFonts w:ascii="Times New Roman" w:hAnsi="Times New Roman" w:cs="Times New Roman"/>
          </w:rPr>
          <w:t xml:space="preserve"> </w:t>
        </w:r>
      </w:ins>
      <w:del w:id="721" w:author="Larson, Danelle M" w:date="2026-02-02T09:46:00Z" w16du:dateUtc="2026-02-02T15:46:00Z">
        <w:r w:rsidR="00A4212E" w:rsidDel="008A3ADB">
          <w:rPr>
            <w:rFonts w:ascii="Times New Roman" w:hAnsi="Times New Roman" w:cs="Times New Roman"/>
          </w:rPr>
          <w:delText xml:space="preserve">, especially </w:delText>
        </w:r>
        <w:r w:rsidR="00303AB9" w:rsidDel="008A3ADB">
          <w:rPr>
            <w:rFonts w:ascii="Times New Roman" w:hAnsi="Times New Roman" w:cs="Times New Roman"/>
          </w:rPr>
          <w:delText>concerning</w:delText>
        </w:r>
        <w:r w:rsidR="00A4212E" w:rsidDel="008A3ADB">
          <w:rPr>
            <w:rFonts w:ascii="Times New Roman" w:hAnsi="Times New Roman" w:cs="Times New Roman"/>
          </w:rPr>
          <w:delText xml:space="preserve"> </w:delText>
        </w:r>
        <w:r w:rsidR="00D70F8F" w:rsidDel="008A3ADB">
          <w:rPr>
            <w:rFonts w:ascii="Times New Roman" w:hAnsi="Times New Roman" w:cs="Times New Roman"/>
          </w:rPr>
          <w:delText>the</w:delText>
        </w:r>
      </w:del>
      <w:ins w:id="722" w:author="Larson, Danelle M" w:date="2026-02-02T09:46:00Z" w16du:dateUtc="2026-02-02T15:46:00Z">
        <w:r w:rsidR="008A3ADB">
          <w:rPr>
            <w:rFonts w:ascii="Times New Roman" w:hAnsi="Times New Roman" w:cs="Times New Roman"/>
          </w:rPr>
          <w:t>with</w:t>
        </w:r>
      </w:ins>
      <w:r w:rsidR="00D70F8F">
        <w:rPr>
          <w:rFonts w:ascii="Times New Roman" w:hAnsi="Times New Roman" w:cs="Times New Roman"/>
        </w:rPr>
        <w:t xml:space="preserve"> interactive </w:t>
      </w:r>
      <w:r w:rsidR="000C79CC">
        <w:rPr>
          <w:rFonts w:ascii="Times New Roman" w:hAnsi="Times New Roman" w:cs="Times New Roman"/>
        </w:rPr>
        <w:t xml:space="preserve">effects on </w:t>
      </w:r>
      <w:r w:rsidR="008735AD" w:rsidRPr="00754A01">
        <w:rPr>
          <w:rFonts w:ascii="Times New Roman" w:eastAsiaTheme="minorHAnsi" w:hAnsi="Times New Roman" w:cs="Times New Roman"/>
        </w:rPr>
        <w:t>hydrogeomorphology</w:t>
      </w:r>
      <w:r w:rsidR="00A4212E">
        <w:rPr>
          <w:rFonts w:ascii="Times New Roman" w:hAnsi="Times New Roman" w:cs="Times New Roman"/>
        </w:rPr>
        <w:t>, water quality</w:t>
      </w:r>
      <w:r w:rsidR="002B65CB">
        <w:rPr>
          <w:rFonts w:ascii="Times New Roman" w:hAnsi="Times New Roman" w:cs="Times New Roman"/>
        </w:rPr>
        <w:t>,</w:t>
      </w:r>
      <w:r w:rsidR="00A4212E">
        <w:rPr>
          <w:rFonts w:ascii="Times New Roman" w:hAnsi="Times New Roman" w:cs="Times New Roman"/>
        </w:rPr>
        <w:t xml:space="preserve"> and climate </w:t>
      </w:r>
      <w:r w:rsidR="009B3D7D">
        <w:rPr>
          <w:rFonts w:ascii="Times New Roman" w:hAnsi="Times New Roman" w:cs="Times New Roman"/>
        </w:rPr>
        <w:fldChar w:fldCharType="begin" w:fldLock="1"/>
      </w:r>
      <w:r w:rsidR="00A27BE5">
        <w:rPr>
          <w:rFonts w:ascii="Times New Roman" w:hAnsi="Times New Roman" w:cs="Times New Roman"/>
        </w:rPr>
        <w:instrText xml:space="preserve"> ADDIN ZOTERO_ITEM CSL_CITATION {"citationID":"30z4flSH","properties":{"formattedCitation":"(Datry et al., 2018; Huang et al., 2019; Sparks et al., 1998)","plainCitation":"(Datry et al., 2018; Huang et al., 2019; Sparks et al., 1998)","noteIndex":0},"citationItems":[{"id":4242,"uris":["http://www.mendeley.com/documents/?uuid=4c122662-2ae0-30aa-af21-82e91a5f904f","http://zotero.org/users/13640977/items/BTDLD4HQ"],"itemData":{"id":4242,"type":"article-journal","abstract":"Intermittent rivers and ephemeral streams (IRES) are watercourses that cease flow at some point in time and space. Arguably Earth's most widespread type of flowing water, IRES are expanding where Anthropocenic climates grow drier and human demands for water escalate. However, IRES have attracted far less research than perennial rivers and are undervalued by society, jeopardizing their restoration or protection. Provision of ecosystem services by IRES is especially poorly understood, hindering their integration into management plans in most countries. We conceptualize how flow intermittence governs ecosystem service provision and transfers at local and river-basin scales during flowing, non-flowing and dry phases. Even when dry or not flowing, IRES perform multiple ecosystem services that complement those of nearby perennial rivers. Synthesis and applications. Conceptualizing how flow intermittence in rivers and streams governs ecosystem services has applied a socio-ecological perspective for validating the ecosystem services of intermittent rivers and ephemeral streams. This can be applied at all flow phases and in assessing impacts of altered flow intermittence on rivers and their ecosystem services in the Anthropocene.","container-title":"Journal of Applied Ecology","DOI":"10.1111/1365-2664.12941","ISSN":"13652664","issue":"1","note":"publisher: Blackwell Publishing Ltd","page":"353-364","title":"Flow intermittence and ecosystem services in rivers of the Anthropocene","volume":"55","author":[{"family":"Datry","given":"Thibault"},{"family":"Boulton","given":"Andrew J."},{"family":"Bonada","given":"Núria"},{"family":"Fritz","given":"Ken"},{"family":"Leigh","given":"Catherine"},{"family":"Sauquet","given":"Eric"},{"family":"Tockner","given":"Klement"},{"family":"Hugueny","given":"Bernard"},{"family":"Dahm","given":"Clifford N."}],"issued":{"date-parts":[["2018",1,1]]},"citation-key":"datryFlowIntermittenceEcosystem2018"}},{"id":3314,"uris":["http://www.mendeley.com/documents/?uuid=04dfaf20-e7a5-354a-a033-a65a6eb84573","http://zotero.org/users/13640977/items/CL3IQRF3"],"itemData":{"id":3314,"type":"article-journal","container-title":"Bioscience","issue":"9","page":"706-720","title":"Naturalization of the Flood Regime in Regulated Rivers: The case of the upper Mississippi River","volume":"48","author":[{"family":"Sparks","given":"Richard E"},{"family":"Nelson","given":"John C"},{"family":"Yin","given":"Y"},{"family":"Yin","given":"Yao"}],"issued":{"date-parts":[["1998"]]},"citation-key":"sparksNaturalizationFloodRegime1998"}},{"id":3780,"uris":["http://www.mendeley.com/documents/?uuid=93a08b6d-03a5-38fd-9dc0-f6aeb1a40b34","http://zotero.org/users/13640977/items/9VXHFVQ9"],"itemData":{"id":3780,"type":"article-journal","abstract":"© 2018 There is increasing evidence of environmental change impacts on freshwater ecosystem services especially through land use and climate change. However, little is known about how land conservation could help mitigate adverse water-sustainability impacts. In this paper, we utilized the InVEST tool and the Residual Trends method to assess the joint effects and relative contributions of climate change and land conservation on freshfile:///C:/Users/dmlarson/OneDrive - DOI/Publications/Huang et al. 2018.pdfwater ecosystem services in the Portneuf River catchment in Idaho, USA. We developed five hypothesized scenarios regarding gain and loss in the enrollment of Conservation Reserve Program (CRP), the largest agricultural land-retirement program in the U.S., plus riparian buffer and assessed their interactions with climate change. Results suggest that the realized water yield in the Portneuf River catchment would possibly be 56% less due to climate change and 24% less due to the decline of CRP enrollment. On the contrary, if CRP enrollment is promoted by ~30% and riparian buffer protection is implemented, the water supply reduction in the year 2050 could be changed from 56% to 26%, the total phosphorus (TP) and total nitrogen (TN) export would be reduced by 10% and 11%, and the total suspended sediment (TSS) reduced by 17%. This study suggests that increasing implementation of the CRP would likely preserve key freshwater ecosystem services and assist proactive mitigation, especially for semiarid regions vulnerable to changing climate conditions.","container-title":"Science of the Total Environment","DOI":"10.1016/j.scitotenv.2018.09.260","ISSN":"18791026","page":"1796-1809","title":"Land conservation can mitigate freshwater ecosystem services degradation due to climate change in a semiarid catchment: The case of the Portneuf River catchment, Idaho, USA","volume":"651","author":[{"family":"Huang","given":"L."},{"family":"Liao","given":"F.H."},{"family":"Lohse","given":"K.A."},{"family":"Larson","given":"D.M."},{"family":"Fragkias","given":"M."},{"family":"Lybecker","given":"D.L."},{"family":"Baxter","given":"C.V."}],"issued":{"date-parts":[["2019"]]},"citation-key":"huangLandConservationCan2019"}}],"schema":"https://github.com/citation-style-language/schema/raw/master/csl-citation.json"} </w:instrText>
      </w:r>
      <w:r w:rsidR="009B3D7D">
        <w:rPr>
          <w:rFonts w:ascii="Times New Roman" w:hAnsi="Times New Roman" w:cs="Times New Roman"/>
        </w:rPr>
        <w:fldChar w:fldCharType="separate"/>
      </w:r>
      <w:r w:rsidR="009548D9" w:rsidRPr="009548D9">
        <w:rPr>
          <w:rFonts w:ascii="Times New Roman" w:hAnsi="Times New Roman" w:cs="Times New Roman"/>
        </w:rPr>
        <w:t>(Datry et al.</w:t>
      </w:r>
      <w:del w:id="723" w:author="Larson, Danelle M" w:date="2026-02-02T13:06:00Z" w16du:dateUtc="2026-02-02T19:06:00Z">
        <w:r w:rsidR="009548D9" w:rsidRPr="009548D9" w:rsidDel="00E54934">
          <w:rPr>
            <w:rFonts w:ascii="Times New Roman" w:hAnsi="Times New Roman" w:cs="Times New Roman"/>
          </w:rPr>
          <w:delText>,</w:delText>
        </w:r>
      </w:del>
      <w:r w:rsidR="009548D9" w:rsidRPr="009548D9">
        <w:rPr>
          <w:rFonts w:ascii="Times New Roman" w:hAnsi="Times New Roman" w:cs="Times New Roman"/>
        </w:rPr>
        <w:t xml:space="preserve"> 2018; Huang et al.</w:t>
      </w:r>
      <w:del w:id="724" w:author="Larson, Danelle M" w:date="2026-02-02T13:06:00Z" w16du:dateUtc="2026-02-02T19:06:00Z">
        <w:r w:rsidR="009548D9" w:rsidRPr="009548D9" w:rsidDel="00E54934">
          <w:rPr>
            <w:rFonts w:ascii="Times New Roman" w:hAnsi="Times New Roman" w:cs="Times New Roman"/>
          </w:rPr>
          <w:delText>,</w:delText>
        </w:r>
      </w:del>
      <w:r w:rsidR="009548D9" w:rsidRPr="009548D9">
        <w:rPr>
          <w:rFonts w:ascii="Times New Roman" w:hAnsi="Times New Roman" w:cs="Times New Roman"/>
        </w:rPr>
        <w:t xml:space="preserve"> 2019; Sparks et al.</w:t>
      </w:r>
      <w:del w:id="725" w:author="Larson, Danelle M" w:date="2026-02-02T13:06:00Z" w16du:dateUtc="2026-02-02T19:06:00Z">
        <w:r w:rsidR="009548D9" w:rsidRPr="009548D9" w:rsidDel="00E54934">
          <w:rPr>
            <w:rFonts w:ascii="Times New Roman" w:hAnsi="Times New Roman" w:cs="Times New Roman"/>
          </w:rPr>
          <w:delText>,</w:delText>
        </w:r>
      </w:del>
      <w:r w:rsidR="009548D9" w:rsidRPr="009548D9">
        <w:rPr>
          <w:rFonts w:ascii="Times New Roman" w:hAnsi="Times New Roman" w:cs="Times New Roman"/>
        </w:rPr>
        <w:t xml:space="preserve"> 1998)</w:t>
      </w:r>
      <w:r w:rsidR="009B3D7D">
        <w:rPr>
          <w:rFonts w:ascii="Times New Roman" w:hAnsi="Times New Roman" w:cs="Times New Roman"/>
        </w:rPr>
        <w:fldChar w:fldCharType="end"/>
      </w:r>
      <w:r w:rsidR="009B3D7D">
        <w:rPr>
          <w:rFonts w:ascii="Times New Roman" w:hAnsi="Times New Roman" w:cs="Times New Roman"/>
        </w:rPr>
        <w:t>.</w:t>
      </w:r>
      <w:r w:rsidR="00D33795" w:rsidRPr="004F0546">
        <w:rPr>
          <w:rFonts w:ascii="Times New Roman" w:hAnsi="Times New Roman" w:cs="Times New Roman"/>
        </w:rPr>
        <w:t xml:space="preserve"> </w:t>
      </w:r>
      <w:del w:id="726" w:author="Larson, Danelle M" w:date="2026-02-02T09:46:00Z" w16du:dateUtc="2026-02-02T15:46:00Z">
        <w:r w:rsidR="001E561D" w:rsidDel="008A3ADB">
          <w:rPr>
            <w:rFonts w:ascii="Times New Roman" w:hAnsi="Times New Roman" w:cs="Times New Roman"/>
          </w:rPr>
          <w:delText>A</w:delText>
        </w:r>
        <w:r w:rsidR="008928B3" w:rsidDel="008A3ADB">
          <w:rPr>
            <w:rFonts w:ascii="Times New Roman" w:hAnsi="Times New Roman" w:cs="Times New Roman"/>
          </w:rPr>
          <w:delText>t least s</w:delText>
        </w:r>
      </w:del>
      <w:ins w:id="727" w:author="Larson, Danelle M" w:date="2026-02-02T09:46:00Z" w16du:dateUtc="2026-02-02T15:46:00Z">
        <w:r w:rsidR="008A3ADB">
          <w:rPr>
            <w:rFonts w:ascii="Times New Roman" w:hAnsi="Times New Roman" w:cs="Times New Roman"/>
          </w:rPr>
          <w:t>S</w:t>
        </w:r>
      </w:ins>
      <w:r w:rsidR="008928B3">
        <w:rPr>
          <w:rFonts w:ascii="Times New Roman" w:hAnsi="Times New Roman" w:cs="Times New Roman"/>
        </w:rPr>
        <w:t>everal large</w:t>
      </w:r>
      <w:r w:rsidR="00B040AE" w:rsidRPr="004F0546">
        <w:rPr>
          <w:rFonts w:ascii="Times New Roman" w:hAnsi="Times New Roman" w:cs="Times New Roman"/>
        </w:rPr>
        <w:t xml:space="preserve"> </w:t>
      </w:r>
      <w:r w:rsidR="00D33795" w:rsidRPr="004F0546">
        <w:rPr>
          <w:rFonts w:ascii="Times New Roman" w:hAnsi="Times New Roman" w:cs="Times New Roman"/>
        </w:rPr>
        <w:t xml:space="preserve">rivers </w:t>
      </w:r>
      <w:r w:rsidR="00B040AE" w:rsidRPr="004F0546">
        <w:rPr>
          <w:rFonts w:ascii="Times New Roman" w:hAnsi="Times New Roman" w:cs="Times New Roman"/>
        </w:rPr>
        <w:t xml:space="preserve">recently experienced </w:t>
      </w:r>
      <w:r w:rsidR="00563104">
        <w:rPr>
          <w:rFonts w:ascii="Times New Roman" w:hAnsi="Times New Roman" w:cs="Times New Roman"/>
        </w:rPr>
        <w:t>rather surprising</w:t>
      </w:r>
      <w:r>
        <w:rPr>
          <w:rFonts w:ascii="Times New Roman" w:hAnsi="Times New Roman" w:cs="Times New Roman"/>
        </w:rPr>
        <w:t>,</w:t>
      </w:r>
      <w:r w:rsidR="00563104">
        <w:rPr>
          <w:rFonts w:ascii="Times New Roman" w:hAnsi="Times New Roman" w:cs="Times New Roman"/>
        </w:rPr>
        <w:t xml:space="preserve"> </w:t>
      </w:r>
      <w:del w:id="728" w:author="Larson, Danelle M" w:date="2026-02-02T09:46:00Z" w16du:dateUtc="2026-02-02T15:46:00Z">
        <w:r w:rsidR="00EE167C" w:rsidRPr="004F0546" w:rsidDel="007C0B45">
          <w:rPr>
            <w:rFonts w:ascii="Times New Roman" w:hAnsi="Times New Roman" w:cs="Times New Roman"/>
          </w:rPr>
          <w:delText xml:space="preserve">changed </w:delText>
        </w:r>
      </w:del>
      <w:ins w:id="729" w:author="Larson, Danelle M" w:date="2026-02-02T09:46:00Z" w16du:dateUtc="2026-02-02T15:46:00Z">
        <w:r w:rsidR="007C0B45">
          <w:rPr>
            <w:rFonts w:ascii="Times New Roman" w:hAnsi="Times New Roman" w:cs="Times New Roman"/>
          </w:rPr>
          <w:t>altered</w:t>
        </w:r>
        <w:r w:rsidR="007C0B45" w:rsidRPr="004F0546">
          <w:rPr>
            <w:rFonts w:ascii="Times New Roman" w:hAnsi="Times New Roman" w:cs="Times New Roman"/>
          </w:rPr>
          <w:t xml:space="preserve"> </w:t>
        </w:r>
      </w:ins>
      <w:r w:rsidR="00EE167C" w:rsidRPr="004F0546">
        <w:rPr>
          <w:rFonts w:ascii="Times New Roman" w:hAnsi="Times New Roman" w:cs="Times New Roman"/>
        </w:rPr>
        <w:t>trajector</w:t>
      </w:r>
      <w:r w:rsidR="008928B3">
        <w:rPr>
          <w:rFonts w:ascii="Times New Roman" w:hAnsi="Times New Roman" w:cs="Times New Roman"/>
        </w:rPr>
        <w:t>ies</w:t>
      </w:r>
      <w:r w:rsidR="00474D52">
        <w:rPr>
          <w:rFonts w:ascii="Times New Roman" w:hAnsi="Times New Roman" w:cs="Times New Roman"/>
        </w:rPr>
        <w:t xml:space="preserve"> </w:t>
      </w:r>
      <w:del w:id="730" w:author="Larson, Danelle M" w:date="2026-02-02T09:46:00Z" w16du:dateUtc="2026-02-02T15:46:00Z">
        <w:r w:rsidR="00474D52" w:rsidDel="007C0B45">
          <w:rPr>
            <w:rFonts w:ascii="Times New Roman" w:hAnsi="Times New Roman" w:cs="Times New Roman"/>
          </w:rPr>
          <w:delText xml:space="preserve">with </w:delText>
        </w:r>
      </w:del>
      <w:ins w:id="731" w:author="Larson, Danelle M" w:date="2026-02-02T09:46:00Z" w16du:dateUtc="2026-02-02T15:46:00Z">
        <w:r w:rsidR="007C0B45">
          <w:rPr>
            <w:rFonts w:ascii="Times New Roman" w:hAnsi="Times New Roman" w:cs="Times New Roman"/>
          </w:rPr>
          <w:t xml:space="preserve">of </w:t>
        </w:r>
      </w:ins>
      <w:r>
        <w:rPr>
          <w:rFonts w:ascii="Times New Roman" w:hAnsi="Times New Roman" w:cs="Times New Roman"/>
        </w:rPr>
        <w:t>macrophyte</w:t>
      </w:r>
      <w:r w:rsidR="00474D52">
        <w:rPr>
          <w:rFonts w:ascii="Times New Roman" w:hAnsi="Times New Roman" w:cs="Times New Roman"/>
        </w:rPr>
        <w:t xml:space="preserve"> recovery</w:t>
      </w:r>
      <w:r w:rsidR="00A53245">
        <w:rPr>
          <w:rFonts w:ascii="Times New Roman" w:hAnsi="Times New Roman" w:cs="Times New Roman"/>
        </w:rPr>
        <w:t>,</w:t>
      </w:r>
      <w:r w:rsidR="00EE167C" w:rsidRPr="004F0546">
        <w:rPr>
          <w:rFonts w:ascii="Times New Roman" w:hAnsi="Times New Roman" w:cs="Times New Roman"/>
        </w:rPr>
        <w:t xml:space="preserve"> </w:t>
      </w:r>
      <w:r w:rsidR="00D33795" w:rsidRPr="004F0546">
        <w:rPr>
          <w:rFonts w:ascii="Times New Roman" w:hAnsi="Times New Roman" w:cs="Times New Roman"/>
        </w:rPr>
        <w:t xml:space="preserve">although the </w:t>
      </w:r>
      <w:r w:rsidR="00474D52">
        <w:rPr>
          <w:rFonts w:ascii="Times New Roman" w:hAnsi="Times New Roman" w:cs="Times New Roman"/>
        </w:rPr>
        <w:t xml:space="preserve">associations and </w:t>
      </w:r>
      <w:r w:rsidR="00D33795" w:rsidRPr="004F0546">
        <w:rPr>
          <w:rFonts w:ascii="Times New Roman" w:hAnsi="Times New Roman" w:cs="Times New Roman"/>
        </w:rPr>
        <w:t xml:space="preserve">causes are not well documented or </w:t>
      </w:r>
      <w:r w:rsidR="00A932CA">
        <w:rPr>
          <w:rFonts w:ascii="Times New Roman" w:hAnsi="Times New Roman" w:cs="Times New Roman"/>
        </w:rPr>
        <w:t>understood</w:t>
      </w:r>
      <w:r w:rsidR="009B1925">
        <w:rPr>
          <w:rFonts w:ascii="Times New Roman" w:hAnsi="Times New Roman" w:cs="Times New Roman"/>
        </w:rPr>
        <w:t xml:space="preserve"> </w:t>
      </w:r>
      <w:r w:rsidR="009B1925">
        <w:rPr>
          <w:rFonts w:ascii="Times New Roman" w:hAnsi="Times New Roman" w:cs="Times New Roman"/>
        </w:rPr>
        <w:fldChar w:fldCharType="begin" w:fldLock="1"/>
      </w:r>
      <w:r w:rsidR="00A27BE5">
        <w:rPr>
          <w:rFonts w:ascii="Times New Roman" w:hAnsi="Times New Roman" w:cs="Times New Roman"/>
        </w:rPr>
        <w:instrText xml:space="preserve"> ADDIN ZOTERO_ITEM CSL_CITATION {"citationID":"JYd4ysmV","properties":{"formattedCitation":"(Ib\\uc0\\u225{}\\uc0\\u241{}ez et al., 2023; D. M. Larson et al., 2022)","plainCitation":"(Ibáñez et al., 2023; D. M. Larson et al., 2022)","noteIndex":0},"citationItems":[{"id":"qRQ4npYE/YhGZl8u5","uris":["http://www.mendeley.com/documents/?uuid=c9b0a247-b71c-30e5-bda1-0dbdd8f44148","http://zotero.org/users/13640977/items/S4N79L6V"],"itemData":{"id":4608,"type":"article-journal","abstract":"Trends and ecological consequences of phosphorus (P) decline and increasing nitrogen (N) to phosphorus (N:P) ratios in rivers and estuaries are reviewed and discussed. Results suggest that re-oligotrophication is a dominant trend in rivers and estuaries of high-income countries in the last two–three decades, while in low-income countries widespread eutrophication occurs. The decline in P is well documented in hundreds of rivers of United States and the European Union, but the biotic response of rivers and estuaries besides phytoplankton decline such as trends in phytoplankton composition, changes in primary production, ecosystem shifts, cascading effects, changes in ecosystem metabolism, etc., have not been sufficiently monitored and investigated, neither the effects of N:P imbalance. N:P imbalance has significant ecological effects that need to be further investigated. There is a growing number of cases in which phytoplankton biomass have been shown to decrease due to re-oligotrophication, but the potential regime shift from phytoplankton to macrophyte dominance described in shallow lakes has been documented only in a few rivers and estuaries yet. The main reasons why regime shifts are rarely described in rivers and estuaries are, from one hand the scarcity of data on macrophyte cover trends, and from the other hand physical factors such as peak flows or high turbidity that could prevent a general spread of submerged macrophytes as observed in shallow lakes. Moreover, re-oligotrophication effects on rivers may be different compared to lakes (e.g., lower dominance of macrophytes) or estuaries (e.g., limitation of primary production by N instead of P) or may be dependent on river/estuary type. We conclude that river and estuary re-oligotrophication effects are complex, diverse and still little known, and in some cases are equivalent to those described in shallow lakes, but the regime shift is more likely to occur in mid to high-order rivers and shallow estuaries.","container-title":"Global Change Biology","DOI":"10.1111/gcb.16520","ISSN":"13652486","issue":"5","note":"PMID: 36366939\npublisher: John Wiley and Sons Inc","page":"1248-1266","title":"Ecosystem-level effects of re-oligotrophication and N:P imbalances in rivers and estuaries on a global scale","volume":"29","author":[{"family":"Ibáñez","given":"Carles"},{"family":"Caiola","given":"Nuno"},{"family":"Barquín","given":"José"},{"family":"Belmar","given":"Oscar"},{"family":"Benito-Granell","given":"Xavier"},{"family":"Casals","given":"Frederic"},{"family":"Fennessy","given":"Siobhan"},{"family":"Hughes","given":"Jocelyne"},{"family":"Palmer","given":"Margaret"},{"family":"Peñuelas","given":"Josep"},{"family":"Romero","given":"Estela"},{"family":"Sardans","given":"Jordi"},{"family":"Williams","given":"Michael"}],"issued":{"date-parts":[["2023",3,1]]}}},{"id":4178,"uris":["http://www.mendeley.com/documents/?uuid=00296b5e-6825-39f1-b2ce-1a6c6c21a980","http://zotero.org/users/13640977/items/MFPJ6T49"],"itemData":{"id":4178,"type":"chapter","container-title":"Status and Trends of the Upper Mississippi and Illinois Rivers","note":"arXiv: https://doi.org/10.1086/717867","page":"1-218","publisher":"U.S. Geological Sur-vey Open-File Report 2022–1039","title":"Status and Trends of Upper Mississippi River's Aquatic Vegetation from 1998 to 2019","author":[{"family":"Larson","given":"Danelle M"},{"family":"Lund","given":"Eric"},{"family":"Carhart","given":"Alicia"},{"family":"Drake","given":"Deanne"},{"family":"Houser","given":"Jeff"},{"family":"Bales","given":"Kyle"},{"family":"Bouska","given":"Kristen"},{"family":"De Jager","given":"Nathan"},{"family":"Giblin","given":"Shawn"}],"editor":[{"family":"Houser","given":"Jeffrey"},{"family":"Bouska","given":"Kristen"},{"family":"De Jager","given":"Nathan"},{"family":"Ickes","given":"Brian"},{"family":"Jankowski","given":"Kathi Jo"},{"family":"Larson","given":"Danelle"},{"family":"Van Appledorn","given":"Molly"}],"issued":{"date-parts":[["2022"]]},"citation-key":"larsonStatusTrendsUpper2022"}}],"schema":"https://github.com/citation-style-language/schema/raw/master/csl-citation.json"} </w:instrText>
      </w:r>
      <w:r w:rsidR="009B1925">
        <w:rPr>
          <w:rFonts w:ascii="Times New Roman" w:hAnsi="Times New Roman" w:cs="Times New Roman"/>
        </w:rPr>
        <w:fldChar w:fldCharType="separate"/>
      </w:r>
      <w:r w:rsidR="009768BD" w:rsidRPr="009768BD">
        <w:rPr>
          <w:rFonts w:ascii="Times New Roman" w:hAnsi="Times New Roman" w:cs="Times New Roman"/>
        </w:rPr>
        <w:t>(Ibáñez et al.</w:t>
      </w:r>
      <w:del w:id="732" w:author="Larson, Danelle M" w:date="2026-02-02T13:06:00Z" w16du:dateUtc="2026-02-02T19:06:00Z">
        <w:r w:rsidR="009768BD" w:rsidRPr="009768BD" w:rsidDel="00E54934">
          <w:rPr>
            <w:rFonts w:ascii="Times New Roman" w:hAnsi="Times New Roman" w:cs="Times New Roman"/>
          </w:rPr>
          <w:delText>,</w:delText>
        </w:r>
      </w:del>
      <w:r w:rsidR="009768BD" w:rsidRPr="009768BD">
        <w:rPr>
          <w:rFonts w:ascii="Times New Roman" w:hAnsi="Times New Roman" w:cs="Times New Roman"/>
        </w:rPr>
        <w:t xml:space="preserve"> 2023; </w:t>
      </w:r>
      <w:del w:id="733" w:author="Larson, Danelle M" w:date="2026-02-02T13:06:00Z" w16du:dateUtc="2026-02-02T19:06:00Z">
        <w:r w:rsidR="009768BD" w:rsidRPr="009768BD" w:rsidDel="00E54934">
          <w:rPr>
            <w:rFonts w:ascii="Times New Roman" w:hAnsi="Times New Roman" w:cs="Times New Roman"/>
          </w:rPr>
          <w:delText xml:space="preserve">D. M. </w:delText>
        </w:r>
      </w:del>
      <w:r w:rsidR="009768BD" w:rsidRPr="009768BD">
        <w:rPr>
          <w:rFonts w:ascii="Times New Roman" w:hAnsi="Times New Roman" w:cs="Times New Roman"/>
        </w:rPr>
        <w:t>Larson et al.</w:t>
      </w:r>
      <w:del w:id="734" w:author="Larson, Danelle M" w:date="2026-02-02T13:06:00Z" w16du:dateUtc="2026-02-02T19:06:00Z">
        <w:r w:rsidR="009768BD" w:rsidRPr="009768BD" w:rsidDel="00E54934">
          <w:rPr>
            <w:rFonts w:ascii="Times New Roman" w:hAnsi="Times New Roman" w:cs="Times New Roman"/>
          </w:rPr>
          <w:delText>,</w:delText>
        </w:r>
      </w:del>
      <w:r w:rsidR="009768BD" w:rsidRPr="009768BD">
        <w:rPr>
          <w:rFonts w:ascii="Times New Roman" w:hAnsi="Times New Roman" w:cs="Times New Roman"/>
        </w:rPr>
        <w:t xml:space="preserve"> 2022)</w:t>
      </w:r>
      <w:r w:rsidR="009B1925">
        <w:rPr>
          <w:rFonts w:ascii="Times New Roman" w:hAnsi="Times New Roman" w:cs="Times New Roman"/>
        </w:rPr>
        <w:fldChar w:fldCharType="end"/>
      </w:r>
      <w:r w:rsidR="009B1925">
        <w:rPr>
          <w:rFonts w:ascii="Times New Roman" w:hAnsi="Times New Roman" w:cs="Times New Roman"/>
        </w:rPr>
        <w:t xml:space="preserve">. </w:t>
      </w:r>
      <w:r w:rsidR="00D42CC5" w:rsidRPr="004F0546">
        <w:rPr>
          <w:rFonts w:ascii="Times New Roman" w:hAnsi="Times New Roman" w:cs="Times New Roman"/>
        </w:rPr>
        <w:t xml:space="preserve">Here, we </w:t>
      </w:r>
      <w:r w:rsidR="002A2052">
        <w:rPr>
          <w:rFonts w:ascii="Times New Roman" w:hAnsi="Times New Roman" w:cs="Times New Roman"/>
        </w:rPr>
        <w:t>combine</w:t>
      </w:r>
      <w:r w:rsidR="00D42CC5" w:rsidRPr="004F0546">
        <w:rPr>
          <w:rFonts w:ascii="Times New Roman" w:hAnsi="Times New Roman" w:cs="Times New Roman"/>
        </w:rPr>
        <w:t xml:space="preserve"> </w:t>
      </w:r>
      <w:r w:rsidR="00582F8B" w:rsidRPr="004F0546">
        <w:rPr>
          <w:rFonts w:ascii="Times New Roman" w:hAnsi="Times New Roman" w:cs="Times New Roman"/>
        </w:rPr>
        <w:t xml:space="preserve">many </w:t>
      </w:r>
      <w:r w:rsidR="00827BAA">
        <w:rPr>
          <w:rFonts w:ascii="Times New Roman" w:hAnsi="Times New Roman" w:cs="Times New Roman"/>
        </w:rPr>
        <w:t xml:space="preserve">UMR </w:t>
      </w:r>
      <w:r w:rsidR="00582F8B" w:rsidRPr="004F0546">
        <w:rPr>
          <w:rFonts w:ascii="Times New Roman" w:hAnsi="Times New Roman" w:cs="Times New Roman"/>
        </w:rPr>
        <w:t>long-term datasets</w:t>
      </w:r>
      <w:r w:rsidR="008928B3">
        <w:rPr>
          <w:rFonts w:ascii="Times New Roman" w:hAnsi="Times New Roman" w:cs="Times New Roman"/>
        </w:rPr>
        <w:t xml:space="preserve"> </w:t>
      </w:r>
      <w:r w:rsidR="00582F8B" w:rsidRPr="004F0546">
        <w:rPr>
          <w:rFonts w:ascii="Times New Roman" w:hAnsi="Times New Roman" w:cs="Times New Roman"/>
        </w:rPr>
        <w:t xml:space="preserve">and </w:t>
      </w:r>
      <w:r w:rsidR="009C4E39" w:rsidRPr="004F0546">
        <w:rPr>
          <w:rFonts w:ascii="Times New Roman" w:hAnsi="Times New Roman" w:cs="Times New Roman"/>
        </w:rPr>
        <w:t>Bayesian</w:t>
      </w:r>
      <w:r w:rsidR="00582F8B" w:rsidRPr="004F0546">
        <w:rPr>
          <w:rFonts w:ascii="Times New Roman" w:hAnsi="Times New Roman" w:cs="Times New Roman"/>
        </w:rPr>
        <w:t xml:space="preserve"> joint species distribution models to </w:t>
      </w:r>
      <w:r w:rsidR="009C4E39" w:rsidRPr="004F0546">
        <w:rPr>
          <w:rFonts w:ascii="Times New Roman" w:hAnsi="Times New Roman" w:cs="Times New Roman"/>
        </w:rPr>
        <w:t xml:space="preserve">parse the relative roles of spatial and temporal effects of water quality, </w:t>
      </w:r>
      <w:r w:rsidR="00570160" w:rsidRPr="00754A01">
        <w:rPr>
          <w:rFonts w:ascii="Times New Roman" w:eastAsiaTheme="minorHAnsi" w:hAnsi="Times New Roman" w:cs="Times New Roman"/>
        </w:rPr>
        <w:t>hydrogeomorphology</w:t>
      </w:r>
      <w:r w:rsidR="009C4E39" w:rsidRPr="004F0546">
        <w:rPr>
          <w:rFonts w:ascii="Times New Roman" w:hAnsi="Times New Roman" w:cs="Times New Roman"/>
        </w:rPr>
        <w:t xml:space="preserve">, and climate on a recovering riverine macrophyte community. </w:t>
      </w:r>
      <w:del w:id="735" w:author="Larson, Danelle M" w:date="2026-02-03T11:44:00Z" w16du:dateUtc="2026-02-03T17:44:00Z">
        <w:r w:rsidR="006B0655" w:rsidRPr="00516E40" w:rsidDel="000F3745">
          <w:rPr>
            <w:rFonts w:ascii="Times New Roman" w:eastAsiaTheme="minorHAnsi" w:hAnsi="Times New Roman" w:cs="Times New Roman"/>
          </w:rPr>
          <w:delText xml:space="preserve">Our results show that riverine macrophyte </w:delText>
        </w:r>
        <w:r w:rsidR="006B0655" w:rsidDel="000F3745">
          <w:rPr>
            <w:rFonts w:ascii="Times New Roman" w:eastAsiaTheme="minorHAnsi" w:hAnsi="Times New Roman" w:cs="Times New Roman"/>
          </w:rPr>
          <w:delText>distribution and diversity increased</w:delText>
        </w:r>
        <w:r w:rsidR="006B0655" w:rsidRPr="00516E40" w:rsidDel="000F3745">
          <w:rPr>
            <w:rFonts w:ascii="Times New Roman" w:eastAsiaTheme="minorHAnsi" w:hAnsi="Times New Roman" w:cs="Times New Roman"/>
          </w:rPr>
          <w:delText xml:space="preserve"> </w:delText>
        </w:r>
        <w:r w:rsidR="006B0655" w:rsidDel="000F3745">
          <w:rPr>
            <w:rFonts w:ascii="Times New Roman" w:eastAsiaTheme="minorHAnsi" w:hAnsi="Times New Roman" w:cs="Times New Roman"/>
          </w:rPr>
          <w:delText xml:space="preserve">with </w:delText>
        </w:r>
        <w:r w:rsidR="006B0655" w:rsidRPr="00516E40" w:rsidDel="000F3745">
          <w:rPr>
            <w:rFonts w:ascii="Times New Roman" w:eastAsiaTheme="minorHAnsi" w:hAnsi="Times New Roman" w:cs="Times New Roman"/>
          </w:rPr>
          <w:delText xml:space="preserve">re-oligotrophication and </w:delText>
        </w:r>
        <w:r w:rsidR="006B0655" w:rsidDel="000F3745">
          <w:rPr>
            <w:rFonts w:ascii="Times New Roman" w:eastAsiaTheme="minorHAnsi" w:hAnsi="Times New Roman" w:cs="Times New Roman"/>
          </w:rPr>
          <w:delText xml:space="preserve">greater </w:delText>
        </w:r>
        <w:r w:rsidR="00983A21" w:rsidDel="000F3745">
          <w:rPr>
            <w:rFonts w:ascii="Times New Roman" w:hAnsi="Times New Roman" w:cs="Times New Roman"/>
          </w:rPr>
          <w:delText>hydrogeomorphic</w:delText>
        </w:r>
        <w:r w:rsidR="00983A21" w:rsidDel="000F3745">
          <w:rPr>
            <w:rFonts w:ascii="Times New Roman" w:eastAsiaTheme="minorHAnsi" w:hAnsi="Times New Roman" w:cs="Times New Roman"/>
          </w:rPr>
          <w:delText xml:space="preserve"> </w:delText>
        </w:r>
        <w:r w:rsidR="006B0655" w:rsidDel="000F3745">
          <w:rPr>
            <w:rFonts w:ascii="Times New Roman" w:eastAsiaTheme="minorHAnsi" w:hAnsi="Times New Roman" w:cs="Times New Roman"/>
          </w:rPr>
          <w:delText>connectivity</w:delText>
        </w:r>
        <w:r w:rsidR="006B0655" w:rsidRPr="00516E40" w:rsidDel="000F3745">
          <w:rPr>
            <w:rFonts w:ascii="Times New Roman" w:eastAsiaTheme="minorHAnsi" w:hAnsi="Times New Roman" w:cs="Times New Roman"/>
          </w:rPr>
          <w:delText xml:space="preserve">. </w:delText>
        </w:r>
      </w:del>
      <w:r w:rsidR="006B0655">
        <w:rPr>
          <w:rFonts w:ascii="Times New Roman" w:hAnsi="Times New Roman" w:cs="Times New Roman"/>
        </w:rPr>
        <w:t>The</w:t>
      </w:r>
      <w:r w:rsidR="00B6631A" w:rsidRPr="00E9361F">
        <w:rPr>
          <w:rFonts w:ascii="Times New Roman" w:hAnsi="Times New Roman" w:cs="Times New Roman"/>
        </w:rPr>
        <w:t xml:space="preserve"> macrophyte community responded </w:t>
      </w:r>
      <w:r w:rsidR="00B6631A">
        <w:rPr>
          <w:rFonts w:ascii="Times New Roman" w:hAnsi="Times New Roman" w:cs="Times New Roman"/>
        </w:rPr>
        <w:t>somewhat</w:t>
      </w:r>
      <w:r w:rsidR="00B6631A" w:rsidRPr="00E9361F">
        <w:rPr>
          <w:rFonts w:ascii="Times New Roman" w:hAnsi="Times New Roman" w:cs="Times New Roman"/>
        </w:rPr>
        <w:t xml:space="preserve"> in line with our </w:t>
      </w:r>
      <w:r w:rsidR="00B6631A">
        <w:rPr>
          <w:rFonts w:ascii="Times New Roman" w:hAnsi="Times New Roman" w:cs="Times New Roman"/>
        </w:rPr>
        <w:t>re-oligotrophy hypothesis, although the many exceptions</w:t>
      </w:r>
      <w:r w:rsidR="000D14FD">
        <w:rPr>
          <w:rFonts w:ascii="Times New Roman" w:hAnsi="Times New Roman" w:cs="Times New Roman"/>
        </w:rPr>
        <w:t xml:space="preserve"> and complexities</w:t>
      </w:r>
      <w:r w:rsidR="00B6631A">
        <w:rPr>
          <w:rFonts w:ascii="Times New Roman" w:hAnsi="Times New Roman" w:cs="Times New Roman"/>
        </w:rPr>
        <w:t xml:space="preserve"> are noteworthy</w:t>
      </w:r>
      <w:r w:rsidR="00B6631A" w:rsidRPr="00E9361F">
        <w:rPr>
          <w:rFonts w:ascii="Times New Roman" w:hAnsi="Times New Roman" w:cs="Times New Roman"/>
        </w:rPr>
        <w:t>.</w:t>
      </w:r>
      <w:r w:rsidR="00A33B14">
        <w:rPr>
          <w:rFonts w:ascii="Times New Roman" w:hAnsi="Times New Roman" w:cs="Times New Roman"/>
        </w:rPr>
        <w:t xml:space="preserve"> In addition, </w:t>
      </w:r>
      <w:del w:id="736" w:author="Larson, Danelle M" w:date="2026-02-02T09:47:00Z" w16du:dateUtc="2026-02-02T15:47:00Z">
        <w:r w:rsidR="00A33B14" w:rsidDel="002560D4">
          <w:rPr>
            <w:rFonts w:ascii="Times New Roman" w:hAnsi="Times New Roman" w:cs="Times New Roman"/>
          </w:rPr>
          <w:delText xml:space="preserve">the spatial variation </w:delText>
        </w:r>
        <w:r w:rsidR="00094C85" w:rsidDel="002560D4">
          <w:rPr>
            <w:rFonts w:ascii="Times New Roman" w:hAnsi="Times New Roman" w:cs="Times New Roman"/>
          </w:rPr>
          <w:delText>of</w:delText>
        </w:r>
      </w:del>
      <w:ins w:id="737" w:author="Larson, Danelle M" w:date="2026-02-02T09:47:00Z" w16du:dateUtc="2026-02-02T15:47:00Z">
        <w:r w:rsidR="002560D4">
          <w:rPr>
            <w:rFonts w:ascii="Times New Roman" w:hAnsi="Times New Roman" w:cs="Times New Roman"/>
          </w:rPr>
          <w:t xml:space="preserve">all </w:t>
        </w:r>
      </w:ins>
      <w:ins w:id="738" w:author="Larson, Danelle M" w:date="2026-02-02T13:07:00Z" w16du:dateUtc="2026-02-02T19:07:00Z">
        <w:r w:rsidR="00E54934">
          <w:rPr>
            <w:rFonts w:ascii="Times New Roman" w:hAnsi="Times New Roman" w:cs="Times New Roman"/>
          </w:rPr>
          <w:t>spatially variable</w:t>
        </w:r>
      </w:ins>
      <w:r w:rsidR="00A33B14">
        <w:rPr>
          <w:rFonts w:ascii="Times New Roman" w:hAnsi="Times New Roman" w:cs="Times New Roman"/>
        </w:rPr>
        <w:t xml:space="preserve"> hydrogeomorphic </w:t>
      </w:r>
      <w:del w:id="739" w:author="Larson, Danelle M" w:date="2026-02-02T09:47:00Z" w16du:dateUtc="2026-02-02T15:47:00Z">
        <w:r w:rsidR="00A33B14" w:rsidDel="002560D4">
          <w:rPr>
            <w:rFonts w:ascii="Times New Roman" w:hAnsi="Times New Roman" w:cs="Times New Roman"/>
          </w:rPr>
          <w:delText xml:space="preserve">variables </w:delText>
        </w:r>
      </w:del>
      <w:ins w:id="740" w:author="Larson, Danelle M" w:date="2026-02-02T09:47:00Z" w16du:dateUtc="2026-02-02T15:47:00Z">
        <w:r w:rsidR="002560D4">
          <w:rPr>
            <w:rFonts w:ascii="Times New Roman" w:hAnsi="Times New Roman" w:cs="Times New Roman"/>
          </w:rPr>
          <w:t xml:space="preserve">covariates </w:t>
        </w:r>
      </w:ins>
      <w:r w:rsidR="00B9221D">
        <w:rPr>
          <w:rFonts w:ascii="Times New Roman" w:hAnsi="Times New Roman" w:cs="Times New Roman"/>
        </w:rPr>
        <w:t xml:space="preserve">were key environmental drivers, indicating the </w:t>
      </w:r>
      <w:r w:rsidR="00B9221D">
        <w:rPr>
          <w:rFonts w:ascii="Times New Roman" w:hAnsi="Times New Roman" w:cs="Times New Roman"/>
        </w:rPr>
        <w:lastRenderedPageBreak/>
        <w:t>importance of spatial heterogeneity</w:t>
      </w:r>
      <w:ins w:id="741" w:author="Larson, Danelle M" w:date="2026-02-02T09:47:00Z" w16du:dateUtc="2026-02-02T15:47:00Z">
        <w:r w:rsidR="0028549C">
          <w:rPr>
            <w:rFonts w:ascii="Times New Roman" w:hAnsi="Times New Roman" w:cs="Times New Roman"/>
          </w:rPr>
          <w:t xml:space="preserve"> in environmental conditions</w:t>
        </w:r>
      </w:ins>
      <w:r w:rsidR="00B9221D">
        <w:rPr>
          <w:rFonts w:ascii="Times New Roman" w:hAnsi="Times New Roman" w:cs="Times New Roman"/>
        </w:rPr>
        <w:t xml:space="preserve"> </w:t>
      </w:r>
      <w:r w:rsidR="00094C85">
        <w:rPr>
          <w:rFonts w:ascii="Times New Roman" w:hAnsi="Times New Roman" w:cs="Times New Roman"/>
        </w:rPr>
        <w:t>on macrophyte assembly</w:t>
      </w:r>
      <w:r w:rsidR="00B5792B">
        <w:rPr>
          <w:rFonts w:ascii="Times New Roman" w:hAnsi="Times New Roman" w:cs="Times New Roman"/>
        </w:rPr>
        <w:t xml:space="preserve"> in the river</w:t>
      </w:r>
      <w:r w:rsidR="00094C85">
        <w:rPr>
          <w:rFonts w:ascii="Times New Roman" w:hAnsi="Times New Roman" w:cs="Times New Roman"/>
        </w:rPr>
        <w:t xml:space="preserve">. </w:t>
      </w:r>
      <w:r w:rsidR="00B6631A">
        <w:rPr>
          <w:rFonts w:ascii="Times New Roman" w:hAnsi="Times New Roman" w:cs="Times New Roman"/>
        </w:rPr>
        <w:t>M</w:t>
      </w:r>
      <w:r w:rsidR="00BB195B" w:rsidRPr="004F0546">
        <w:rPr>
          <w:rFonts w:ascii="Times New Roman" w:hAnsi="Times New Roman" w:cs="Times New Roman"/>
        </w:rPr>
        <w:t xml:space="preserve">acrophyte recovery and </w:t>
      </w:r>
      <w:ins w:id="742" w:author="Larson, Danelle M" w:date="2026-01-30T10:53:00Z" w16du:dateUtc="2026-01-30T16:53:00Z">
        <w:r w:rsidR="007E5763">
          <w:rPr>
            <w:rFonts w:ascii="Times New Roman" w:eastAsia="Times New Roman" w:hAnsi="Times New Roman" w:cs="Times New Roman"/>
            <w:noProof/>
          </w:rPr>
          <w:t xml:space="preserve">ecological </w:t>
        </w:r>
      </w:ins>
      <w:del w:id="743" w:author="Larson, Danelle M" w:date="2026-01-30T10:53:00Z" w16du:dateUtc="2026-01-30T16:53:00Z">
        <w:r w:rsidR="0091019F" w:rsidDel="007E5763">
          <w:rPr>
            <w:rFonts w:ascii="Times New Roman" w:hAnsi="Times New Roman" w:cs="Times New Roman"/>
          </w:rPr>
          <w:delText xml:space="preserve">functional </w:delText>
        </w:r>
      </w:del>
      <w:r w:rsidR="00BB195B" w:rsidRPr="004F0546">
        <w:rPr>
          <w:rFonts w:ascii="Times New Roman" w:hAnsi="Times New Roman" w:cs="Times New Roman"/>
        </w:rPr>
        <w:t xml:space="preserve">trait shifts were </w:t>
      </w:r>
      <w:r w:rsidR="00C1335B">
        <w:rPr>
          <w:rFonts w:ascii="Times New Roman" w:hAnsi="Times New Roman" w:cs="Times New Roman"/>
        </w:rPr>
        <w:t>well</w:t>
      </w:r>
      <w:r w:rsidR="00BB195B" w:rsidRPr="004F0546">
        <w:rPr>
          <w:rFonts w:ascii="Times New Roman" w:hAnsi="Times New Roman" w:cs="Times New Roman"/>
        </w:rPr>
        <w:t xml:space="preserve"> explained</w:t>
      </w:r>
      <w:r w:rsidR="00F221EB">
        <w:rPr>
          <w:rFonts w:ascii="Times New Roman" w:hAnsi="Times New Roman" w:cs="Times New Roman"/>
        </w:rPr>
        <w:t xml:space="preserve"> (~25–40% of variation)</w:t>
      </w:r>
      <w:r w:rsidR="00BB195B" w:rsidRPr="004F0546">
        <w:rPr>
          <w:rFonts w:ascii="Times New Roman" w:hAnsi="Times New Roman" w:cs="Times New Roman"/>
        </w:rPr>
        <w:t xml:space="preserve"> by re-oligotrophy</w:t>
      </w:r>
      <w:r w:rsidR="00241EB6" w:rsidRPr="004F0546">
        <w:rPr>
          <w:rFonts w:ascii="Times New Roman" w:hAnsi="Times New Roman" w:cs="Times New Roman"/>
        </w:rPr>
        <w:t xml:space="preserve"> as hypothesized. </w:t>
      </w:r>
      <w:r w:rsidR="00B03878">
        <w:rPr>
          <w:rFonts w:ascii="Times New Roman" w:hAnsi="Times New Roman" w:cs="Times New Roman"/>
        </w:rPr>
        <w:t>Despite that finding</w:t>
      </w:r>
      <w:r w:rsidR="00241EB6" w:rsidRPr="004F0546">
        <w:rPr>
          <w:rFonts w:ascii="Times New Roman" w:hAnsi="Times New Roman" w:cs="Times New Roman"/>
        </w:rPr>
        <w:t xml:space="preserve">, all </w:t>
      </w:r>
      <w:r w:rsidR="008C326D">
        <w:rPr>
          <w:rFonts w:ascii="Times New Roman" w:hAnsi="Times New Roman" w:cs="Times New Roman"/>
        </w:rPr>
        <w:t xml:space="preserve">macrophyte </w:t>
      </w:r>
      <w:r w:rsidR="00241EB6" w:rsidRPr="004F0546">
        <w:rPr>
          <w:rFonts w:ascii="Times New Roman" w:hAnsi="Times New Roman" w:cs="Times New Roman"/>
        </w:rPr>
        <w:t>species</w:t>
      </w:r>
      <w:r w:rsidR="001A0BAA" w:rsidRPr="004F0546">
        <w:rPr>
          <w:rFonts w:ascii="Times New Roman" w:hAnsi="Times New Roman" w:cs="Times New Roman"/>
        </w:rPr>
        <w:t xml:space="preserve">, </w:t>
      </w:r>
      <w:ins w:id="744" w:author="Larson, Danelle M" w:date="2026-01-30T10:54:00Z" w16du:dateUtc="2026-01-30T16:54:00Z">
        <w:r w:rsidR="007E5763">
          <w:rPr>
            <w:rFonts w:ascii="Times New Roman" w:eastAsia="Times New Roman" w:hAnsi="Times New Roman" w:cs="Times New Roman"/>
            <w:noProof/>
          </w:rPr>
          <w:t>ecological</w:t>
        </w:r>
      </w:ins>
      <w:del w:id="745" w:author="Larson, Danelle M" w:date="2026-01-30T10:54:00Z" w16du:dateUtc="2026-01-30T16:54:00Z">
        <w:r w:rsidR="0091019F" w:rsidDel="007E5763">
          <w:rPr>
            <w:rFonts w:ascii="Times New Roman" w:hAnsi="Times New Roman" w:cs="Times New Roman"/>
          </w:rPr>
          <w:delText>functional</w:delText>
        </w:r>
      </w:del>
      <w:r w:rsidR="0091019F">
        <w:rPr>
          <w:rFonts w:ascii="Times New Roman" w:hAnsi="Times New Roman" w:cs="Times New Roman"/>
        </w:rPr>
        <w:t xml:space="preserve"> </w:t>
      </w:r>
      <w:r w:rsidR="001A0BAA" w:rsidRPr="004F0546">
        <w:rPr>
          <w:rFonts w:ascii="Times New Roman" w:hAnsi="Times New Roman" w:cs="Times New Roman"/>
        </w:rPr>
        <w:t xml:space="preserve">traits, and thus diversity </w:t>
      </w:r>
      <w:del w:id="746" w:author="Larson, Danelle M" w:date="2026-02-02T13:07:00Z" w16du:dateUtc="2026-02-02T19:07:00Z">
        <w:r w:rsidR="001A0BAA" w:rsidRPr="004F0546" w:rsidDel="00E54934">
          <w:rPr>
            <w:rFonts w:ascii="Times New Roman" w:hAnsi="Times New Roman" w:cs="Times New Roman"/>
          </w:rPr>
          <w:delText>were</w:delText>
        </w:r>
      </w:del>
      <w:ins w:id="747" w:author="Larson, Danelle M" w:date="2026-02-02T13:07:00Z" w16du:dateUtc="2026-02-02T19:07:00Z">
        <w:r w:rsidR="00E54934" w:rsidRPr="004F0546">
          <w:rPr>
            <w:rFonts w:ascii="Times New Roman" w:hAnsi="Times New Roman" w:cs="Times New Roman"/>
          </w:rPr>
          <w:t>was</w:t>
        </w:r>
      </w:ins>
      <w:r w:rsidR="001A0BAA" w:rsidRPr="004F0546">
        <w:rPr>
          <w:rFonts w:ascii="Times New Roman" w:hAnsi="Times New Roman" w:cs="Times New Roman"/>
        </w:rPr>
        <w:t xml:space="preserve"> negatively </w:t>
      </w:r>
      <w:r w:rsidR="00562AF2">
        <w:rPr>
          <w:rFonts w:ascii="Times New Roman" w:hAnsi="Times New Roman" w:cs="Times New Roman"/>
        </w:rPr>
        <w:t>affected</w:t>
      </w:r>
      <w:r w:rsidR="001A0BAA" w:rsidRPr="004F0546">
        <w:rPr>
          <w:rFonts w:ascii="Times New Roman" w:hAnsi="Times New Roman" w:cs="Times New Roman"/>
        </w:rPr>
        <w:t xml:space="preserve"> by </w:t>
      </w:r>
      <w:r w:rsidR="008C326D">
        <w:rPr>
          <w:rFonts w:ascii="Times New Roman" w:hAnsi="Times New Roman" w:cs="Times New Roman"/>
        </w:rPr>
        <w:t>high</w:t>
      </w:r>
      <w:r w:rsidR="00AB073D">
        <w:rPr>
          <w:rFonts w:ascii="Times New Roman" w:hAnsi="Times New Roman" w:cs="Times New Roman"/>
        </w:rPr>
        <w:t xml:space="preserve"> </w:t>
      </w:r>
      <w:del w:id="748" w:author="Larson, Danelle M" w:date="2026-02-02T13:07:00Z" w16du:dateUtc="2026-02-02T19:07:00Z">
        <w:r w:rsidR="00C1335B" w:rsidDel="00E54934">
          <w:rPr>
            <w:rFonts w:ascii="Times New Roman" w:hAnsi="Times New Roman" w:cs="Times New Roman"/>
          </w:rPr>
          <w:delText>log</w:delText>
        </w:r>
        <w:r w:rsidR="00307C71" w:rsidDel="00E54934">
          <w:rPr>
            <w:rFonts w:ascii="Times New Roman" w:hAnsi="Times New Roman" w:cs="Times New Roman"/>
          </w:rPr>
          <w:delText>N</w:delText>
        </w:r>
      </w:del>
      <w:ins w:id="749" w:author="Larson, Danelle M" w:date="2026-02-02T13:07:00Z" w16du:dateUtc="2026-02-02T19:07:00Z">
        <w:r w:rsidR="00E54934">
          <w:rPr>
            <w:rFonts w:ascii="Times New Roman" w:hAnsi="Times New Roman" w:cs="Times New Roman"/>
          </w:rPr>
          <w:t>TN</w:t>
        </w:r>
      </w:ins>
      <w:r w:rsidR="001A0BAA" w:rsidRPr="004F0546">
        <w:rPr>
          <w:rFonts w:ascii="Times New Roman" w:hAnsi="Times New Roman" w:cs="Times New Roman"/>
        </w:rPr>
        <w:t xml:space="preserve">. </w:t>
      </w:r>
      <w:r w:rsidR="0095445E" w:rsidRPr="004F0546">
        <w:rPr>
          <w:rFonts w:ascii="Times New Roman" w:hAnsi="Times New Roman" w:cs="Times New Roman"/>
        </w:rPr>
        <w:t xml:space="preserve">The </w:t>
      </w:r>
      <w:r w:rsidR="00C07C71">
        <w:rPr>
          <w:rFonts w:ascii="Times New Roman" w:hAnsi="Times New Roman" w:cs="Times New Roman"/>
        </w:rPr>
        <w:t>co-occurrence plots are consistent with</w:t>
      </w:r>
      <w:r w:rsidR="0095445E" w:rsidRPr="004F0546">
        <w:rPr>
          <w:rFonts w:ascii="Times New Roman" w:hAnsi="Times New Roman" w:cs="Times New Roman"/>
        </w:rPr>
        <w:t xml:space="preserve"> </w:t>
      </w:r>
      <w:r w:rsidR="0044386C" w:rsidRPr="004F0546">
        <w:rPr>
          <w:rFonts w:ascii="Times New Roman" w:hAnsi="Times New Roman" w:cs="Times New Roman"/>
        </w:rPr>
        <w:t>species interactions</w:t>
      </w:r>
      <w:r w:rsidR="0095445E" w:rsidRPr="004F0546">
        <w:rPr>
          <w:rFonts w:ascii="Times New Roman" w:hAnsi="Times New Roman" w:cs="Times New Roman"/>
        </w:rPr>
        <w:t xml:space="preserve"> </w:t>
      </w:r>
      <w:r w:rsidR="00A82C04">
        <w:rPr>
          <w:rFonts w:ascii="Times New Roman" w:hAnsi="Times New Roman" w:cs="Times New Roman"/>
        </w:rPr>
        <w:t>like</w:t>
      </w:r>
      <w:r w:rsidR="0095445E" w:rsidRPr="004F0546">
        <w:rPr>
          <w:rFonts w:ascii="Times New Roman" w:hAnsi="Times New Roman" w:cs="Times New Roman"/>
        </w:rPr>
        <w:t xml:space="preserve"> facilitation</w:t>
      </w:r>
      <w:r w:rsidR="004D7E30" w:rsidRPr="004F0546">
        <w:rPr>
          <w:rFonts w:ascii="Times New Roman" w:hAnsi="Times New Roman" w:cs="Times New Roman"/>
        </w:rPr>
        <w:t xml:space="preserve">, </w:t>
      </w:r>
      <w:r w:rsidR="00327FC4" w:rsidRPr="004F0546">
        <w:rPr>
          <w:rFonts w:ascii="Times New Roman" w:hAnsi="Times New Roman" w:cs="Times New Roman"/>
        </w:rPr>
        <w:t>which</w:t>
      </w:r>
      <w:r w:rsidR="004D7E30" w:rsidRPr="004F0546">
        <w:rPr>
          <w:rFonts w:ascii="Times New Roman" w:hAnsi="Times New Roman" w:cs="Times New Roman"/>
        </w:rPr>
        <w:t xml:space="preserve"> may have </w:t>
      </w:r>
      <w:r w:rsidR="001552DE">
        <w:rPr>
          <w:rFonts w:ascii="Times New Roman" w:hAnsi="Times New Roman" w:cs="Times New Roman"/>
        </w:rPr>
        <w:t xml:space="preserve">also </w:t>
      </w:r>
      <w:r w:rsidR="004D7E30" w:rsidRPr="004F0546">
        <w:rPr>
          <w:rFonts w:ascii="Times New Roman" w:hAnsi="Times New Roman" w:cs="Times New Roman"/>
        </w:rPr>
        <w:t xml:space="preserve">fostered </w:t>
      </w:r>
      <w:r w:rsidR="00D07AF7">
        <w:rPr>
          <w:rFonts w:ascii="Times New Roman" w:hAnsi="Times New Roman" w:cs="Times New Roman"/>
        </w:rPr>
        <w:t xml:space="preserve">community </w:t>
      </w:r>
      <w:r w:rsidR="004D7E30" w:rsidRPr="004F0546">
        <w:rPr>
          <w:rFonts w:ascii="Times New Roman" w:hAnsi="Times New Roman" w:cs="Times New Roman"/>
        </w:rPr>
        <w:t>recovery</w:t>
      </w:r>
      <w:ins w:id="750" w:author="Larson, Danelle M" w:date="2026-02-02T09:48:00Z" w16du:dateUtc="2026-02-02T15:48:00Z">
        <w:r w:rsidR="00E75B0D">
          <w:rPr>
            <w:rFonts w:ascii="Times New Roman" w:hAnsi="Times New Roman" w:cs="Times New Roman"/>
          </w:rPr>
          <w:t xml:space="preserve">, or with shared environmental </w:t>
        </w:r>
        <w:r w:rsidR="00C5603C">
          <w:rPr>
            <w:rFonts w:ascii="Times New Roman" w:hAnsi="Times New Roman" w:cs="Times New Roman"/>
          </w:rPr>
          <w:t xml:space="preserve">preferences </w:t>
        </w:r>
      </w:ins>
      <w:ins w:id="751" w:author="Larson, Danelle M" w:date="2026-02-02T09:49:00Z" w16du:dateUtc="2026-02-02T15:49:00Z">
        <w:r w:rsidR="00C5603C">
          <w:rPr>
            <w:rFonts w:ascii="Times New Roman" w:hAnsi="Times New Roman" w:cs="Times New Roman"/>
          </w:rPr>
          <w:t>not well captured in our models</w:t>
        </w:r>
      </w:ins>
      <w:r w:rsidR="004D7E30" w:rsidRPr="004F0546">
        <w:rPr>
          <w:rFonts w:ascii="Times New Roman" w:hAnsi="Times New Roman" w:cs="Times New Roman"/>
        </w:rPr>
        <w:t>.</w:t>
      </w:r>
      <w:r w:rsidR="00435FB7" w:rsidRPr="004F0546">
        <w:rPr>
          <w:rFonts w:ascii="Times New Roman" w:hAnsi="Times New Roman" w:cs="Times New Roman"/>
        </w:rPr>
        <w:t xml:space="preserve"> </w:t>
      </w:r>
      <w:ins w:id="752" w:author="Larson, Danelle M" w:date="2026-01-30T11:37:00Z" w16du:dateUtc="2026-01-30T17:37:00Z">
        <w:r w:rsidR="008D02FA">
          <w:rPr>
            <w:rFonts w:ascii="Times New Roman" w:hAnsi="Times New Roman" w:cs="Times New Roman"/>
          </w:rPr>
          <w:t>T</w:t>
        </w:r>
        <w:r w:rsidR="008D02FA" w:rsidRPr="004F0546">
          <w:rPr>
            <w:rFonts w:ascii="Times New Roman" w:hAnsi="Times New Roman" w:cs="Times New Roman"/>
          </w:rPr>
          <w:t>his unique dataset</w:t>
        </w:r>
        <w:r w:rsidR="008D02FA">
          <w:rPr>
            <w:rFonts w:ascii="Times New Roman" w:hAnsi="Times New Roman" w:cs="Times New Roman"/>
          </w:rPr>
          <w:t xml:space="preserve">, to our knowledge </w:t>
        </w:r>
      </w:ins>
      <w:ins w:id="753" w:author="Larson, Danelle M" w:date="2026-02-03T11:45:00Z" w16du:dateUtc="2026-02-03T17:45:00Z">
        <w:r w:rsidR="00752F11">
          <w:rPr>
            <w:rFonts w:ascii="Times New Roman" w:hAnsi="Times New Roman" w:cs="Times New Roman"/>
          </w:rPr>
          <w:t xml:space="preserve">is </w:t>
        </w:r>
      </w:ins>
      <w:ins w:id="754" w:author="Larson, Danelle M" w:date="2026-01-30T11:37:00Z" w16du:dateUtc="2026-01-30T17:37:00Z">
        <w:r w:rsidR="008D02FA">
          <w:rPr>
            <w:rFonts w:ascii="Times New Roman" w:hAnsi="Times New Roman" w:cs="Times New Roman"/>
          </w:rPr>
          <w:t>the largest riverine macrophyte dataset to date,</w:t>
        </w:r>
        <w:r w:rsidR="008D02FA" w:rsidRPr="004F0546">
          <w:rPr>
            <w:rFonts w:ascii="Times New Roman" w:hAnsi="Times New Roman" w:cs="Times New Roman"/>
          </w:rPr>
          <w:t xml:space="preserve"> and</w:t>
        </w:r>
      </w:ins>
      <w:ins w:id="755" w:author="Larson, Danelle M" w:date="2026-02-03T11:45:00Z" w16du:dateUtc="2026-02-03T17:45:00Z">
        <w:r w:rsidR="00752F11">
          <w:rPr>
            <w:rFonts w:ascii="Times New Roman" w:hAnsi="Times New Roman" w:cs="Times New Roman"/>
          </w:rPr>
          <w:t xml:space="preserve"> the</w:t>
        </w:r>
      </w:ins>
      <w:ins w:id="756" w:author="Larson, Danelle M" w:date="2026-01-30T11:37:00Z" w16du:dateUtc="2026-01-30T17:37:00Z">
        <w:r w:rsidR="008D02FA" w:rsidRPr="004F0546">
          <w:rPr>
            <w:rFonts w:ascii="Times New Roman" w:hAnsi="Times New Roman" w:cs="Times New Roman"/>
          </w:rPr>
          <w:t xml:space="preserve"> </w:t>
        </w:r>
        <w:r w:rsidR="008D02FA">
          <w:rPr>
            <w:rFonts w:ascii="Times New Roman" w:hAnsi="Times New Roman" w:cs="Times New Roman"/>
          </w:rPr>
          <w:t xml:space="preserve">state of the art </w:t>
        </w:r>
        <w:r w:rsidR="008D02FA" w:rsidRPr="004F0546">
          <w:rPr>
            <w:rFonts w:ascii="Times New Roman" w:hAnsi="Times New Roman" w:cs="Times New Roman"/>
          </w:rPr>
          <w:t>model</w:t>
        </w:r>
        <w:r w:rsidR="008D02FA">
          <w:rPr>
            <w:rFonts w:ascii="Times New Roman" w:hAnsi="Times New Roman" w:cs="Times New Roman"/>
          </w:rPr>
          <w:t>l</w:t>
        </w:r>
        <w:r w:rsidR="008D02FA" w:rsidRPr="004F0546">
          <w:rPr>
            <w:rFonts w:ascii="Times New Roman" w:hAnsi="Times New Roman" w:cs="Times New Roman"/>
          </w:rPr>
          <w:t>ing approach</w:t>
        </w:r>
        <w:r w:rsidR="008D02FA">
          <w:rPr>
            <w:rFonts w:ascii="Times New Roman" w:hAnsi="Times New Roman" w:cs="Times New Roman"/>
          </w:rPr>
          <w:t xml:space="preserve"> </w:t>
        </w:r>
      </w:ins>
      <w:del w:id="757" w:author="Larson, Danelle M" w:date="2026-01-30T11:37:00Z" w16du:dateUtc="2026-01-30T17:37:00Z">
        <w:r w:rsidR="001552DE" w:rsidDel="008D02FA">
          <w:rPr>
            <w:rFonts w:ascii="Times New Roman" w:hAnsi="Times New Roman" w:cs="Times New Roman"/>
          </w:rPr>
          <w:delText>T</w:delText>
        </w:r>
        <w:r w:rsidR="00435FB7" w:rsidRPr="004F0546" w:rsidDel="008D02FA">
          <w:rPr>
            <w:rFonts w:ascii="Times New Roman" w:hAnsi="Times New Roman" w:cs="Times New Roman"/>
          </w:rPr>
          <w:delText>his unique dataset and model</w:delText>
        </w:r>
        <w:r w:rsidR="00C26616" w:rsidDel="008D02FA">
          <w:rPr>
            <w:rFonts w:ascii="Times New Roman" w:hAnsi="Times New Roman" w:cs="Times New Roman"/>
          </w:rPr>
          <w:delText>l</w:delText>
        </w:r>
        <w:r w:rsidR="00435FB7" w:rsidRPr="004F0546" w:rsidDel="008D02FA">
          <w:rPr>
            <w:rFonts w:ascii="Times New Roman" w:hAnsi="Times New Roman" w:cs="Times New Roman"/>
          </w:rPr>
          <w:delText>ing approach</w:delText>
        </w:r>
        <w:r w:rsidR="001552DE" w:rsidDel="008D02FA">
          <w:rPr>
            <w:rFonts w:ascii="Times New Roman" w:hAnsi="Times New Roman" w:cs="Times New Roman"/>
          </w:rPr>
          <w:delText xml:space="preserve"> </w:delText>
        </w:r>
      </w:del>
      <w:r w:rsidR="001552DE">
        <w:rPr>
          <w:rFonts w:ascii="Times New Roman" w:hAnsi="Times New Roman" w:cs="Times New Roman"/>
        </w:rPr>
        <w:t>lend</w:t>
      </w:r>
      <w:r w:rsidR="00E82604">
        <w:rPr>
          <w:rFonts w:ascii="Times New Roman" w:hAnsi="Times New Roman" w:cs="Times New Roman"/>
        </w:rPr>
        <w:t>s</w:t>
      </w:r>
      <w:r w:rsidR="001552DE">
        <w:rPr>
          <w:rFonts w:ascii="Times New Roman" w:hAnsi="Times New Roman" w:cs="Times New Roman"/>
        </w:rPr>
        <w:t xml:space="preserve"> to significant learning</w:t>
      </w:r>
      <w:r w:rsidR="00E82604">
        <w:rPr>
          <w:rFonts w:ascii="Times New Roman" w:hAnsi="Times New Roman" w:cs="Times New Roman"/>
        </w:rPr>
        <w:t xml:space="preserve"> of </w:t>
      </w:r>
      <w:r w:rsidR="00C26616">
        <w:rPr>
          <w:rFonts w:ascii="Times New Roman" w:hAnsi="Times New Roman" w:cs="Times New Roman"/>
        </w:rPr>
        <w:t xml:space="preserve">major </w:t>
      </w:r>
      <w:r w:rsidR="00E82604">
        <w:rPr>
          <w:rFonts w:ascii="Times New Roman" w:hAnsi="Times New Roman" w:cs="Times New Roman"/>
        </w:rPr>
        <w:t>ecosystem changes</w:t>
      </w:r>
      <w:r w:rsidR="00874F73">
        <w:rPr>
          <w:rFonts w:ascii="Times New Roman" w:hAnsi="Times New Roman" w:cs="Times New Roman"/>
        </w:rPr>
        <w:t xml:space="preserve"> </w:t>
      </w:r>
      <w:del w:id="758" w:author="Larson, Danelle M" w:date="2026-02-03T11:45:00Z" w16du:dateUtc="2026-02-03T17:45:00Z">
        <w:r w:rsidR="00A65B6C" w:rsidDel="00752F11">
          <w:rPr>
            <w:rFonts w:ascii="Times New Roman" w:hAnsi="Times New Roman" w:cs="Times New Roman"/>
          </w:rPr>
          <w:delText>and</w:delText>
        </w:r>
        <w:r w:rsidR="00EF2913" w:rsidDel="00752F11">
          <w:rPr>
            <w:rFonts w:ascii="Times New Roman" w:hAnsi="Times New Roman" w:cs="Times New Roman"/>
          </w:rPr>
          <w:delText xml:space="preserve"> </w:delText>
        </w:r>
      </w:del>
      <w:ins w:id="759" w:author="Larson, Danelle M" w:date="2026-02-03T11:45:00Z" w16du:dateUtc="2026-02-03T17:45:00Z">
        <w:r w:rsidR="00752F11">
          <w:rPr>
            <w:rFonts w:ascii="Times New Roman" w:hAnsi="Times New Roman" w:cs="Times New Roman"/>
          </w:rPr>
          <w:t xml:space="preserve">that </w:t>
        </w:r>
      </w:ins>
      <w:r w:rsidR="000B3CC8">
        <w:rPr>
          <w:rFonts w:ascii="Times New Roman" w:hAnsi="Times New Roman" w:cs="Times New Roman"/>
        </w:rPr>
        <w:t xml:space="preserve">may be applied to </w:t>
      </w:r>
      <w:r w:rsidR="00900447" w:rsidRPr="004F0546">
        <w:rPr>
          <w:rFonts w:ascii="Times New Roman" w:hAnsi="Times New Roman" w:cs="Times New Roman"/>
        </w:rPr>
        <w:t xml:space="preserve">ecological restoration of </w:t>
      </w:r>
      <w:ins w:id="760" w:author="Larson, Danelle M" w:date="2026-02-02T09:49:00Z" w16du:dateUtc="2026-02-02T15:49:00Z">
        <w:r w:rsidR="007D33A5">
          <w:rPr>
            <w:rFonts w:ascii="Times New Roman" w:hAnsi="Times New Roman" w:cs="Times New Roman"/>
          </w:rPr>
          <w:t xml:space="preserve">other </w:t>
        </w:r>
      </w:ins>
      <w:r w:rsidR="00900447" w:rsidRPr="004F0546">
        <w:rPr>
          <w:rFonts w:ascii="Times New Roman" w:hAnsi="Times New Roman" w:cs="Times New Roman"/>
        </w:rPr>
        <w:t>large rivers</w:t>
      </w:r>
      <w:del w:id="761" w:author="Larson, Danelle M" w:date="2026-02-03T11:45:00Z" w16du:dateUtc="2026-02-03T17:45:00Z">
        <w:r w:rsidR="00900447" w:rsidRPr="004F0546" w:rsidDel="001848B6">
          <w:rPr>
            <w:rFonts w:ascii="Times New Roman" w:hAnsi="Times New Roman" w:cs="Times New Roman"/>
          </w:rPr>
          <w:delText xml:space="preserve"> and </w:delText>
        </w:r>
        <w:r w:rsidR="00EF2913" w:rsidDel="001848B6">
          <w:rPr>
            <w:rFonts w:ascii="Times New Roman" w:hAnsi="Times New Roman" w:cs="Times New Roman"/>
          </w:rPr>
          <w:delText xml:space="preserve">their </w:delText>
        </w:r>
        <w:r w:rsidR="00900447" w:rsidRPr="004F0546" w:rsidDel="001848B6">
          <w:rPr>
            <w:rFonts w:ascii="Times New Roman" w:hAnsi="Times New Roman" w:cs="Times New Roman"/>
          </w:rPr>
          <w:delText>freshwater macrophytes</w:delText>
        </w:r>
      </w:del>
      <w:del w:id="762" w:author="Larson, Danelle M" w:date="2026-02-02T09:49:00Z" w16du:dateUtc="2026-02-02T15:49:00Z">
        <w:r w:rsidR="00153999" w:rsidDel="007D33A5">
          <w:rPr>
            <w:rFonts w:ascii="Times New Roman" w:hAnsi="Times New Roman" w:cs="Times New Roman"/>
          </w:rPr>
          <w:delText xml:space="preserve"> that continue to experience </w:delText>
        </w:r>
        <w:r w:rsidR="00303AB9" w:rsidDel="007D33A5">
          <w:rPr>
            <w:rFonts w:ascii="Times New Roman" w:hAnsi="Times New Roman" w:cs="Times New Roman"/>
          </w:rPr>
          <w:delText>changes</w:delText>
        </w:r>
      </w:del>
      <w:r w:rsidR="00900447" w:rsidRPr="004F0546">
        <w:rPr>
          <w:rFonts w:ascii="Times New Roman" w:hAnsi="Times New Roman" w:cs="Times New Roman"/>
        </w:rPr>
        <w:t>.</w:t>
      </w:r>
      <w:r w:rsidR="0086007A" w:rsidRPr="0086007A">
        <w:rPr>
          <w:rFonts w:ascii="Times New Roman" w:eastAsia="Times New Roman" w:hAnsi="Times New Roman" w:cs="Times New Roman"/>
        </w:rPr>
        <w:t xml:space="preserve"> </w:t>
      </w:r>
      <w:r w:rsidR="0086007A" w:rsidRPr="00BF190E">
        <w:rPr>
          <w:rFonts w:ascii="Times New Roman" w:eastAsia="Times New Roman" w:hAnsi="Times New Roman" w:cs="Times New Roman"/>
        </w:rPr>
        <w:t xml:space="preserve">Collectively, </w:t>
      </w:r>
      <w:r w:rsidR="0086007A">
        <w:rPr>
          <w:rFonts w:ascii="Times New Roman" w:eastAsia="Times New Roman" w:hAnsi="Times New Roman" w:cs="Times New Roman"/>
        </w:rPr>
        <w:t>our</w:t>
      </w:r>
      <w:r w:rsidR="0086007A" w:rsidRPr="00BF190E">
        <w:rPr>
          <w:rFonts w:ascii="Times New Roman" w:eastAsia="Times New Roman" w:hAnsi="Times New Roman" w:cs="Times New Roman"/>
        </w:rPr>
        <w:t xml:space="preserve"> results reveal the relative roles of </w:t>
      </w:r>
      <w:r w:rsidR="0086007A">
        <w:rPr>
          <w:rFonts w:ascii="Times New Roman" w:eastAsia="Times New Roman" w:hAnsi="Times New Roman" w:cs="Times New Roman"/>
        </w:rPr>
        <w:t>spatial and temporal variations of</w:t>
      </w:r>
      <w:r w:rsidR="0086007A" w:rsidRPr="00BF190E">
        <w:rPr>
          <w:rFonts w:ascii="Times New Roman" w:eastAsia="Times New Roman" w:hAnsi="Times New Roman" w:cs="Times New Roman"/>
        </w:rPr>
        <w:t xml:space="preserve"> </w:t>
      </w:r>
      <w:r w:rsidR="00570160" w:rsidRPr="00754A01">
        <w:rPr>
          <w:rFonts w:ascii="Times New Roman" w:eastAsiaTheme="minorHAnsi" w:hAnsi="Times New Roman" w:cs="Times New Roman"/>
        </w:rPr>
        <w:t>hydrogeomorphology</w:t>
      </w:r>
      <w:r w:rsidR="0086007A" w:rsidRPr="00BF190E">
        <w:rPr>
          <w:rFonts w:ascii="Times New Roman" w:eastAsia="Times New Roman" w:hAnsi="Times New Roman" w:cs="Times New Roman"/>
        </w:rPr>
        <w:t xml:space="preserve">, </w:t>
      </w:r>
      <w:r w:rsidR="0086007A">
        <w:rPr>
          <w:rFonts w:ascii="Times New Roman" w:eastAsia="Times New Roman" w:hAnsi="Times New Roman" w:cs="Times New Roman"/>
        </w:rPr>
        <w:t>water quality</w:t>
      </w:r>
      <w:r w:rsidR="0086007A" w:rsidRPr="00BF190E">
        <w:rPr>
          <w:rFonts w:ascii="Times New Roman" w:eastAsia="Times New Roman" w:hAnsi="Times New Roman" w:cs="Times New Roman"/>
        </w:rPr>
        <w:t xml:space="preserve">, and climate during </w:t>
      </w:r>
      <w:r w:rsidR="0086007A">
        <w:rPr>
          <w:rFonts w:ascii="Times New Roman" w:eastAsia="Times New Roman" w:hAnsi="Times New Roman" w:cs="Times New Roman"/>
        </w:rPr>
        <w:t xml:space="preserve">two decades of </w:t>
      </w:r>
      <w:r w:rsidR="0086007A" w:rsidRPr="00BF190E">
        <w:rPr>
          <w:rFonts w:ascii="Times New Roman" w:eastAsia="Times New Roman" w:hAnsi="Times New Roman" w:cs="Times New Roman"/>
        </w:rPr>
        <w:t>macrophyte recovery</w:t>
      </w:r>
      <w:r w:rsidR="0086007A">
        <w:rPr>
          <w:rFonts w:ascii="Times New Roman" w:eastAsia="Times New Roman" w:hAnsi="Times New Roman" w:cs="Times New Roman"/>
        </w:rPr>
        <w:t xml:space="preserve"> in a large floodplain river</w:t>
      </w:r>
      <w:r w:rsidR="0086007A" w:rsidRPr="00BF190E">
        <w:rPr>
          <w:rFonts w:ascii="Times New Roman" w:eastAsia="Times New Roman" w:hAnsi="Times New Roman" w:cs="Times New Roman"/>
        </w:rPr>
        <w:t>.</w:t>
      </w:r>
    </w:p>
    <w:p w14:paraId="6B845E38" w14:textId="77777777" w:rsidR="00441ABF" w:rsidRDefault="00441ABF" w:rsidP="00E60DC9"/>
    <w:p w14:paraId="699F57CD" w14:textId="2813C637" w:rsidR="0034653F" w:rsidRPr="0058224E" w:rsidRDefault="0034653F" w:rsidP="0034653F">
      <w:pPr>
        <w:pStyle w:val="Heading2"/>
        <w:rPr>
          <w:rStyle w:val="Heading2Char"/>
          <w:b/>
        </w:rPr>
      </w:pPr>
      <w:r w:rsidRPr="0058224E">
        <w:rPr>
          <w:rStyle w:val="Heading2Char"/>
          <w:b/>
        </w:rPr>
        <w:t xml:space="preserve">Macrophyte </w:t>
      </w:r>
      <w:r w:rsidR="00722F5F" w:rsidRPr="0058224E">
        <w:rPr>
          <w:rStyle w:val="Heading2Char"/>
          <w:b/>
          <w:iCs/>
        </w:rPr>
        <w:t>R</w:t>
      </w:r>
      <w:r w:rsidRPr="0058224E">
        <w:rPr>
          <w:rStyle w:val="Heading2Char"/>
          <w:b/>
          <w:iCs/>
        </w:rPr>
        <w:t>ecovery</w:t>
      </w:r>
      <w:r w:rsidRPr="0058224E">
        <w:rPr>
          <w:rStyle w:val="Heading2Char"/>
          <w:b/>
        </w:rPr>
        <w:t xml:space="preserve"> </w:t>
      </w:r>
      <w:r w:rsidR="00B76CA1" w:rsidRPr="0058224E">
        <w:rPr>
          <w:rStyle w:val="Heading2Char"/>
          <w:b/>
        </w:rPr>
        <w:t xml:space="preserve">in </w:t>
      </w:r>
      <w:r w:rsidR="00722F5F" w:rsidRPr="0058224E">
        <w:rPr>
          <w:rStyle w:val="Heading2Char"/>
          <w:b/>
          <w:iCs/>
        </w:rPr>
        <w:t>R</w:t>
      </w:r>
      <w:r w:rsidR="00B76CA1" w:rsidRPr="0058224E">
        <w:rPr>
          <w:rStyle w:val="Heading2Char"/>
          <w:b/>
          <w:iCs/>
        </w:rPr>
        <w:t>elation</w:t>
      </w:r>
      <w:r w:rsidR="00B76CA1" w:rsidRPr="0058224E">
        <w:rPr>
          <w:rStyle w:val="Heading2Char"/>
          <w:b/>
        </w:rPr>
        <w:t xml:space="preserve"> to</w:t>
      </w:r>
      <w:r w:rsidR="00FB691A" w:rsidRPr="0058224E">
        <w:rPr>
          <w:rStyle w:val="Heading2Char"/>
          <w:b/>
        </w:rPr>
        <w:t xml:space="preserve"> </w:t>
      </w:r>
      <w:r w:rsidR="00722F5F" w:rsidRPr="0058224E">
        <w:rPr>
          <w:rStyle w:val="Heading2Char"/>
          <w:b/>
          <w:iCs/>
        </w:rPr>
        <w:t>H</w:t>
      </w:r>
      <w:r w:rsidR="002C1CCD" w:rsidRPr="0058224E">
        <w:rPr>
          <w:rStyle w:val="Heading2Char"/>
          <w:b/>
          <w:iCs/>
        </w:rPr>
        <w:t xml:space="preserve">ydrogeomorphic </w:t>
      </w:r>
      <w:r w:rsidR="00722F5F" w:rsidRPr="0058224E">
        <w:rPr>
          <w:rStyle w:val="Heading2Char"/>
          <w:b/>
          <w:iCs/>
        </w:rPr>
        <w:t>C</w:t>
      </w:r>
      <w:r w:rsidR="00FB691A" w:rsidRPr="0058224E">
        <w:rPr>
          <w:rStyle w:val="Heading2Char"/>
          <w:b/>
          <w:iCs/>
        </w:rPr>
        <w:t>hanges</w:t>
      </w:r>
      <w:r w:rsidR="00FB691A" w:rsidRPr="0058224E">
        <w:rPr>
          <w:rStyle w:val="Heading2Char"/>
          <w:b/>
        </w:rPr>
        <w:t xml:space="preserve"> and</w:t>
      </w:r>
      <w:r w:rsidRPr="0058224E">
        <w:rPr>
          <w:rStyle w:val="Heading2Char"/>
          <w:b/>
        </w:rPr>
        <w:t xml:space="preserve"> </w:t>
      </w:r>
      <w:r w:rsidR="00D76796" w:rsidRPr="0058224E">
        <w:rPr>
          <w:rStyle w:val="Heading2Char"/>
          <w:b/>
          <w:iCs/>
        </w:rPr>
        <w:t>R</w:t>
      </w:r>
      <w:r w:rsidRPr="0058224E">
        <w:rPr>
          <w:rStyle w:val="Heading2Char"/>
          <w:b/>
          <w:iCs/>
        </w:rPr>
        <w:t>e-</w:t>
      </w:r>
      <w:r w:rsidR="00D76796" w:rsidRPr="0058224E">
        <w:rPr>
          <w:rStyle w:val="Heading2Char"/>
          <w:b/>
          <w:iCs/>
        </w:rPr>
        <w:t>O</w:t>
      </w:r>
      <w:r w:rsidRPr="0058224E">
        <w:rPr>
          <w:rStyle w:val="Heading2Char"/>
          <w:b/>
          <w:iCs/>
        </w:rPr>
        <w:t>ligotrophy</w:t>
      </w:r>
      <w:r w:rsidRPr="0058224E">
        <w:rPr>
          <w:rStyle w:val="Heading2Char"/>
          <w:b/>
        </w:rPr>
        <w:t xml:space="preserve"> </w:t>
      </w:r>
    </w:p>
    <w:p w14:paraId="20F8418B" w14:textId="4404843D" w:rsidR="0034653F" w:rsidRDefault="00BA0B30" w:rsidP="0034653F">
      <w:pPr>
        <w:spacing w:line="480" w:lineRule="auto"/>
        <w:ind w:firstLine="360"/>
        <w:rPr>
          <w:rFonts w:ascii="Times New Roman" w:hAnsi="Times New Roman" w:cs="Times New Roman"/>
        </w:rPr>
      </w:pPr>
      <w:r>
        <w:rPr>
          <w:rFonts w:ascii="Times New Roman" w:hAnsi="Times New Roman" w:cs="Times New Roman"/>
        </w:rPr>
        <w:t xml:space="preserve">This is one of the first studies to </w:t>
      </w:r>
      <w:r w:rsidR="0036507C">
        <w:rPr>
          <w:rFonts w:ascii="Times New Roman" w:hAnsi="Times New Roman" w:cs="Times New Roman"/>
        </w:rPr>
        <w:t>model the</w:t>
      </w:r>
      <w:r w:rsidR="00F10BA3">
        <w:rPr>
          <w:rFonts w:ascii="Times New Roman" w:hAnsi="Times New Roman" w:cs="Times New Roman"/>
        </w:rPr>
        <w:t xml:space="preserve"> a</w:t>
      </w:r>
      <w:r w:rsidR="0036507C">
        <w:rPr>
          <w:rFonts w:ascii="Times New Roman" w:hAnsi="Times New Roman" w:cs="Times New Roman"/>
        </w:rPr>
        <w:t>ssociations</w:t>
      </w:r>
      <w:r w:rsidR="00F10BA3">
        <w:rPr>
          <w:rFonts w:ascii="Times New Roman" w:hAnsi="Times New Roman" w:cs="Times New Roman"/>
        </w:rPr>
        <w:t xml:space="preserve"> of </w:t>
      </w:r>
      <w:r w:rsidR="00570160" w:rsidRPr="00754A01">
        <w:rPr>
          <w:rFonts w:ascii="Times New Roman" w:eastAsiaTheme="minorHAnsi" w:hAnsi="Times New Roman" w:cs="Times New Roman"/>
        </w:rPr>
        <w:t>hydrogeomorphology</w:t>
      </w:r>
      <w:r w:rsidR="006D6F17">
        <w:rPr>
          <w:rFonts w:ascii="Times New Roman" w:hAnsi="Times New Roman" w:cs="Times New Roman"/>
        </w:rPr>
        <w:t xml:space="preserve"> and </w:t>
      </w:r>
      <w:r w:rsidR="00F10BA3">
        <w:rPr>
          <w:rFonts w:ascii="Times New Roman" w:hAnsi="Times New Roman" w:cs="Times New Roman"/>
        </w:rPr>
        <w:t xml:space="preserve">re-oligotrophy </w:t>
      </w:r>
      <w:r w:rsidR="008928B3">
        <w:rPr>
          <w:rFonts w:ascii="Times New Roman" w:hAnsi="Times New Roman" w:cs="Times New Roman"/>
        </w:rPr>
        <w:t>through time in conjunction with</w:t>
      </w:r>
      <w:r w:rsidR="00F10BA3">
        <w:rPr>
          <w:rFonts w:ascii="Times New Roman" w:hAnsi="Times New Roman" w:cs="Times New Roman"/>
        </w:rPr>
        <w:t xml:space="preserve"> riverine macrophyte recovery, although several other large rivers worldwide have </w:t>
      </w:r>
      <w:r w:rsidR="0036507C">
        <w:rPr>
          <w:rFonts w:ascii="Times New Roman" w:hAnsi="Times New Roman" w:cs="Times New Roman"/>
        </w:rPr>
        <w:t xml:space="preserve">experienced similar </w:t>
      </w:r>
      <w:r w:rsidR="00F84E6D">
        <w:rPr>
          <w:rFonts w:ascii="Times New Roman" w:hAnsi="Times New Roman" w:cs="Times New Roman"/>
        </w:rPr>
        <w:t>phenomenon</w:t>
      </w:r>
      <w:r w:rsidR="0036507C">
        <w:rPr>
          <w:rFonts w:ascii="Times New Roman" w:hAnsi="Times New Roman" w:cs="Times New Roman"/>
        </w:rPr>
        <w:t xml:space="preserve"> </w:t>
      </w:r>
      <w:r w:rsidR="00C414ED">
        <w:rPr>
          <w:rFonts w:ascii="Times New Roman" w:hAnsi="Times New Roman" w:cs="Times New Roman"/>
        </w:rPr>
        <w:fldChar w:fldCharType="begin" w:fldLock="1"/>
      </w:r>
      <w:r w:rsidR="00A27BE5">
        <w:rPr>
          <w:rFonts w:ascii="Times New Roman" w:hAnsi="Times New Roman" w:cs="Times New Roman"/>
        </w:rPr>
        <w:instrText xml:space="preserve"> ADDIN ZOTERO_ITEM CSL_CITATION {"citationID":"XZu51TU1","properties":{"formattedCitation":"(Diamond et al., 2022; Ib\\uc0\\u225{}\\uc0\\u241{}ez et al., 2023)","plainCitation":"(Diamond et al., 2022; Ibáñez et al., 2023)","noteIndex":0},"citationItems":[{"id":"qRQ4npYE/YhGZl8u5","uris":["http://www.mendeley.com/documents/?uuid=c9b0a247-b71c-30e5-bda1-0dbdd8f44148","http://zotero.org/users/13640977/items/S4N79L6V"],"itemData":{"id":4608,"type":"article-journal","abstract":"Trends and ecological consequences of phosphorus (P) decline and increasing nitrogen (N) to phosphorus (N:P) ratios in rivers and estuaries are reviewed and discussed. Results suggest that re-oligotrophication is a dominant trend in rivers and estuaries of high-income countries in the last two–three decades, while in low-income countries widespread eutrophication occurs. The decline in P is well documented in hundreds of rivers of United States and the European Union, but the biotic response of rivers and estuaries besides phytoplankton decline such as trends in phytoplankton composition, changes in primary production, ecosystem shifts, cascading effects, changes in ecosystem metabolism, etc., have not been sufficiently monitored and investigated, neither the effects of N:P imbalance. N:P imbalance has significant ecological effects that need to be further investigated. There is a growing number of cases in which phytoplankton biomass have been shown to decrease due to re-oligotrophication, but the potential regime shift from phytoplankton to macrophyte dominance described in shallow lakes has been documented only in a few rivers and estuaries yet. The main reasons why regime shifts are rarely described in rivers and estuaries are, from one hand the scarcity of data on macrophyte cover trends, and from the other hand physical factors such as peak flows or high turbidity that could prevent a general spread of submerged macrophytes as observed in shallow lakes. Moreover, re-oligotrophication effects on rivers may be different compared to lakes (e.g., lower dominance of macrophytes) or estuaries (e.g., limitation of primary production by N instead of P) or may be dependent on river/estuary type. We conclude that river and estuary re-oligotrophication effects are complex, diverse and still little known, and in some cases are equivalent to those described in shallow lakes, but the regime shift is more likely to occur in mid to high-order rivers and shallow estuaries.","container-title":"Global Change Biology","DOI":"10.1111/gcb.16520","ISSN":"13652486","issue":"5","note":"PMID: 36366939\npublisher: John Wiley and Sons Inc","page":"1248-1266","title":"Ecosystem-level effects of re-oligotrophication and N:P imbalances in rivers and estuaries on a global scale","volume":"29","author":[{"family":"Ibáñez","given":"Carles"},{"family":"Caiola","given":"Nuno"},{"family":"Barquín","given":"José"},{"family":"Belmar","given":"Oscar"},{"family":"Benito-Granell","given":"Xavier"},{"family":"Casals","given":"Frederic"},{"family":"Fennessy","given":"Siobhan"},{"family":"Hughes","given":"Jocelyne"},{"family":"Palmer","given":"Margaret"},{"family":"Peñuelas","given":"Josep"},{"family":"Romero","given":"Estela"},{"family":"Sardans","given":"Jordi"},{"family":"Williams","given":"Michael"}],"issued":{"date-parts":[["2023",3,1]]}}},{"id":4484,"uris":["http://www.mendeley.com/documents/?uuid=8411a1cf-962c-3a90-978b-7b0765884336","http://zotero.org/users/13640977/items/DYCXQGW9"],"itemData":{"id":4484,"type":"article-journal","abstract":"Aquatic ecosystem recovery from anthropogenic degradation can be hampered by internal feedbacks that stabilize undesirable states. The challenges of managing and predicting alternative states in lakes are well known, but state shifts in rivers and their attendant effects on ecosystem function remain understudied despite strong recent evidence that such shifts can and do occur. Using three decades of measurements of key state variables such as turbidity, nutrient concentrations, Corbicula fluminea clam densities, and chlorophyll a, including hourly dissolved oxygen, we investigated a sudden shift from phytoplankton to macrophyte dominance in the middle Loire River (France), and its associated effects on the rivers metabolic regime. We show, instead, that despite large and synchronous shifts across all state variables, changes in gross primary production and ecosystem respiration were modest (25% and 14% declines, respectively) and that these shifts lagged the ecosystem state changes by a decade or more. The shift to a macrophyte-dominated state reduced the sensitivity of primary production to abiotic drivers, altered element cycling efficiency, flipped the net carbon balance from positive to negative, and, crucially, weakened the temporal coupling between production and respiration. This weakened coupling, detected using Granger causality, increased the temporal autocorrelation of net ecosystem production, yielding a robust early warning indicator of both state- and metabolic-shifts that may provide valuable guidance for river restoration.","container-title":"Limnology and Oceanography","DOI":"10.1002/lno.11789","ISSN":"19395590","issue":"S1","note":"publisher: John Wiley and Sons Inc","page":"S54-S70","title":"Metabolic regime shifts and ecosystem state changes are decoupled in a large river","volume":"67","author":[{"family":"Diamond","given":"Jacob S."},{"family":"Moatar","given":"Florentina"},{"family":"Cohen","given":"Matthew J."},{"family":"Poirel","given":"Alain"},{"family":"Martinet","given":"Cécile"},{"family":"Maire","given":"Anthony"},{"family":"Pinay","given":"Gilles"}],"issued":{"date-parts":[["2022",2,1]]},"citation-key":"diamondMetabolicRegimeShifts2022"}}],"schema":"https://github.com/citation-style-language/schema/raw/master/csl-citation.json"} </w:instrText>
      </w:r>
      <w:r w:rsidR="00C414ED">
        <w:rPr>
          <w:rFonts w:ascii="Times New Roman" w:hAnsi="Times New Roman" w:cs="Times New Roman"/>
        </w:rPr>
        <w:fldChar w:fldCharType="separate"/>
      </w:r>
      <w:r w:rsidR="009548D9" w:rsidRPr="009548D9">
        <w:rPr>
          <w:rFonts w:ascii="Times New Roman" w:hAnsi="Times New Roman" w:cs="Times New Roman"/>
        </w:rPr>
        <w:t>(Diamond et al.</w:t>
      </w:r>
      <w:del w:id="763" w:author="Larson, Danelle M" w:date="2026-02-02T13:07:00Z" w16du:dateUtc="2026-02-02T19:07:00Z">
        <w:r w:rsidR="009548D9" w:rsidRPr="009548D9" w:rsidDel="00E54934">
          <w:rPr>
            <w:rFonts w:ascii="Times New Roman" w:hAnsi="Times New Roman" w:cs="Times New Roman"/>
          </w:rPr>
          <w:delText>,</w:delText>
        </w:r>
      </w:del>
      <w:r w:rsidR="009548D9" w:rsidRPr="009548D9">
        <w:rPr>
          <w:rFonts w:ascii="Times New Roman" w:hAnsi="Times New Roman" w:cs="Times New Roman"/>
        </w:rPr>
        <w:t xml:space="preserve"> 2022; Ibáñez et al.</w:t>
      </w:r>
      <w:del w:id="764" w:author="Larson, Danelle M" w:date="2026-02-02T13:07:00Z" w16du:dateUtc="2026-02-02T19:07:00Z">
        <w:r w:rsidR="009548D9" w:rsidRPr="009548D9" w:rsidDel="00E54934">
          <w:rPr>
            <w:rFonts w:ascii="Times New Roman" w:hAnsi="Times New Roman" w:cs="Times New Roman"/>
          </w:rPr>
          <w:delText>,</w:delText>
        </w:r>
      </w:del>
      <w:r w:rsidR="009548D9" w:rsidRPr="009548D9">
        <w:rPr>
          <w:rFonts w:ascii="Times New Roman" w:hAnsi="Times New Roman" w:cs="Times New Roman"/>
        </w:rPr>
        <w:t xml:space="preserve"> 2023)</w:t>
      </w:r>
      <w:r w:rsidR="00C414ED">
        <w:rPr>
          <w:rFonts w:ascii="Times New Roman" w:hAnsi="Times New Roman" w:cs="Times New Roman"/>
        </w:rPr>
        <w:fldChar w:fldCharType="end"/>
      </w:r>
      <w:r w:rsidR="00F84E6D">
        <w:rPr>
          <w:rFonts w:ascii="Times New Roman" w:hAnsi="Times New Roman" w:cs="Times New Roman"/>
        </w:rPr>
        <w:t>.</w:t>
      </w:r>
      <w:r w:rsidR="009D341D">
        <w:rPr>
          <w:rFonts w:ascii="Times New Roman" w:hAnsi="Times New Roman" w:cs="Times New Roman"/>
        </w:rPr>
        <w:t xml:space="preserve"> </w:t>
      </w:r>
      <w:r w:rsidR="009B1925">
        <w:rPr>
          <w:rFonts w:ascii="Times New Roman" w:hAnsi="Times New Roman" w:cs="Times New Roman"/>
        </w:rPr>
        <w:t>C</w:t>
      </w:r>
      <w:r w:rsidR="009D341D">
        <w:rPr>
          <w:rFonts w:ascii="Times New Roman" w:hAnsi="Times New Roman" w:cs="Times New Roman"/>
        </w:rPr>
        <w:t xml:space="preserve">onceptual frameworks predict similar outcomes </w:t>
      </w:r>
      <w:r w:rsidR="00670D64">
        <w:rPr>
          <w:rFonts w:ascii="Times New Roman" w:hAnsi="Times New Roman" w:cs="Times New Roman"/>
        </w:rPr>
        <w:t xml:space="preserve">to </w:t>
      </w:r>
      <w:r w:rsidR="007668C8">
        <w:rPr>
          <w:rFonts w:ascii="Times New Roman" w:hAnsi="Times New Roman" w:cs="Times New Roman"/>
        </w:rPr>
        <w:t xml:space="preserve">re-oligotrophy compared to </w:t>
      </w:r>
      <w:r w:rsidR="00B97D90">
        <w:rPr>
          <w:rFonts w:ascii="Times New Roman" w:hAnsi="Times New Roman" w:cs="Times New Roman"/>
        </w:rPr>
        <w:t xml:space="preserve">the results of </w:t>
      </w:r>
      <w:r w:rsidR="00670D64">
        <w:rPr>
          <w:rFonts w:ascii="Times New Roman" w:hAnsi="Times New Roman" w:cs="Times New Roman"/>
        </w:rPr>
        <w:t xml:space="preserve">this study </w:t>
      </w:r>
      <w:r w:rsidR="009B1925">
        <w:rPr>
          <w:rFonts w:ascii="Times New Roman" w:hAnsi="Times New Roman" w:cs="Times New Roman"/>
        </w:rPr>
        <w:fldChar w:fldCharType="begin" w:fldLock="1"/>
      </w:r>
      <w:r w:rsidR="00A27BE5">
        <w:rPr>
          <w:rFonts w:ascii="Times New Roman" w:hAnsi="Times New Roman" w:cs="Times New Roman"/>
        </w:rPr>
        <w:instrText xml:space="preserve"> ADDIN ZOTERO_ITEM CSL_CITATION {"citationID":"7sJPockJ","properties":{"formattedCitation":"(Dent et al., 2002; Hilton et al., 2006)","plainCitation":"(Dent et al., 2002; Hilton et al., 2006)","noteIndex":0},"citationItems":[{"id":4181,"uris":["http://www.mendeley.com/documents/?uuid=9a15b49f-b3e3-3946-861f-5a904a0c6033","http://zotero.org/users/13640977/items/GIKV22YE"],"itemData":{"id":4181,"type":"article-journal","abstract":"Although the process of eutrophication is reasonably well understood in lakes, there is currently no conceptual understanding of how eutrophication develops in rivers. This issue is addressed here. A review of the main processes controlling the development of eutrophication in lakes has been carried out as a precursor to considering the effect in rivers. The importance of hydraulic flushing in controlling algal growth suggests that short-retention-time rivers will show different effects compared to long retention-time, impounded rivers. The latter are likely to operate like lakes, moving from macrophyte domination to phytoplankton domination whereas the former move to benthic and filamentous algal domination. Subsequently, a conceptual model of the development of eutrophic conditions in short-retention-time rivers is developed. Although there is general agreement in the literature that an increase in nutrients, particularly phosphorus, is a pre-requisite for the eutrophic conditions to develop, there is little evidence in short-retention-time rivers that the plant (macro and micro) biomass is limited by nutrients and a good case can be made that the interaction of hydraulic drag with light limitation is the main controlling factor. The light limitation is brought about by the development of epiphytic algal films on the macrophyte leaves. The implications of this conceptual model are discussed and a series of observable effects are predicted, which should result if the model is correct. © 2006 Elsevier B.V. All rights reserved.","container-title":"Science of the Total Environment","DOI":"10.1016/j.scitotenv.2006.02.055","ISSN":"00489697","issue":"1-3","note":"PMID: 16643991","page":"66-83","title":"How green is my river? A new paradigm of eutrophication in rivers","volume":"365","author":[{"family":"Hilton","given":"John"},{"family":"O'Hare","given":"Matthew"},{"family":"Bowes","given":"Michael J."},{"family":"Jones","given":"J. Iwan"}],"issued":{"date-parts":[["2006",7,15]]},"citation-key":"hiltonHowGreenMy2006"}},{"id":3040,"uris":["http://www.mendeley.com/documents/?uuid=1500494e-c6a1-3e3d-a94a-1bfd67e95410","http://zotero.org/users/13640977/items/9JNIFMM9"],"itemData":{"id":3040,"type":"article-journal","abstract":"Nonlinear models of ecosystem dynamics that incorporate positive feedbacks and multiple, internally reinforced states have considerable explanatory power. However, linear models may be adequate, particularly if ecosystem behaviour is primarily controlled by external processes. In lake ecosystems, internal (mainly biotic) processes are thought to have major impacts on system behaviour, whereas in rivers, external (mainly physical) factors have traditionally been emphasized. We consider the hypothesis that models that exhibit multiple states are useful for understanding the behaviour of lake ecosystems, but not as useful for understanding stream ecosystems. Some of the best-known examples of multiple states come from lake ecosystems. We review some of these examples, and we also describe examples of multiple states in rivers. We conclude that the hypothesis is an oversimplification; the importance of physical forcing in rivers does not eliminate the possibility of internal feedbacks that create multiple states, although in rivers these feedbacks are likely to include physical as well as biotic processes. Nonlinear behaviour in aquatic ecosystems may be more common than current theory indicates.","container-title":"Philosophical Transactions of the Royal Society B: Biological Sciences","DOI":"10.1098/rstb.2001.0991","ISSN":"09628436","issue":"1421","page":"635-645","title":"Multiple states in river and lake ecosystems","volume":"357","author":[{"family":"Dent","given":"C. Lisa"},{"family":"Cumming","given":"Graeme S."},{"family":"Carpenter","given":"Stephen R."}],"issued":{"date-parts":[["2002",5,29]]},"citation-key":"dentMultipleStatesRiver2002"}}],"schema":"https://github.com/citation-style-language/schema/raw/master/csl-citation.json"} </w:instrText>
      </w:r>
      <w:r w:rsidR="009B1925">
        <w:rPr>
          <w:rFonts w:ascii="Times New Roman" w:hAnsi="Times New Roman" w:cs="Times New Roman"/>
        </w:rPr>
        <w:fldChar w:fldCharType="separate"/>
      </w:r>
      <w:r w:rsidR="009548D9" w:rsidRPr="009548D9">
        <w:rPr>
          <w:rFonts w:ascii="Times New Roman" w:hAnsi="Times New Roman" w:cs="Times New Roman"/>
        </w:rPr>
        <w:t>(Dent et al.</w:t>
      </w:r>
      <w:del w:id="765" w:author="Larson, Danelle M" w:date="2026-02-02T13:07:00Z" w16du:dateUtc="2026-02-02T19:07:00Z">
        <w:r w:rsidR="009548D9" w:rsidRPr="009548D9" w:rsidDel="00E54934">
          <w:rPr>
            <w:rFonts w:ascii="Times New Roman" w:hAnsi="Times New Roman" w:cs="Times New Roman"/>
          </w:rPr>
          <w:delText>,</w:delText>
        </w:r>
      </w:del>
      <w:r w:rsidR="009548D9" w:rsidRPr="009548D9">
        <w:rPr>
          <w:rFonts w:ascii="Times New Roman" w:hAnsi="Times New Roman" w:cs="Times New Roman"/>
        </w:rPr>
        <w:t xml:space="preserve"> 2002; Hilton et al.</w:t>
      </w:r>
      <w:del w:id="766" w:author="Larson, Danelle M" w:date="2026-02-02T13:07:00Z" w16du:dateUtc="2026-02-02T19:07:00Z">
        <w:r w:rsidR="009548D9" w:rsidRPr="009548D9" w:rsidDel="00E54934">
          <w:rPr>
            <w:rFonts w:ascii="Times New Roman" w:hAnsi="Times New Roman" w:cs="Times New Roman"/>
          </w:rPr>
          <w:delText>,</w:delText>
        </w:r>
      </w:del>
      <w:r w:rsidR="009548D9" w:rsidRPr="009548D9">
        <w:rPr>
          <w:rFonts w:ascii="Times New Roman" w:hAnsi="Times New Roman" w:cs="Times New Roman"/>
        </w:rPr>
        <w:t xml:space="preserve"> 2006)</w:t>
      </w:r>
      <w:r w:rsidR="009B1925">
        <w:rPr>
          <w:rFonts w:ascii="Times New Roman" w:hAnsi="Times New Roman" w:cs="Times New Roman"/>
        </w:rPr>
        <w:fldChar w:fldCharType="end"/>
      </w:r>
      <w:r w:rsidR="002B6456">
        <w:rPr>
          <w:rFonts w:ascii="Times New Roman" w:hAnsi="Times New Roman" w:cs="Times New Roman"/>
        </w:rPr>
        <w:t>, but few</w:t>
      </w:r>
      <w:r w:rsidR="00670D64">
        <w:rPr>
          <w:rFonts w:ascii="Times New Roman" w:hAnsi="Times New Roman" w:cs="Times New Roman"/>
        </w:rPr>
        <w:t xml:space="preserve"> papers</w:t>
      </w:r>
      <w:r w:rsidR="002B6456">
        <w:rPr>
          <w:rFonts w:ascii="Times New Roman" w:hAnsi="Times New Roman" w:cs="Times New Roman"/>
        </w:rPr>
        <w:t xml:space="preserve"> </w:t>
      </w:r>
      <w:r w:rsidR="00B76CA1">
        <w:rPr>
          <w:rFonts w:ascii="Times New Roman" w:hAnsi="Times New Roman" w:cs="Times New Roman"/>
        </w:rPr>
        <w:t xml:space="preserve">show </w:t>
      </w:r>
      <w:r w:rsidR="008B6F2F">
        <w:rPr>
          <w:rFonts w:ascii="Times New Roman" w:hAnsi="Times New Roman" w:cs="Times New Roman"/>
        </w:rPr>
        <w:t xml:space="preserve">quantitative evidence </w:t>
      </w:r>
      <w:r w:rsidR="00006C96">
        <w:rPr>
          <w:rFonts w:ascii="Times New Roman" w:hAnsi="Times New Roman" w:cs="Times New Roman"/>
        </w:rPr>
        <w:t>because of a</w:t>
      </w:r>
      <w:r w:rsidR="008B6F2F">
        <w:rPr>
          <w:rFonts w:ascii="Times New Roman" w:hAnsi="Times New Roman" w:cs="Times New Roman"/>
        </w:rPr>
        <w:t xml:space="preserve"> lack of data </w:t>
      </w:r>
      <w:r w:rsidR="007D06FC">
        <w:rPr>
          <w:rFonts w:ascii="Times New Roman" w:hAnsi="Times New Roman" w:cs="Times New Roman"/>
        </w:rPr>
        <w:t>and the</w:t>
      </w:r>
      <w:r w:rsidR="008B6F2F">
        <w:rPr>
          <w:rFonts w:ascii="Times New Roman" w:hAnsi="Times New Roman" w:cs="Times New Roman"/>
        </w:rPr>
        <w:t xml:space="preserve"> </w:t>
      </w:r>
      <w:r w:rsidR="00660FAE">
        <w:rPr>
          <w:rFonts w:ascii="Times New Roman" w:hAnsi="Times New Roman" w:cs="Times New Roman"/>
        </w:rPr>
        <w:t>complexity of mode</w:t>
      </w:r>
      <w:ins w:id="767" w:author="Larson, Danelle M" w:date="2026-02-03T11:46:00Z" w16du:dateUtc="2026-02-03T17:46:00Z">
        <w:r w:rsidR="00C43FDD">
          <w:rPr>
            <w:rFonts w:ascii="Times New Roman" w:hAnsi="Times New Roman" w:cs="Times New Roman"/>
          </w:rPr>
          <w:t>l</w:t>
        </w:r>
      </w:ins>
      <w:r w:rsidR="00660FAE">
        <w:rPr>
          <w:rFonts w:ascii="Times New Roman" w:hAnsi="Times New Roman" w:cs="Times New Roman"/>
        </w:rPr>
        <w:t xml:space="preserve">ling such associations </w:t>
      </w:r>
      <w:r w:rsidR="00660FAE">
        <w:rPr>
          <w:rFonts w:ascii="Times New Roman" w:hAnsi="Times New Roman" w:cs="Times New Roman"/>
        </w:rPr>
        <w:fldChar w:fldCharType="begin" w:fldLock="1"/>
      </w:r>
      <w:r w:rsidR="00A27BE5">
        <w:rPr>
          <w:rFonts w:ascii="Times New Roman" w:hAnsi="Times New Roman" w:cs="Times New Roman"/>
        </w:rPr>
        <w:instrText xml:space="preserve"> ADDIN ZOTERO_ITEM CSL_CITATION {"citationID":"34s1f8Zj","properties":{"formattedCitation":"(Ib\\uc0\\u225{}\\uc0\\u241{}ez et al., 2023)","plainCitation":"(Ibáñez et al., 2023)","noteIndex":0},"citationItems":[{"id":"qRQ4npYE/YhGZl8u5","uris":["http://www.mendeley.com/documents/?uuid=c9b0a247-b71c-30e5-bda1-0dbdd8f44148","http://zotero.org/users/13640977/items/S4N79L6V"],"itemData":{"id":4608,"type":"article-journal","abstract":"Trends and ecological consequences of phosphorus (P) decline and increasing nitrogen (N) to phosphorus (N:P) ratios in rivers and estuaries are reviewed and discussed. Results suggest that re-oligotrophication is a dominant trend in rivers and estuaries of high-income countries in the last two–three decades, while in low-income countries widespread eutrophication occurs. The decline in P is well documented in hundreds of rivers of United States and the European Union, but the biotic response of rivers and estuaries besides phytoplankton decline such as trends in phytoplankton composition, changes in primary production, ecosystem shifts, cascading effects, changes in ecosystem metabolism, etc., have not been sufficiently monitored and investigated, neither the effects of N:P imbalance. N:P imbalance has significant ecological effects that need to be further investigated. There is a growing number of cases in which phytoplankton biomass have been shown to decrease due to re-oligotrophication, but the potential regime shift from phytoplankton to macrophyte dominance described in shallow lakes has been documented only in a few rivers and estuaries yet. The main reasons why regime shifts are rarely described in rivers and estuaries are, from one hand the scarcity of data on macrophyte cover trends, and from the other hand physical factors such as peak flows or high turbidity that could prevent a general spread of submerged macrophytes as observed in shallow lakes. Moreover, re-oligotrophication effects on rivers may be different compared to lakes (e.g., lower dominance of macrophytes) or estuaries (e.g., limitation of primary production by N instead of P) or may be dependent on river/estuary type. We conclude that river and estuary re-oligotrophication effects are complex, diverse and still little known, and in some cases are equivalent to those described in shallow lakes, but the regime shift is more likely to occur in mid to high-order rivers and shallow estuaries.","container-title":"Global Change Biology","DOI":"10.1111/gcb.16520","ISSN":"13652486","issue":"5","note":"PMID: 36366939\npublisher: John Wiley and Sons Inc","page":"1248-1266","title":"Ecosystem-level effects of re-oligotrophication and N:P imbalances in rivers and estuaries on a global scale","volume":"29","author":[{"family":"Ibáñez","given":"Carles"},{"family":"Caiola","given":"Nuno"},{"family":"Barquín","given":"José"},{"family":"Belmar","given":"Oscar"},{"family":"Benito-Granell","given":"Xavier"},{"family":"Casals","given":"Frederic"},{"family":"Fennessy","given":"Siobhan"},{"family":"Hughes","given":"Jocelyne"},{"family":"Palmer","given":"Margaret"},{"family":"Peñuelas","given":"Josep"},{"family":"Romero","given":"Estela"},{"family":"Sardans","given":"Jordi"},{"family":"Williams","given":"Michael"}],"issued":{"date-parts":[["2023",3,1]]}}}],"schema":"https://github.com/citation-style-language/schema/raw/master/csl-citation.json"} </w:instrText>
      </w:r>
      <w:r w:rsidR="00660FAE">
        <w:rPr>
          <w:rFonts w:ascii="Times New Roman" w:hAnsi="Times New Roman" w:cs="Times New Roman"/>
        </w:rPr>
        <w:fldChar w:fldCharType="separate"/>
      </w:r>
      <w:r w:rsidR="000739B5" w:rsidRPr="000739B5">
        <w:rPr>
          <w:rFonts w:ascii="Times New Roman" w:hAnsi="Times New Roman" w:cs="Times New Roman"/>
        </w:rPr>
        <w:t>(Ibáñez et al.</w:t>
      </w:r>
      <w:del w:id="768" w:author="Larson, Danelle M" w:date="2026-02-02T13:07:00Z" w16du:dateUtc="2026-02-02T19:07:00Z">
        <w:r w:rsidR="000739B5" w:rsidRPr="000739B5" w:rsidDel="00E54934">
          <w:rPr>
            <w:rFonts w:ascii="Times New Roman" w:hAnsi="Times New Roman" w:cs="Times New Roman"/>
          </w:rPr>
          <w:delText>,</w:delText>
        </w:r>
      </w:del>
      <w:r w:rsidR="000739B5" w:rsidRPr="000739B5">
        <w:rPr>
          <w:rFonts w:ascii="Times New Roman" w:hAnsi="Times New Roman" w:cs="Times New Roman"/>
        </w:rPr>
        <w:t xml:space="preserve"> 2023)</w:t>
      </w:r>
      <w:r w:rsidR="00660FAE">
        <w:rPr>
          <w:rFonts w:ascii="Times New Roman" w:hAnsi="Times New Roman" w:cs="Times New Roman"/>
        </w:rPr>
        <w:fldChar w:fldCharType="end"/>
      </w:r>
      <w:r w:rsidR="00660FAE">
        <w:rPr>
          <w:rFonts w:ascii="Times New Roman" w:hAnsi="Times New Roman" w:cs="Times New Roman"/>
        </w:rPr>
        <w:t xml:space="preserve">. </w:t>
      </w:r>
      <w:r w:rsidR="00961A56">
        <w:rPr>
          <w:rFonts w:ascii="Times New Roman" w:hAnsi="Times New Roman" w:cs="Times New Roman"/>
        </w:rPr>
        <w:t>A long-term study of macrophyte recovery in the Loire River of France found a decad</w:t>
      </w:r>
      <w:r w:rsidR="007478EC">
        <w:rPr>
          <w:rFonts w:ascii="Times New Roman" w:hAnsi="Times New Roman" w:cs="Times New Roman"/>
        </w:rPr>
        <w:t xml:space="preserve">al </w:t>
      </w:r>
      <w:r w:rsidR="00961A56">
        <w:rPr>
          <w:rFonts w:ascii="Times New Roman" w:hAnsi="Times New Roman" w:cs="Times New Roman"/>
        </w:rPr>
        <w:t xml:space="preserve">lag in </w:t>
      </w:r>
      <w:r w:rsidR="007478EC">
        <w:rPr>
          <w:rFonts w:ascii="Times New Roman" w:hAnsi="Times New Roman" w:cs="Times New Roman"/>
        </w:rPr>
        <w:t>shifting</w:t>
      </w:r>
      <w:r w:rsidR="00961A56">
        <w:rPr>
          <w:rFonts w:ascii="Times New Roman" w:hAnsi="Times New Roman" w:cs="Times New Roman"/>
        </w:rPr>
        <w:t xml:space="preserve"> water quality and macrophyte responses </w:t>
      </w:r>
      <w:r w:rsidR="00CA38A5">
        <w:rPr>
          <w:rFonts w:ascii="Times New Roman" w:hAnsi="Times New Roman" w:cs="Times New Roman"/>
        </w:rPr>
        <w:fldChar w:fldCharType="begin" w:fldLock="1"/>
      </w:r>
      <w:r w:rsidR="00A27BE5">
        <w:rPr>
          <w:rFonts w:ascii="Times New Roman" w:hAnsi="Times New Roman" w:cs="Times New Roman"/>
        </w:rPr>
        <w:instrText xml:space="preserve"> ADDIN ZOTERO_ITEM CSL_CITATION {"citationID":"ZRsy3CXs","properties":{"formattedCitation":"(Diamond et al., 2022)","plainCitation":"(Diamond et al., 2022)","noteIndex":0},"citationItems":[{"id":4484,"uris":["http://www.mendeley.com/documents/?uuid=8411a1cf-962c-3a90-978b-7b0765884336","http://zotero.org/users/13640977/items/DYCXQGW9"],"itemData":{"id":4484,"type":"article-journal","abstract":"Aquatic ecosystem recovery from anthropogenic degradation can be hampered by internal feedbacks that stabilize undesirable states. The challenges of managing and predicting alternative states in lakes are well known, but state shifts in rivers and their attendant effects on ecosystem function remain understudied despite strong recent evidence that such shifts can and do occur. Using three decades of measurements of key state variables such as turbidity, nutrient concentrations, Corbicula fluminea clam densities, and chlorophyll a, including hourly dissolved oxygen, we investigated a sudden shift from phytoplankton to macrophyte dominance in the middle Loire River (France), and its associated effects on the rivers metabolic regime. We show, instead, that despite large and synchronous shifts across all state variables, changes in gross primary production and ecosystem respiration were modest (25% and 14% declines, respectively) and that these shifts lagged the ecosystem state changes by a decade or more. The shift to a macrophyte-dominated state reduced the sensitivity of primary production to abiotic drivers, altered element cycling efficiency, flipped the net carbon balance from positive to negative, and, crucially, weakened the temporal coupling between production and respiration. This weakened coupling, detected using Granger causality, increased the temporal autocorrelation of net ecosystem production, yielding a robust early warning indicator of both state- and metabolic-shifts that may provide valuable guidance for river restoration.","container-title":"Limnology and Oceanography","DOI":"10.1002/lno.11789","ISSN":"19395590","issue":"S1","note":"publisher: John Wiley and Sons Inc","page":"S54-S70","title":"Metabolic regime shifts and ecosystem state changes are decoupled in a large river","volume":"67","author":[{"family":"Diamond","given":"Jacob S."},{"family":"Moatar","given":"Florentina"},{"family":"Cohen","given":"Matthew J."},{"family":"Poirel","given":"Alain"},{"family":"Martinet","given":"Cécile"},{"family":"Maire","given":"Anthony"},{"family":"Pinay","given":"Gilles"}],"issued":{"date-parts":[["2022",2,1]]},"citation-key":"diamondMetabolicRegimeShifts2022"}}],"schema":"https://github.com/citation-style-language/schema/raw/master/csl-citation.json"} </w:instrText>
      </w:r>
      <w:r w:rsidR="00CA38A5">
        <w:rPr>
          <w:rFonts w:ascii="Times New Roman" w:hAnsi="Times New Roman" w:cs="Times New Roman"/>
        </w:rPr>
        <w:fldChar w:fldCharType="separate"/>
      </w:r>
      <w:r w:rsidR="000739B5" w:rsidRPr="000739B5">
        <w:rPr>
          <w:rFonts w:ascii="Times New Roman" w:hAnsi="Times New Roman" w:cs="Times New Roman"/>
        </w:rPr>
        <w:t>(Diamond et al.</w:t>
      </w:r>
      <w:del w:id="769" w:author="Larson, Danelle M" w:date="2026-02-02T13:07:00Z" w16du:dateUtc="2026-02-02T19:07:00Z">
        <w:r w:rsidR="000739B5" w:rsidRPr="000739B5" w:rsidDel="00E54934">
          <w:rPr>
            <w:rFonts w:ascii="Times New Roman" w:hAnsi="Times New Roman" w:cs="Times New Roman"/>
          </w:rPr>
          <w:delText>,</w:delText>
        </w:r>
      </w:del>
      <w:r w:rsidR="000739B5" w:rsidRPr="000739B5">
        <w:rPr>
          <w:rFonts w:ascii="Times New Roman" w:hAnsi="Times New Roman" w:cs="Times New Roman"/>
        </w:rPr>
        <w:t xml:space="preserve"> 2022)</w:t>
      </w:r>
      <w:r w:rsidR="00CA38A5">
        <w:rPr>
          <w:rFonts w:ascii="Times New Roman" w:hAnsi="Times New Roman" w:cs="Times New Roman"/>
        </w:rPr>
        <w:fldChar w:fldCharType="end"/>
      </w:r>
      <w:r w:rsidR="00C51504">
        <w:rPr>
          <w:rFonts w:ascii="Times New Roman" w:hAnsi="Times New Roman" w:cs="Times New Roman"/>
        </w:rPr>
        <w:t>;</w:t>
      </w:r>
      <w:r w:rsidR="00B76CA1">
        <w:rPr>
          <w:rFonts w:ascii="Times New Roman" w:hAnsi="Times New Roman" w:cs="Times New Roman"/>
        </w:rPr>
        <w:t xml:space="preserve"> </w:t>
      </w:r>
      <w:r w:rsidR="00C51504">
        <w:rPr>
          <w:rFonts w:ascii="Times New Roman" w:hAnsi="Times New Roman" w:cs="Times New Roman"/>
        </w:rPr>
        <w:t>h</w:t>
      </w:r>
      <w:r w:rsidR="00B76CA1">
        <w:rPr>
          <w:rFonts w:ascii="Times New Roman" w:hAnsi="Times New Roman" w:cs="Times New Roman"/>
        </w:rPr>
        <w:t>owever, here we</w:t>
      </w:r>
      <w:r w:rsidR="004923F5">
        <w:rPr>
          <w:rFonts w:ascii="Times New Roman" w:hAnsi="Times New Roman" w:cs="Times New Roman"/>
        </w:rPr>
        <w:t xml:space="preserve"> </w:t>
      </w:r>
      <w:r w:rsidR="008D6D92">
        <w:rPr>
          <w:rFonts w:ascii="Times New Roman" w:hAnsi="Times New Roman" w:cs="Times New Roman"/>
        </w:rPr>
        <w:t>show</w:t>
      </w:r>
      <w:r w:rsidR="004923F5">
        <w:rPr>
          <w:rFonts w:ascii="Times New Roman" w:hAnsi="Times New Roman" w:cs="Times New Roman"/>
        </w:rPr>
        <w:t xml:space="preserve"> </w:t>
      </w:r>
      <w:r w:rsidR="00B76CA1">
        <w:rPr>
          <w:rFonts w:ascii="Times New Roman" w:hAnsi="Times New Roman" w:cs="Times New Roman"/>
        </w:rPr>
        <w:t xml:space="preserve">that </w:t>
      </w:r>
      <w:r w:rsidR="004923F5">
        <w:rPr>
          <w:rFonts w:ascii="Times New Roman" w:hAnsi="Times New Roman" w:cs="Times New Roman"/>
        </w:rPr>
        <w:t xml:space="preserve">the response from </w:t>
      </w:r>
      <w:r w:rsidR="00B76CA1">
        <w:rPr>
          <w:rFonts w:ascii="Times New Roman" w:hAnsi="Times New Roman" w:cs="Times New Roman"/>
        </w:rPr>
        <w:t xml:space="preserve">the </w:t>
      </w:r>
      <w:r w:rsidR="00815B7D">
        <w:rPr>
          <w:rFonts w:ascii="Times New Roman" w:hAnsi="Times New Roman" w:cs="Times New Roman"/>
        </w:rPr>
        <w:t>Mississippi</w:t>
      </w:r>
      <w:r w:rsidR="004923F5">
        <w:rPr>
          <w:rFonts w:ascii="Times New Roman" w:hAnsi="Times New Roman" w:cs="Times New Roman"/>
        </w:rPr>
        <w:t xml:space="preserve"> River macrophytes </w:t>
      </w:r>
      <w:del w:id="770" w:author="Larson, Danelle M" w:date="2026-02-03T11:51:00Z" w16du:dateUtc="2026-02-03T17:51:00Z">
        <w:r w:rsidR="00815B7D" w:rsidDel="005D48E4">
          <w:rPr>
            <w:rFonts w:ascii="Times New Roman" w:hAnsi="Times New Roman" w:cs="Times New Roman"/>
          </w:rPr>
          <w:delText>was</w:delText>
        </w:r>
        <w:r w:rsidR="00B76CA1" w:rsidDel="005D48E4">
          <w:rPr>
            <w:rFonts w:ascii="Times New Roman" w:hAnsi="Times New Roman" w:cs="Times New Roman"/>
          </w:rPr>
          <w:delText xml:space="preserve"> </w:delText>
        </w:r>
        <w:r w:rsidR="00B76CA1" w:rsidDel="005D48E4">
          <w:rPr>
            <w:rFonts w:ascii="Times New Roman" w:hAnsi="Times New Roman" w:cs="Times New Roman"/>
          </w:rPr>
          <w:lastRenderedPageBreak/>
          <w:delText xml:space="preserve">much more rapid, </w:delText>
        </w:r>
        <w:r w:rsidR="009A3A59" w:rsidDel="005D48E4">
          <w:rPr>
            <w:rFonts w:ascii="Times New Roman" w:hAnsi="Times New Roman" w:cs="Times New Roman"/>
          </w:rPr>
          <w:delText xml:space="preserve">with major community recovery </w:delText>
        </w:r>
      </w:del>
      <w:ins w:id="771" w:author="Larson, Danelle M" w:date="2026-02-03T11:51:00Z" w16du:dateUtc="2026-02-03T17:51:00Z">
        <w:r w:rsidR="005D48E4">
          <w:rPr>
            <w:rFonts w:ascii="Times New Roman" w:hAnsi="Times New Roman" w:cs="Times New Roman"/>
          </w:rPr>
          <w:t xml:space="preserve">occurred </w:t>
        </w:r>
      </w:ins>
      <w:r w:rsidR="009A3A59">
        <w:rPr>
          <w:rFonts w:ascii="Times New Roman" w:hAnsi="Times New Roman" w:cs="Times New Roman"/>
        </w:rPr>
        <w:t>in</w:t>
      </w:r>
      <w:r w:rsidR="00815B7D">
        <w:rPr>
          <w:rFonts w:ascii="Times New Roman" w:hAnsi="Times New Roman" w:cs="Times New Roman"/>
        </w:rPr>
        <w:t xml:space="preserve"> less than a decade. </w:t>
      </w:r>
      <w:ins w:id="772" w:author="Larson, Danelle M" w:date="2026-02-03T11:47:00Z" w16du:dateUtc="2026-02-03T17:47:00Z">
        <w:r w:rsidR="00B55604">
          <w:rPr>
            <w:rFonts w:ascii="Times New Roman" w:hAnsi="Times New Roman" w:cs="Times New Roman"/>
          </w:rPr>
          <w:t xml:space="preserve">Further, Davis et al. (2025) showed that re-oligotrophy in these reaches occurred </w:t>
        </w:r>
        <w:r w:rsidR="00C1556C">
          <w:rPr>
            <w:rFonts w:ascii="Times New Roman" w:hAnsi="Times New Roman" w:cs="Times New Roman"/>
          </w:rPr>
          <w:t xml:space="preserve">in </w:t>
        </w:r>
      </w:ins>
      <w:ins w:id="773" w:author="Larson, Danelle M" w:date="2026-02-03T11:48:00Z" w16du:dateUtc="2026-02-03T17:48:00Z">
        <w:r w:rsidR="00C1556C">
          <w:rPr>
            <w:rFonts w:ascii="Times New Roman" w:hAnsi="Times New Roman" w:cs="Times New Roman"/>
          </w:rPr>
          <w:t xml:space="preserve">about 6 years, which </w:t>
        </w:r>
        <w:r w:rsidR="005F1F2C">
          <w:rPr>
            <w:rFonts w:ascii="Times New Roman" w:hAnsi="Times New Roman" w:cs="Times New Roman"/>
          </w:rPr>
          <w:t xml:space="preserve">corresponded to </w:t>
        </w:r>
      </w:ins>
      <w:ins w:id="774" w:author="Larson, Danelle M" w:date="2026-02-03T11:49:00Z" w16du:dateUtc="2026-02-03T17:49:00Z">
        <w:r w:rsidR="007833D3">
          <w:rPr>
            <w:rFonts w:ascii="Times New Roman" w:hAnsi="Times New Roman" w:cs="Times New Roman"/>
          </w:rPr>
          <w:t>a macrophyte regime shift</w:t>
        </w:r>
      </w:ins>
      <w:ins w:id="775" w:author="Larson, Danelle M" w:date="2026-02-03T11:48:00Z" w16du:dateUtc="2026-02-03T17:48:00Z">
        <w:r w:rsidR="005F1F2C">
          <w:rPr>
            <w:rFonts w:ascii="Times New Roman" w:hAnsi="Times New Roman" w:cs="Times New Roman"/>
          </w:rPr>
          <w:t xml:space="preserve"> </w:t>
        </w:r>
      </w:ins>
      <w:ins w:id="776" w:author="Larson, Danelle M" w:date="2026-02-03T11:49:00Z" w16du:dateUtc="2026-02-03T17:49:00Z">
        <w:r w:rsidR="007833D3">
          <w:rPr>
            <w:rFonts w:ascii="Times New Roman" w:hAnsi="Times New Roman" w:cs="Times New Roman"/>
          </w:rPr>
          <w:t>around</w:t>
        </w:r>
        <w:r w:rsidR="00E259B4">
          <w:rPr>
            <w:rFonts w:ascii="Times New Roman" w:hAnsi="Times New Roman" w:cs="Times New Roman"/>
          </w:rPr>
          <w:t xml:space="preserve"> </w:t>
        </w:r>
      </w:ins>
      <w:ins w:id="777" w:author="Larson, Danelle M" w:date="2026-02-03T11:48:00Z" w16du:dateUtc="2026-02-03T17:48:00Z">
        <w:r w:rsidR="005F1F2C">
          <w:rPr>
            <w:rFonts w:ascii="Times New Roman" w:hAnsi="Times New Roman" w:cs="Times New Roman"/>
          </w:rPr>
          <w:t>years 2007</w:t>
        </w:r>
      </w:ins>
      <w:ins w:id="778" w:author="Larson, Danelle M" w:date="2026-02-03T11:49:00Z" w16du:dateUtc="2026-02-03T17:49:00Z">
        <w:r w:rsidR="00E259B4">
          <w:rPr>
            <w:rFonts w:ascii="Times New Roman" w:hAnsi="Times New Roman" w:cs="Times New Roman"/>
          </w:rPr>
          <w:t>–</w:t>
        </w:r>
      </w:ins>
      <w:ins w:id="779" w:author="Larson, Danelle M" w:date="2026-02-03T11:48:00Z" w16du:dateUtc="2026-02-03T17:48:00Z">
        <w:r w:rsidR="005F1F2C">
          <w:rPr>
            <w:rFonts w:ascii="Times New Roman" w:hAnsi="Times New Roman" w:cs="Times New Roman"/>
          </w:rPr>
          <w:t xml:space="preserve">2013 </w:t>
        </w:r>
      </w:ins>
      <w:ins w:id="780" w:author="Larson, Danelle M" w:date="2026-02-03T11:49:00Z" w16du:dateUtc="2026-02-03T17:49:00Z">
        <w:r w:rsidR="00E259B4">
          <w:rPr>
            <w:rFonts w:ascii="Times New Roman" w:hAnsi="Times New Roman" w:cs="Times New Roman"/>
          </w:rPr>
          <w:t>(Figure 3 herein)</w:t>
        </w:r>
      </w:ins>
      <w:ins w:id="781" w:author="Larson, Danelle M" w:date="2026-02-03T11:48:00Z" w16du:dateUtc="2026-02-03T17:48:00Z">
        <w:r w:rsidR="00C1556C">
          <w:rPr>
            <w:rFonts w:ascii="Times New Roman" w:hAnsi="Times New Roman" w:cs="Times New Roman"/>
          </w:rPr>
          <w:t>.</w:t>
        </w:r>
      </w:ins>
    </w:p>
    <w:p w14:paraId="2EE29633" w14:textId="38A8AF85" w:rsidR="00F11E45" w:rsidRPr="00FB691A" w:rsidRDefault="008A027C" w:rsidP="005E3B24">
      <w:pPr>
        <w:spacing w:line="480" w:lineRule="auto"/>
        <w:ind w:firstLine="360"/>
        <w:rPr>
          <w:rFonts w:ascii="Times New Roman" w:hAnsi="Times New Roman" w:cs="Times New Roman"/>
        </w:rPr>
      </w:pPr>
      <w:r>
        <w:rPr>
          <w:rFonts w:ascii="Times New Roman" w:hAnsi="Times New Roman" w:cs="Times New Roman"/>
        </w:rPr>
        <w:t xml:space="preserve">The </w:t>
      </w:r>
      <w:r w:rsidR="00B76CA1">
        <w:rPr>
          <w:rFonts w:ascii="Times New Roman" w:hAnsi="Times New Roman" w:cs="Times New Roman"/>
        </w:rPr>
        <w:t>e</w:t>
      </w:r>
      <w:r>
        <w:rPr>
          <w:rFonts w:ascii="Times New Roman" w:hAnsi="Times New Roman" w:cs="Times New Roman"/>
        </w:rPr>
        <w:t xml:space="preserve">ffects and implications </w:t>
      </w:r>
      <w:r w:rsidR="00B76CA1">
        <w:rPr>
          <w:rFonts w:ascii="Times New Roman" w:hAnsi="Times New Roman" w:cs="Times New Roman"/>
        </w:rPr>
        <w:t xml:space="preserve">of </w:t>
      </w:r>
      <w:r>
        <w:rPr>
          <w:rFonts w:ascii="Times New Roman" w:hAnsi="Times New Roman" w:cs="Times New Roman"/>
        </w:rPr>
        <w:t xml:space="preserve">re-oligotrophication can </w:t>
      </w:r>
      <w:r w:rsidR="00FC5AF5">
        <w:rPr>
          <w:rFonts w:ascii="Times New Roman" w:hAnsi="Times New Roman" w:cs="Times New Roman"/>
        </w:rPr>
        <w:t>extend</w:t>
      </w:r>
      <w:r>
        <w:rPr>
          <w:rFonts w:ascii="Times New Roman" w:hAnsi="Times New Roman" w:cs="Times New Roman"/>
        </w:rPr>
        <w:t xml:space="preserve"> beyond the water quality and macrophyte communities</w:t>
      </w:r>
      <w:r w:rsidR="00FC5AF5">
        <w:rPr>
          <w:rFonts w:ascii="Times New Roman" w:hAnsi="Times New Roman" w:cs="Times New Roman"/>
        </w:rPr>
        <w:t xml:space="preserve"> </w:t>
      </w:r>
      <w:r w:rsidR="0017691F">
        <w:rPr>
          <w:rFonts w:ascii="Times New Roman" w:hAnsi="Times New Roman" w:cs="Times New Roman"/>
        </w:rPr>
        <w:t>to other</w:t>
      </w:r>
      <w:r w:rsidR="00FC5AF5">
        <w:rPr>
          <w:rFonts w:ascii="Times New Roman" w:hAnsi="Times New Roman" w:cs="Times New Roman"/>
        </w:rPr>
        <w:t xml:space="preserve"> taxa of conservation concern</w:t>
      </w:r>
      <w:r w:rsidR="00104C64">
        <w:rPr>
          <w:rFonts w:ascii="Times New Roman" w:hAnsi="Times New Roman" w:cs="Times New Roman"/>
        </w:rPr>
        <w:t xml:space="preserve"> and ecosystem process</w:t>
      </w:r>
      <w:r w:rsidR="00815B7D">
        <w:rPr>
          <w:rFonts w:ascii="Times New Roman" w:hAnsi="Times New Roman" w:cs="Times New Roman"/>
        </w:rPr>
        <w:t>ing rates</w:t>
      </w:r>
      <w:r w:rsidR="00104C64">
        <w:rPr>
          <w:rFonts w:ascii="Times New Roman" w:hAnsi="Times New Roman" w:cs="Times New Roman"/>
        </w:rPr>
        <w:t xml:space="preserve">. </w:t>
      </w:r>
      <w:r w:rsidR="00B76CA1">
        <w:rPr>
          <w:rFonts w:ascii="Times New Roman" w:hAnsi="Times New Roman" w:cs="Times New Roman"/>
        </w:rPr>
        <w:t>For instance</w:t>
      </w:r>
      <w:r w:rsidR="00FC5AF5">
        <w:rPr>
          <w:rFonts w:ascii="Times New Roman" w:hAnsi="Times New Roman" w:cs="Times New Roman"/>
        </w:rPr>
        <w:t xml:space="preserve">, </w:t>
      </w:r>
      <w:r w:rsidR="00CA1335">
        <w:rPr>
          <w:rFonts w:ascii="Times New Roman" w:hAnsi="Times New Roman" w:cs="Times New Roman"/>
        </w:rPr>
        <w:t xml:space="preserve">a presumed extinct freshwater fish was rediscovered </w:t>
      </w:r>
      <w:r w:rsidR="006001FB">
        <w:rPr>
          <w:rFonts w:ascii="Times New Roman" w:hAnsi="Times New Roman" w:cs="Times New Roman"/>
        </w:rPr>
        <w:t>after re-oligotrophication</w:t>
      </w:r>
      <w:r w:rsidR="00105DEE">
        <w:rPr>
          <w:rFonts w:ascii="Times New Roman" w:hAnsi="Times New Roman" w:cs="Times New Roman"/>
        </w:rPr>
        <w:t xml:space="preserve"> in </w:t>
      </w:r>
      <w:r w:rsidR="008928B3">
        <w:rPr>
          <w:rFonts w:ascii="Times New Roman" w:hAnsi="Times New Roman" w:cs="Times New Roman"/>
        </w:rPr>
        <w:t>L</w:t>
      </w:r>
      <w:r w:rsidR="00035850">
        <w:rPr>
          <w:rFonts w:ascii="Times New Roman" w:hAnsi="Times New Roman" w:cs="Times New Roman"/>
        </w:rPr>
        <w:t>ake Constance</w:t>
      </w:r>
      <w:r w:rsidR="00FE0670">
        <w:rPr>
          <w:rFonts w:ascii="Times New Roman" w:hAnsi="Times New Roman" w:cs="Times New Roman"/>
        </w:rPr>
        <w:t xml:space="preserve"> of</w:t>
      </w:r>
      <w:r w:rsidR="00035850">
        <w:rPr>
          <w:rFonts w:ascii="Times New Roman" w:hAnsi="Times New Roman" w:cs="Times New Roman"/>
        </w:rPr>
        <w:t xml:space="preserve"> central Europe</w:t>
      </w:r>
      <w:r w:rsidR="005F4840">
        <w:rPr>
          <w:rFonts w:ascii="Times New Roman" w:hAnsi="Times New Roman" w:cs="Times New Roman"/>
        </w:rPr>
        <w:t xml:space="preserve"> </w:t>
      </w:r>
      <w:r w:rsidR="005F4840">
        <w:rPr>
          <w:rFonts w:ascii="Times New Roman" w:hAnsi="Times New Roman" w:cs="Times New Roman"/>
        </w:rPr>
        <w:fldChar w:fldCharType="begin" w:fldLock="1"/>
      </w:r>
      <w:r w:rsidR="00A27BE5">
        <w:rPr>
          <w:rFonts w:ascii="Times New Roman" w:hAnsi="Times New Roman" w:cs="Times New Roman"/>
        </w:rPr>
        <w:instrText xml:space="preserve"> ADDIN ZOTERO_ITEM CSL_CITATION {"citationID":"JVV8JQz3","properties":{"formattedCitation":"(Doenz &amp; Seehausen, 2020)","plainCitation":"(Doenz &amp; Seehausen, 2020)","noteIndex":0},"citationItems":[{"id":4617,"uris":["http://www.mendeley.com/documents/?uuid=3b12d576-eb1c-36b7-8a0c-e5a3fadf59b0","http://zotero.org/users/13640977/items/XUT7D4NV"],"itemData":{"id":4617,"type":"article-journal","container-title":"Ecology","DOI":"10.1002/ecy.3065","ISSN":"0012-9658","issue":"8","title":"Rediscovery of a presumed </w:instrText>
      </w:r>
      <w:r w:rsidR="00A27BE5">
        <w:rPr>
          <w:rFonts w:ascii="Times New Roman" w:hAnsi="Times New Roman" w:cs="Times New Roman" w:hint="eastAsia"/>
        </w:rPr>
        <w:instrText>extinct species, &lt;i&gt;Salvelinus profundus&lt;/i&gt; , after re</w:instrText>
      </w:r>
      <w:r w:rsidR="00A27BE5">
        <w:rPr>
          <w:rFonts w:ascii="Times New Roman" w:hAnsi="Times New Roman" w:cs="Times New Roman" w:hint="eastAsia"/>
        </w:rPr>
        <w:instrText>‐</w:instrText>
      </w:r>
      <w:r w:rsidR="00A27BE5">
        <w:rPr>
          <w:rFonts w:ascii="Times New Roman" w:hAnsi="Times New Roman" w:cs="Times New Roman" w:hint="eastAsia"/>
        </w:rPr>
        <w:instrText>oligotrophication","volume":"101","author":[{"family":"Doenz","given":"Carmela J."},{"family":"Seehausen","given":"Ole"}],"issued":{"date-parts":[["2020",8,5]]},"citation-key":"doenzRediscoveryPresum</w:instrText>
      </w:r>
      <w:r w:rsidR="00A27BE5">
        <w:rPr>
          <w:rFonts w:ascii="Times New Roman" w:hAnsi="Times New Roman" w:cs="Times New Roman"/>
        </w:rPr>
        <w:instrText xml:space="preserve">edExtinct2020"}}],"schema":"https://github.com/citation-style-language/schema/raw/master/csl-citation.json"} </w:instrText>
      </w:r>
      <w:r w:rsidR="005F4840">
        <w:rPr>
          <w:rFonts w:ascii="Times New Roman" w:hAnsi="Times New Roman" w:cs="Times New Roman"/>
        </w:rPr>
        <w:fldChar w:fldCharType="separate"/>
      </w:r>
      <w:r w:rsidR="000739B5" w:rsidRPr="000739B5">
        <w:rPr>
          <w:rFonts w:ascii="Times New Roman" w:hAnsi="Times New Roman" w:cs="Times New Roman"/>
        </w:rPr>
        <w:t>(Doenz &amp; Seehausen</w:t>
      </w:r>
      <w:del w:id="782" w:author="Larson, Danelle M" w:date="2026-02-02T13:07:00Z" w16du:dateUtc="2026-02-02T19:07:00Z">
        <w:r w:rsidR="000739B5" w:rsidRPr="000739B5" w:rsidDel="00E54934">
          <w:rPr>
            <w:rFonts w:ascii="Times New Roman" w:hAnsi="Times New Roman" w:cs="Times New Roman"/>
          </w:rPr>
          <w:delText>,</w:delText>
        </w:r>
      </w:del>
      <w:r w:rsidR="000739B5" w:rsidRPr="000739B5">
        <w:rPr>
          <w:rFonts w:ascii="Times New Roman" w:hAnsi="Times New Roman" w:cs="Times New Roman"/>
        </w:rPr>
        <w:t xml:space="preserve"> 2020)</w:t>
      </w:r>
      <w:r w:rsidR="005F4840">
        <w:rPr>
          <w:rFonts w:ascii="Times New Roman" w:hAnsi="Times New Roman" w:cs="Times New Roman"/>
        </w:rPr>
        <w:fldChar w:fldCharType="end"/>
      </w:r>
      <w:r w:rsidR="005F4840">
        <w:rPr>
          <w:rFonts w:ascii="Times New Roman" w:hAnsi="Times New Roman" w:cs="Times New Roman"/>
        </w:rPr>
        <w:t xml:space="preserve">. </w:t>
      </w:r>
      <w:r w:rsidR="00105DEE">
        <w:rPr>
          <w:rFonts w:ascii="Times New Roman" w:hAnsi="Times New Roman" w:cs="Times New Roman"/>
        </w:rPr>
        <w:t xml:space="preserve">Further, a shift from phytoplankton dominance to macrophyte dominance found </w:t>
      </w:r>
      <w:r w:rsidR="00613D1E">
        <w:rPr>
          <w:rFonts w:ascii="Times New Roman" w:hAnsi="Times New Roman" w:cs="Times New Roman"/>
        </w:rPr>
        <w:t xml:space="preserve">altered element cycling efficiency </w:t>
      </w:r>
      <w:r w:rsidR="003C79A0">
        <w:rPr>
          <w:rFonts w:ascii="Times New Roman" w:hAnsi="Times New Roman" w:cs="Times New Roman"/>
        </w:rPr>
        <w:t xml:space="preserve">and </w:t>
      </w:r>
      <w:r w:rsidR="0045329D">
        <w:rPr>
          <w:rFonts w:ascii="Times New Roman" w:hAnsi="Times New Roman" w:cs="Times New Roman"/>
        </w:rPr>
        <w:t>changes to the net carbon balance</w:t>
      </w:r>
      <w:r w:rsidR="00815B7D">
        <w:rPr>
          <w:rFonts w:ascii="Times New Roman" w:hAnsi="Times New Roman" w:cs="Times New Roman"/>
        </w:rPr>
        <w:t xml:space="preserve"> of the </w:t>
      </w:r>
      <w:ins w:id="783" w:author="Larson, Danelle M" w:date="2026-02-03T11:51:00Z" w16du:dateUtc="2026-02-03T17:51:00Z">
        <w:r w:rsidR="002308E0">
          <w:rPr>
            <w:rFonts w:ascii="Times New Roman" w:hAnsi="Times New Roman" w:cs="Times New Roman"/>
          </w:rPr>
          <w:t>Loire R</w:t>
        </w:r>
      </w:ins>
      <w:del w:id="784" w:author="Larson, Danelle M" w:date="2026-02-03T11:51:00Z" w16du:dateUtc="2026-02-03T17:51:00Z">
        <w:r w:rsidR="00815B7D" w:rsidDel="002308E0">
          <w:rPr>
            <w:rFonts w:ascii="Times New Roman" w:hAnsi="Times New Roman" w:cs="Times New Roman"/>
          </w:rPr>
          <w:delText>r</w:delText>
        </w:r>
      </w:del>
      <w:r w:rsidR="00815B7D">
        <w:rPr>
          <w:rFonts w:ascii="Times New Roman" w:hAnsi="Times New Roman" w:cs="Times New Roman"/>
        </w:rPr>
        <w:t>iver</w:t>
      </w:r>
      <w:r w:rsidR="0045329D">
        <w:rPr>
          <w:rFonts w:ascii="Times New Roman" w:hAnsi="Times New Roman" w:cs="Times New Roman"/>
        </w:rPr>
        <w:t xml:space="preserve"> </w:t>
      </w:r>
      <w:r w:rsidR="00EF393A">
        <w:rPr>
          <w:rFonts w:ascii="Times New Roman" w:hAnsi="Times New Roman" w:cs="Times New Roman"/>
        </w:rPr>
        <w:fldChar w:fldCharType="begin" w:fldLock="1"/>
      </w:r>
      <w:r w:rsidR="00A27BE5">
        <w:rPr>
          <w:rFonts w:ascii="Times New Roman" w:hAnsi="Times New Roman" w:cs="Times New Roman"/>
        </w:rPr>
        <w:instrText xml:space="preserve"> ADDIN ZOTERO_ITEM CSL_CITATION {"citationID":"T9ZqUTPS","properties":{"formattedCitation":"(Diamond et al., 2022)","plainCitation":"(Diamond et al., 2022)","noteIndex":0},"citationItems":[{"id":4484,"uris":["http://www.mendeley.com/documents/?uuid=8411a1cf-962c-3a90-978b-7b0765884336","http://zotero.org/users/13640977/items/DYCXQGW9"],"itemData":{"id":4484,"type":"article-journal","abstract":"Aquatic ecosystem recovery from anthropogenic degradation can be hampered by internal feedbacks that stabilize undesirable states. The challenges of managing and predicting alternative states in lakes are well known, but state shifts in rivers and their attendant effects on ecosystem function remain understudied despite strong recent evidence that such shifts can and do occur. Using three decades of measurements of key state variables such as turbidity, nutrient concentrations, Corbicula fluminea clam densities, and chlorophyll a, including hourly dissolved oxygen, we investigated a sudden shift from phytoplankton to macrophyte dominance in the middle Loire River (France), and its associated effects on the rivers metabolic regime. We show, instead, that despite large and synchronous shifts across all state variables, changes in gross primary production and ecosystem respiration were modest (25% and 14% declines, respectively) and that these shifts lagged the ecosystem state changes by a decade or more. The shift to a macrophyte-dominated state reduced the sensitivity of primary production to abiotic drivers, altered element cycling efficiency, flipped the net carbon balance from positive to negative, and, crucially, weakened the temporal coupling between production and respiration. This weakened coupling, detected using Granger causality, increased the temporal autocorrelation of net ecosystem production, yielding a robust early warning indicator of both state- and metabolic-shifts that may provide valuable guidance for river restoration.","container-title":"Limnology and Oceanography","DOI":"10.1002/lno.11789","ISSN":"19395590","issue":"S1","note":"publisher: John Wiley and Sons Inc","page":"S54-S70","title":"Metabolic regime shifts and ecosystem state changes are decoupled in a large river","volume":"67","author":[{"family":"Diamond","given":"Jacob S."},{"family":"Moatar","given":"Florentina"},{"family":"Cohen","given":"Matthew J."},{"family":"Poirel","given":"Alain"},{"family":"Martinet","given":"Cécile"},{"family":"Maire","given":"Anthony"},{"family":"Pinay","given":"Gilles"}],"issued":{"date-parts":[["2022",2,1]]},"citation-key":"diamondMetabolicRegimeShifts2022"}}],"schema":"https://github.com/citation-style-language/schema/raw/master/csl-citation.json"} </w:instrText>
      </w:r>
      <w:r w:rsidR="00EF393A">
        <w:rPr>
          <w:rFonts w:ascii="Times New Roman" w:hAnsi="Times New Roman" w:cs="Times New Roman"/>
        </w:rPr>
        <w:fldChar w:fldCharType="separate"/>
      </w:r>
      <w:r w:rsidR="000739B5" w:rsidRPr="000739B5">
        <w:rPr>
          <w:rFonts w:ascii="Times New Roman" w:hAnsi="Times New Roman" w:cs="Times New Roman"/>
        </w:rPr>
        <w:t>(Diamond et al.</w:t>
      </w:r>
      <w:del w:id="785" w:author="Larson, Danelle M" w:date="2026-02-02T13:07:00Z" w16du:dateUtc="2026-02-02T19:07:00Z">
        <w:r w:rsidR="000739B5" w:rsidRPr="000739B5" w:rsidDel="00E54934">
          <w:rPr>
            <w:rFonts w:ascii="Times New Roman" w:hAnsi="Times New Roman" w:cs="Times New Roman"/>
          </w:rPr>
          <w:delText>,</w:delText>
        </w:r>
      </w:del>
      <w:r w:rsidR="000739B5" w:rsidRPr="000739B5">
        <w:rPr>
          <w:rFonts w:ascii="Times New Roman" w:hAnsi="Times New Roman" w:cs="Times New Roman"/>
        </w:rPr>
        <w:t xml:space="preserve"> 2022)</w:t>
      </w:r>
      <w:r w:rsidR="00EF393A">
        <w:rPr>
          <w:rFonts w:ascii="Times New Roman" w:hAnsi="Times New Roman" w:cs="Times New Roman"/>
        </w:rPr>
        <w:fldChar w:fldCharType="end"/>
      </w:r>
      <w:r w:rsidR="0045329D">
        <w:rPr>
          <w:rFonts w:ascii="Times New Roman" w:hAnsi="Times New Roman" w:cs="Times New Roman"/>
        </w:rPr>
        <w:t>.</w:t>
      </w:r>
      <w:r w:rsidR="00AC5B11">
        <w:rPr>
          <w:rFonts w:ascii="Times New Roman" w:hAnsi="Times New Roman" w:cs="Times New Roman"/>
        </w:rPr>
        <w:t xml:space="preserve"> Lastly, re-oligotrophy</w:t>
      </w:r>
      <w:r w:rsidR="001C42B4">
        <w:rPr>
          <w:rFonts w:ascii="Times New Roman" w:hAnsi="Times New Roman" w:cs="Times New Roman"/>
        </w:rPr>
        <w:t xml:space="preserve"> and macrophyte recovery</w:t>
      </w:r>
      <w:r w:rsidR="00AC5B11">
        <w:rPr>
          <w:rFonts w:ascii="Times New Roman" w:hAnsi="Times New Roman" w:cs="Times New Roman"/>
        </w:rPr>
        <w:t xml:space="preserve"> </w:t>
      </w:r>
      <w:r w:rsidR="00F45E61">
        <w:rPr>
          <w:rFonts w:ascii="Times New Roman" w:hAnsi="Times New Roman" w:cs="Times New Roman"/>
        </w:rPr>
        <w:t>has altered the</w:t>
      </w:r>
      <w:r w:rsidR="00342A0B">
        <w:rPr>
          <w:rFonts w:ascii="Times New Roman" w:hAnsi="Times New Roman" w:cs="Times New Roman"/>
        </w:rPr>
        <w:t xml:space="preserve"> </w:t>
      </w:r>
      <w:r w:rsidR="00C76876">
        <w:rPr>
          <w:rFonts w:ascii="Times New Roman" w:hAnsi="Times New Roman" w:cs="Times New Roman"/>
        </w:rPr>
        <w:t xml:space="preserve">diversity and </w:t>
      </w:r>
      <w:r w:rsidR="00342A0B">
        <w:rPr>
          <w:rFonts w:ascii="Times New Roman" w:hAnsi="Times New Roman" w:cs="Times New Roman"/>
        </w:rPr>
        <w:t xml:space="preserve">ecological functions </w:t>
      </w:r>
      <w:r w:rsidR="00F45E61">
        <w:rPr>
          <w:rFonts w:ascii="Times New Roman" w:hAnsi="Times New Roman" w:cs="Times New Roman"/>
        </w:rPr>
        <w:t>of</w:t>
      </w:r>
      <w:r w:rsidR="00C76876">
        <w:rPr>
          <w:rFonts w:ascii="Times New Roman" w:hAnsi="Times New Roman" w:cs="Times New Roman"/>
        </w:rPr>
        <w:t xml:space="preserve"> macroinvertebrate and fish communities</w:t>
      </w:r>
      <w:ins w:id="786" w:author="Larson, Danelle M" w:date="2026-02-03T11:52:00Z" w16du:dateUtc="2026-02-03T17:52:00Z">
        <w:r w:rsidR="002308E0">
          <w:rPr>
            <w:rFonts w:ascii="Times New Roman" w:hAnsi="Times New Roman" w:cs="Times New Roman"/>
          </w:rPr>
          <w:t xml:space="preserve"> i</w:t>
        </w:r>
        <w:r w:rsidR="009E73FC">
          <w:rPr>
            <w:rFonts w:ascii="Times New Roman" w:hAnsi="Times New Roman" w:cs="Times New Roman"/>
          </w:rPr>
          <w:t>n rivers</w:t>
        </w:r>
      </w:ins>
      <w:r w:rsidR="005F4840">
        <w:rPr>
          <w:rFonts w:ascii="Times New Roman" w:hAnsi="Times New Roman" w:cs="Times New Roman"/>
        </w:rPr>
        <w:t xml:space="preserve"> </w:t>
      </w:r>
      <w:r w:rsidR="005F4840">
        <w:rPr>
          <w:rFonts w:ascii="Times New Roman" w:hAnsi="Times New Roman" w:cs="Times New Roman"/>
        </w:rPr>
        <w:fldChar w:fldCharType="begin" w:fldLock="1"/>
      </w:r>
      <w:r w:rsidR="00A27BE5">
        <w:rPr>
          <w:rFonts w:ascii="Times New Roman" w:hAnsi="Times New Roman" w:cs="Times New Roman"/>
        </w:rPr>
        <w:instrText xml:space="preserve"> ADDIN ZOTERO_ITEM CSL_CITATION {"citationID":"Ah6Jn8Eo","properties":{"formattedCitation":"(Burdis et al., 2020; Tison-Rosebery et al., 2022)","plainCitation":"(Burdis et al., 2020; Tison-Rosebery et al., 2022)","noteIndex":0},"citationItems":[{"id":4618,"uris":["http://www.mendeley.com/documents/?uuid=65542fab-5e07-3ebd-91da-deeb9443f876","http://zotero.org/users/13640977/items/C4L8FBJD"],"itemData":{"id":4618,"type":"article-journal","container-title":"Science of The Total Environment","DOI":"10.1016/j.scitotenv.2022.153431","ISSN":"00489697","page":"153431","title":"Decadal biodiversity trends in rivers reveal recent community rearrangements","volume":"823","author":[{"family":"Tison-Rosebery","given":"J."},{"family":"Leboucher","given":"T."},{"family":"Archaimbault","given":"V."},{"family":"Belliard","given":"J."},{"family":"Carayon","given":"D."},{"family":"Ferréol","given":"M."},{"family":"Floury","given":"M."},{"family":"Jeliazkov","given":"A."},{"family":"Tales","given":"E."},{"family":"Villeneuve","given":"B."},{"family":"Passy","given":"S.I."}],"issued":{"date-parts":[["2022",6]]},"citation-key":"tison-roseberyDecadalBiodiversityTrends2022"}},{"id":3231,"uris":["http://www.mendeley.com/documents/?uuid=d3c49ff8-ade8-3515-8676-bf0d4b26b3b2","http://zotero.org/users/13640977/items/JQL4CPQ7"],"itemData":{"id":3231,"type":"article-journal","abstract":"Shallow lakes are typically found in one of two stable states, a macrophyte-dominated clear water state or a turbid state due to excessive phytoplankton and suspended sediment. Whether shallow backwater lakes in large river floodplains exhibit similar alternate stable states is less understood. This study considers mechanisms, interactions and feedbacks associated with a shift in environmental conditions and biotic community structure in backwater lakes of a hydrologically dynamic floodplain river system. We use long-term data from backwater lakes to show an increase in submersed aquatic vegetation, improved water quality, and resulting shifts in the community structure of aquatic vegetation and fish following a 4 year period of summer low water discharge on the Upper Mississippi River. Backwater lakes in our study span a gradient of environmental conditions. Backwater lakes located in the upper reach of our study area were chronically turbid and support only sparse aquatic macrophytes, whereas those downriver exhibited clearer water and abundant vegetation. An increase in submersed aquatic vegetation in the lower backwater lakes resulted in a fish community shift to more vegetation-associated species. A lesser response in submersed aquatic vegetation abundance and fish community shift was observed in the upper, more turbid backwater lakes. The combination of vegetative cover and turbidity were key environmental variables associated with fish community structure in lower backwater lakes. Turbidity was the key environmental variable associated with submersed aquatic vegetation in both upper and lower backwaters. Providing further insight into the physical, chemical and biological interactions associated with ecological shifts will help guide management and restoration decisions towards more resilient, macrophyte-rich floodplain backwaters.","container-title":"Aquatic Sciences","DOI":"10.1007/s00027-020-0703-7","ISSN":"14209055","issue":"2","note":"publisher: Springer","page":"1-19","title":"Decadal trends and ecological shifts in backwater lakes of a large floodplain river: Upper Mississippi River","volume":"82","author":[{"family":"Burdis","given":"Robert M."},{"family":"DeLain","given":"Steven A."},{"family":"Lund","given":"Eric M."},{"family":"Moore","given":"Megan J.C."},{"family":"Popp","given":"Walter A."}],"issued":{"date-parts":[["2020",4,1]]},"citation-key":"burdisDecadalTrendsEcological2020"}}],"schema":"https://github.com/citation-style-language/schema/raw/master/csl-citation.json"} </w:instrText>
      </w:r>
      <w:r w:rsidR="005F4840">
        <w:rPr>
          <w:rFonts w:ascii="Times New Roman" w:hAnsi="Times New Roman" w:cs="Times New Roman"/>
        </w:rPr>
        <w:fldChar w:fldCharType="separate"/>
      </w:r>
      <w:r w:rsidR="000739B5" w:rsidRPr="000739B5">
        <w:rPr>
          <w:rFonts w:ascii="Times New Roman" w:hAnsi="Times New Roman" w:cs="Times New Roman"/>
        </w:rPr>
        <w:t>(Burdis et al.</w:t>
      </w:r>
      <w:del w:id="787" w:author="Larson, Danelle M" w:date="2026-02-02T13:07:00Z" w16du:dateUtc="2026-02-02T19:07:00Z">
        <w:r w:rsidR="000739B5" w:rsidRPr="000739B5" w:rsidDel="00E54934">
          <w:rPr>
            <w:rFonts w:ascii="Times New Roman" w:hAnsi="Times New Roman" w:cs="Times New Roman"/>
          </w:rPr>
          <w:delText>,</w:delText>
        </w:r>
      </w:del>
      <w:r w:rsidR="000739B5" w:rsidRPr="000739B5">
        <w:rPr>
          <w:rFonts w:ascii="Times New Roman" w:hAnsi="Times New Roman" w:cs="Times New Roman"/>
        </w:rPr>
        <w:t xml:space="preserve"> 2020; Tison-Rosebery et al.</w:t>
      </w:r>
      <w:del w:id="788" w:author="Larson, Danelle M" w:date="2026-02-02T13:07:00Z" w16du:dateUtc="2026-02-02T19:07:00Z">
        <w:r w:rsidR="000739B5" w:rsidRPr="000739B5" w:rsidDel="00E54934">
          <w:rPr>
            <w:rFonts w:ascii="Times New Roman" w:hAnsi="Times New Roman" w:cs="Times New Roman"/>
          </w:rPr>
          <w:delText>,</w:delText>
        </w:r>
      </w:del>
      <w:r w:rsidR="000739B5" w:rsidRPr="000739B5">
        <w:rPr>
          <w:rFonts w:ascii="Times New Roman" w:hAnsi="Times New Roman" w:cs="Times New Roman"/>
        </w:rPr>
        <w:t xml:space="preserve"> 2022)</w:t>
      </w:r>
      <w:r w:rsidR="005F4840">
        <w:rPr>
          <w:rFonts w:ascii="Times New Roman" w:hAnsi="Times New Roman" w:cs="Times New Roman"/>
        </w:rPr>
        <w:fldChar w:fldCharType="end"/>
      </w:r>
      <w:r w:rsidR="005F4840">
        <w:rPr>
          <w:rFonts w:ascii="Times New Roman" w:hAnsi="Times New Roman" w:cs="Times New Roman"/>
        </w:rPr>
        <w:t xml:space="preserve">. </w:t>
      </w:r>
      <w:r w:rsidR="00D65FFD">
        <w:rPr>
          <w:rFonts w:ascii="Times New Roman" w:hAnsi="Times New Roman" w:cs="Times New Roman"/>
        </w:rPr>
        <w:t xml:space="preserve">The </w:t>
      </w:r>
      <w:r w:rsidR="00CB4F70">
        <w:rPr>
          <w:rFonts w:ascii="Times New Roman" w:hAnsi="Times New Roman" w:cs="Times New Roman"/>
        </w:rPr>
        <w:t>shift to</w:t>
      </w:r>
      <w:r w:rsidR="00D65FFD">
        <w:rPr>
          <w:rFonts w:ascii="Times New Roman" w:hAnsi="Times New Roman" w:cs="Times New Roman"/>
        </w:rPr>
        <w:t xml:space="preserve"> macrophyte dominance in the </w:t>
      </w:r>
      <w:r w:rsidR="004C12E5">
        <w:rPr>
          <w:rFonts w:ascii="Times New Roman" w:hAnsi="Times New Roman" w:cs="Times New Roman"/>
        </w:rPr>
        <w:t>UMR</w:t>
      </w:r>
      <w:r w:rsidR="00D65FFD">
        <w:rPr>
          <w:rFonts w:ascii="Times New Roman" w:hAnsi="Times New Roman" w:cs="Times New Roman"/>
        </w:rPr>
        <w:t xml:space="preserve"> has </w:t>
      </w:r>
      <w:r w:rsidR="002F04B5">
        <w:rPr>
          <w:rFonts w:ascii="Times New Roman" w:hAnsi="Times New Roman" w:cs="Times New Roman"/>
        </w:rPr>
        <w:t>affected</w:t>
      </w:r>
      <w:r w:rsidR="00D65FFD">
        <w:rPr>
          <w:rFonts w:ascii="Times New Roman" w:hAnsi="Times New Roman" w:cs="Times New Roman"/>
        </w:rPr>
        <w:t xml:space="preserve"> certain fish communities and likely multiple ecosystem processes </w:t>
      </w:r>
      <w:r w:rsidR="00EF393A">
        <w:rPr>
          <w:rFonts w:ascii="Times New Roman" w:hAnsi="Times New Roman" w:cs="Times New Roman"/>
        </w:rPr>
        <w:fldChar w:fldCharType="begin" w:fldLock="1"/>
      </w:r>
      <w:r w:rsidR="00A27BE5">
        <w:rPr>
          <w:rFonts w:ascii="Times New Roman" w:hAnsi="Times New Roman" w:cs="Times New Roman"/>
        </w:rPr>
        <w:instrText xml:space="preserve"> ADDIN ZOTERO_ITEM CSL_CITATION {"citationID":"OKFEBFyM","properties":{"formattedCitation":"(Houser, 2022)","plainCitation":"(Houser, 2022)","noteIndex":0},"citationItems":[{"id":4177,"uris":["http://www.mendeley.com/documents/?uuid=9ef79df3-e3f1-3eac-8fd9-3987eb87252d","http://zotero.org/users/13640977/items/G7P5FL9W"],"itemData":{"id":4177,"type":"book","note":"DOI: 10.3133/ofr20221039","number-of-pages":"1-218","publisher":"U.S. Geological Sur-vey Open-File Report 2022–1039","title":"Ecological Status and Trends of the Upper Mississippi and Illinois Rivers","author":[{"family":"Houser","given":"J"}],"issued":{"date-parts":[["2022"]]},"citation-key":"houserEcologicalStatusTrends2022"}}],"schema":"https://github.com/citation-style-language/schema/raw/master/csl-citation.json"} </w:instrText>
      </w:r>
      <w:r w:rsidR="00EF393A">
        <w:rPr>
          <w:rFonts w:ascii="Times New Roman" w:hAnsi="Times New Roman" w:cs="Times New Roman"/>
        </w:rPr>
        <w:fldChar w:fldCharType="separate"/>
      </w:r>
      <w:r w:rsidR="008C260D" w:rsidRPr="008C260D">
        <w:rPr>
          <w:rFonts w:ascii="Times New Roman" w:hAnsi="Times New Roman" w:cs="Times New Roman"/>
        </w:rPr>
        <w:t>(</w:t>
      </w:r>
      <w:ins w:id="789" w:author="Larson, Danelle M" w:date="2026-02-03T11:52:00Z" w16du:dateUtc="2026-02-03T17:52:00Z">
        <w:r w:rsidR="009E73FC">
          <w:rPr>
            <w:rFonts w:ascii="Times New Roman" w:hAnsi="Times New Roman" w:cs="Times New Roman"/>
          </w:rPr>
          <w:t xml:space="preserve">Burdis et al. 2020; </w:t>
        </w:r>
      </w:ins>
      <w:r w:rsidR="008C260D" w:rsidRPr="008C260D">
        <w:rPr>
          <w:rFonts w:ascii="Times New Roman" w:hAnsi="Times New Roman" w:cs="Times New Roman"/>
        </w:rPr>
        <w:t>Houser</w:t>
      </w:r>
      <w:del w:id="790" w:author="Larson, Danelle M" w:date="2026-02-02T13:08:00Z" w16du:dateUtc="2026-02-02T19:08:00Z">
        <w:r w:rsidR="008C260D" w:rsidRPr="008C260D" w:rsidDel="00E54934">
          <w:rPr>
            <w:rFonts w:ascii="Times New Roman" w:hAnsi="Times New Roman" w:cs="Times New Roman"/>
          </w:rPr>
          <w:delText>,</w:delText>
        </w:r>
      </w:del>
      <w:r w:rsidR="008C260D" w:rsidRPr="008C260D">
        <w:rPr>
          <w:rFonts w:ascii="Times New Roman" w:hAnsi="Times New Roman" w:cs="Times New Roman"/>
        </w:rPr>
        <w:t xml:space="preserve"> 2022)</w:t>
      </w:r>
      <w:r w:rsidR="00EF393A">
        <w:rPr>
          <w:rFonts w:ascii="Times New Roman" w:hAnsi="Times New Roman" w:cs="Times New Roman"/>
        </w:rPr>
        <w:fldChar w:fldCharType="end"/>
      </w:r>
      <w:r w:rsidR="00D65FFD">
        <w:rPr>
          <w:rFonts w:ascii="Times New Roman" w:hAnsi="Times New Roman" w:cs="Times New Roman"/>
        </w:rPr>
        <w:t>.</w:t>
      </w:r>
    </w:p>
    <w:p w14:paraId="0A1D9ED7" w14:textId="145CFACC" w:rsidR="00CC0343" w:rsidRPr="0058224E" w:rsidRDefault="001A019B" w:rsidP="00CC0343">
      <w:pPr>
        <w:pStyle w:val="Heading2"/>
        <w:rPr>
          <w:rStyle w:val="Heading2Char"/>
          <w:b/>
        </w:rPr>
      </w:pPr>
      <w:r w:rsidRPr="0058224E">
        <w:rPr>
          <w:rStyle w:val="Heading2Char"/>
          <w:b/>
        </w:rPr>
        <w:t xml:space="preserve">Continually </w:t>
      </w:r>
      <w:r w:rsidR="00E53385" w:rsidRPr="0058224E">
        <w:rPr>
          <w:rStyle w:val="Heading2Char"/>
          <w:b/>
          <w:iCs/>
        </w:rPr>
        <w:t>I</w:t>
      </w:r>
      <w:r w:rsidR="00CC0343" w:rsidRPr="0058224E">
        <w:rPr>
          <w:rStyle w:val="Heading2Char"/>
          <w:b/>
          <w:iCs/>
        </w:rPr>
        <w:t xml:space="preserve">ncreasing </w:t>
      </w:r>
      <w:r w:rsidR="00E53385" w:rsidRPr="0058224E">
        <w:rPr>
          <w:rStyle w:val="Heading2Char"/>
          <w:b/>
          <w:iCs/>
        </w:rPr>
        <w:t>T</w:t>
      </w:r>
      <w:r w:rsidR="00CC0343" w:rsidRPr="0058224E">
        <w:rPr>
          <w:rStyle w:val="Heading2Char"/>
          <w:b/>
          <w:iCs/>
        </w:rPr>
        <w:t xml:space="preserve">otal </w:t>
      </w:r>
      <w:r w:rsidR="002444E4" w:rsidRPr="0058224E">
        <w:rPr>
          <w:rStyle w:val="Heading2Char"/>
          <w:b/>
          <w:iCs/>
        </w:rPr>
        <w:t>Nitrogen</w:t>
      </w:r>
      <w:r w:rsidR="00CC0343" w:rsidRPr="0058224E">
        <w:rPr>
          <w:rStyle w:val="Heading2Char"/>
          <w:b/>
          <w:iCs/>
        </w:rPr>
        <w:t xml:space="preserve"> </w:t>
      </w:r>
      <w:r w:rsidR="002444E4" w:rsidRPr="0058224E">
        <w:rPr>
          <w:rStyle w:val="Heading2Char"/>
          <w:b/>
          <w:iCs/>
        </w:rPr>
        <w:t>N</w:t>
      </w:r>
      <w:r w:rsidR="00CC0343" w:rsidRPr="0058224E">
        <w:rPr>
          <w:rStyle w:val="Heading2Char"/>
          <w:b/>
          <w:iCs/>
        </w:rPr>
        <w:t xml:space="preserve">egatively </w:t>
      </w:r>
      <w:r w:rsidR="002444E4" w:rsidRPr="0058224E">
        <w:rPr>
          <w:rStyle w:val="Heading2Char"/>
          <w:b/>
          <w:iCs/>
        </w:rPr>
        <w:t>A</w:t>
      </w:r>
      <w:r w:rsidR="00CC0343" w:rsidRPr="0058224E">
        <w:rPr>
          <w:rStyle w:val="Heading2Char"/>
          <w:b/>
          <w:iCs/>
        </w:rPr>
        <w:t xml:space="preserve">ffected </w:t>
      </w:r>
      <w:r w:rsidR="002444E4" w:rsidRPr="0058224E">
        <w:rPr>
          <w:rStyle w:val="Heading2Char"/>
          <w:b/>
          <w:iCs/>
        </w:rPr>
        <w:t>N</w:t>
      </w:r>
      <w:r w:rsidR="00CC0343" w:rsidRPr="0058224E">
        <w:rPr>
          <w:rStyle w:val="Heading2Char"/>
          <w:b/>
          <w:iCs/>
        </w:rPr>
        <w:t xml:space="preserve">early </w:t>
      </w:r>
      <w:r w:rsidR="002444E4" w:rsidRPr="0058224E">
        <w:rPr>
          <w:rStyle w:val="Heading2Char"/>
          <w:b/>
          <w:iCs/>
        </w:rPr>
        <w:t>A</w:t>
      </w:r>
      <w:r w:rsidR="00CC0343" w:rsidRPr="0058224E">
        <w:rPr>
          <w:rStyle w:val="Heading2Char"/>
          <w:b/>
          <w:iCs/>
        </w:rPr>
        <w:t xml:space="preserve">ll </w:t>
      </w:r>
      <w:r w:rsidR="002444E4" w:rsidRPr="0058224E">
        <w:rPr>
          <w:rStyle w:val="Heading2Char"/>
          <w:b/>
          <w:iCs/>
        </w:rPr>
        <w:t>S</w:t>
      </w:r>
      <w:r w:rsidR="00CC0343" w:rsidRPr="0058224E">
        <w:rPr>
          <w:rStyle w:val="Heading2Char"/>
          <w:b/>
          <w:iCs/>
        </w:rPr>
        <w:t>pecies</w:t>
      </w:r>
      <w:r w:rsidR="00CC0343" w:rsidRPr="0058224E">
        <w:rPr>
          <w:rStyle w:val="Heading2Char"/>
          <w:b/>
        </w:rPr>
        <w:t xml:space="preserve"> and </w:t>
      </w:r>
      <w:r w:rsidR="002444E4" w:rsidRPr="0058224E">
        <w:rPr>
          <w:rStyle w:val="Heading2Char"/>
          <w:b/>
          <w:iCs/>
        </w:rPr>
        <w:t>T</w:t>
      </w:r>
      <w:r w:rsidR="00CC0343" w:rsidRPr="0058224E">
        <w:rPr>
          <w:rStyle w:val="Heading2Char"/>
          <w:b/>
          <w:iCs/>
        </w:rPr>
        <w:t>raits</w:t>
      </w:r>
    </w:p>
    <w:p w14:paraId="173FB4F5" w14:textId="60190957" w:rsidR="00C5514D" w:rsidRPr="00804C13" w:rsidRDefault="00F03003" w:rsidP="00553E0A">
      <w:pPr>
        <w:spacing w:line="480" w:lineRule="auto"/>
        <w:ind w:firstLine="720"/>
        <w:rPr>
          <w:rFonts w:ascii="Times New Roman" w:hAnsi="Times New Roman" w:cs="Times New Roman"/>
        </w:rPr>
      </w:pPr>
      <w:r w:rsidRPr="00804C13">
        <w:rPr>
          <w:rFonts w:ascii="Times New Roman" w:hAnsi="Times New Roman" w:cs="Times New Roman"/>
        </w:rPr>
        <w:t xml:space="preserve">In rivers worldwide, </w:t>
      </w:r>
      <w:r w:rsidR="00A44F8D" w:rsidRPr="00804C13">
        <w:rPr>
          <w:rFonts w:ascii="Times New Roman" w:hAnsi="Times New Roman" w:cs="Times New Roman"/>
        </w:rPr>
        <w:t>the reduction o</w:t>
      </w:r>
      <w:commentRangeStart w:id="791"/>
      <w:commentRangeStart w:id="792"/>
      <w:r w:rsidR="00A44F8D" w:rsidRPr="00804C13">
        <w:rPr>
          <w:rFonts w:ascii="Times New Roman" w:hAnsi="Times New Roman" w:cs="Times New Roman"/>
        </w:rPr>
        <w:t xml:space="preserve">f </w:t>
      </w:r>
      <w:del w:id="793" w:author="jeff houser" w:date="2026-01-26T15:39:00Z" w16du:dateUtc="2026-01-26T21:39:00Z">
        <w:r w:rsidR="00BC54B4" w:rsidDel="008130B8">
          <w:rPr>
            <w:rFonts w:ascii="Times New Roman" w:hAnsi="Times New Roman" w:cs="Times New Roman"/>
          </w:rPr>
          <w:delText>log</w:delText>
        </w:r>
        <w:r w:rsidR="00E4613D" w:rsidDel="008130B8">
          <w:rPr>
            <w:rFonts w:ascii="Times New Roman" w:hAnsi="Times New Roman" w:cs="Times New Roman"/>
          </w:rPr>
          <w:delText>P</w:delText>
        </w:r>
        <w:r w:rsidR="00A44F8D" w:rsidRPr="00804C13" w:rsidDel="008130B8">
          <w:rPr>
            <w:rFonts w:ascii="Times New Roman" w:hAnsi="Times New Roman" w:cs="Times New Roman"/>
          </w:rPr>
          <w:delText xml:space="preserve"> </w:delText>
        </w:r>
      </w:del>
      <w:ins w:id="794" w:author="jeff houser" w:date="2026-01-26T15:39:00Z" w16du:dateUtc="2026-01-26T21:39:00Z">
        <w:r w:rsidR="008130B8">
          <w:rPr>
            <w:rFonts w:ascii="Times New Roman" w:hAnsi="Times New Roman" w:cs="Times New Roman"/>
          </w:rPr>
          <w:t>TP</w:t>
        </w:r>
        <w:r w:rsidR="008130B8" w:rsidRPr="00804C13">
          <w:rPr>
            <w:rFonts w:ascii="Times New Roman" w:hAnsi="Times New Roman" w:cs="Times New Roman"/>
          </w:rPr>
          <w:t xml:space="preserve"> </w:t>
        </w:r>
      </w:ins>
      <w:r w:rsidR="001A019B">
        <w:rPr>
          <w:rFonts w:ascii="Times New Roman" w:hAnsi="Times New Roman" w:cs="Times New Roman"/>
        </w:rPr>
        <w:t>along</w:t>
      </w:r>
      <w:r w:rsidR="00A44F8D" w:rsidRPr="00804C13">
        <w:rPr>
          <w:rFonts w:ascii="Times New Roman" w:hAnsi="Times New Roman" w:cs="Times New Roman"/>
        </w:rPr>
        <w:t xml:space="preserve"> </w:t>
      </w:r>
      <w:r w:rsidR="002F3670">
        <w:rPr>
          <w:rFonts w:ascii="Times New Roman" w:hAnsi="Times New Roman" w:cs="Times New Roman"/>
        </w:rPr>
        <w:t xml:space="preserve">with </w:t>
      </w:r>
      <w:r w:rsidR="00922F23" w:rsidRPr="00804C13">
        <w:rPr>
          <w:rFonts w:ascii="Times New Roman" w:hAnsi="Times New Roman" w:cs="Times New Roman"/>
        </w:rPr>
        <w:t>concomitant</w:t>
      </w:r>
      <w:r w:rsidR="001A019B">
        <w:rPr>
          <w:rFonts w:ascii="Times New Roman" w:hAnsi="Times New Roman" w:cs="Times New Roman"/>
        </w:rPr>
        <w:t xml:space="preserve"> increases</w:t>
      </w:r>
      <w:r w:rsidR="00A44F8D" w:rsidRPr="00804C13">
        <w:rPr>
          <w:rFonts w:ascii="Times New Roman" w:hAnsi="Times New Roman" w:cs="Times New Roman"/>
        </w:rPr>
        <w:t xml:space="preserve"> of </w:t>
      </w:r>
      <w:del w:id="795" w:author="jeff houser" w:date="2026-01-26T15:39:00Z" w16du:dateUtc="2026-01-26T21:39:00Z">
        <w:r w:rsidR="00BC54B4" w:rsidDel="008130B8">
          <w:rPr>
            <w:rFonts w:ascii="Times New Roman" w:hAnsi="Times New Roman" w:cs="Times New Roman"/>
          </w:rPr>
          <w:delText>log</w:delText>
        </w:r>
        <w:r w:rsidR="00307C71" w:rsidDel="008130B8">
          <w:rPr>
            <w:rFonts w:ascii="Times New Roman" w:hAnsi="Times New Roman" w:cs="Times New Roman"/>
          </w:rPr>
          <w:delText>N</w:delText>
        </w:r>
        <w:r w:rsidR="00A44F8D" w:rsidRPr="00804C13" w:rsidDel="008130B8">
          <w:rPr>
            <w:rFonts w:ascii="Times New Roman" w:hAnsi="Times New Roman" w:cs="Times New Roman"/>
          </w:rPr>
          <w:delText xml:space="preserve"> </w:delText>
        </w:r>
      </w:del>
      <w:commentRangeEnd w:id="791"/>
      <w:r w:rsidR="008130B8">
        <w:rPr>
          <w:rStyle w:val="CommentReference"/>
          <w:rFonts w:ascii="Times New Roman" w:eastAsia="Times New Roman" w:hAnsi="Times New Roman" w:cs="Times New Roman"/>
        </w:rPr>
        <w:commentReference w:id="791"/>
      </w:r>
      <w:commentRangeEnd w:id="792"/>
      <w:r w:rsidR="00C06927">
        <w:rPr>
          <w:rStyle w:val="CommentReference"/>
          <w:rFonts w:ascii="Times New Roman" w:eastAsia="Times New Roman" w:hAnsi="Times New Roman" w:cs="Times New Roman"/>
        </w:rPr>
        <w:commentReference w:id="792"/>
      </w:r>
      <w:ins w:id="796" w:author="jeff houser" w:date="2026-01-26T15:39:00Z" w16du:dateUtc="2026-01-26T21:39:00Z">
        <w:r w:rsidR="008130B8">
          <w:rPr>
            <w:rFonts w:ascii="Times New Roman" w:hAnsi="Times New Roman" w:cs="Times New Roman"/>
          </w:rPr>
          <w:t>TN</w:t>
        </w:r>
      </w:ins>
      <w:ins w:id="797" w:author="Larson, Danelle M" w:date="2026-02-03T11:52:00Z" w16du:dateUtc="2026-02-03T17:52:00Z">
        <w:r w:rsidR="00D23E3A">
          <w:rPr>
            <w:rFonts w:ascii="Times New Roman" w:hAnsi="Times New Roman" w:cs="Times New Roman"/>
          </w:rPr>
          <w:t xml:space="preserve"> </w:t>
        </w:r>
      </w:ins>
      <w:r w:rsidR="00541621" w:rsidRPr="00804C13">
        <w:rPr>
          <w:rFonts w:ascii="Times New Roman" w:hAnsi="Times New Roman" w:cs="Times New Roman"/>
        </w:rPr>
        <w:t xml:space="preserve">affects </w:t>
      </w:r>
      <w:r w:rsidR="00CC0343" w:rsidRPr="00804C13">
        <w:rPr>
          <w:rFonts w:ascii="Times New Roman" w:hAnsi="Times New Roman" w:cs="Times New Roman"/>
        </w:rPr>
        <w:t xml:space="preserve">the </w:t>
      </w:r>
      <w:del w:id="798" w:author="jeff houser" w:date="2026-01-26T15:39:00Z" w16du:dateUtc="2026-01-26T21:39:00Z">
        <w:r w:rsidR="00BC54B4" w:rsidDel="008130B8">
          <w:rPr>
            <w:rFonts w:ascii="Times New Roman" w:hAnsi="Times New Roman" w:cs="Times New Roman"/>
          </w:rPr>
          <w:delText>log</w:delText>
        </w:r>
        <w:r w:rsidR="00307C71" w:rsidDel="008130B8">
          <w:rPr>
            <w:rFonts w:ascii="Times New Roman" w:hAnsi="Times New Roman" w:cs="Times New Roman"/>
          </w:rPr>
          <w:delText>N</w:delText>
        </w:r>
      </w:del>
      <w:ins w:id="799" w:author="jeff houser" w:date="2026-01-26T15:39:00Z" w16du:dateUtc="2026-01-26T21:39:00Z">
        <w:r w:rsidR="008130B8">
          <w:rPr>
            <w:rFonts w:ascii="Times New Roman" w:hAnsi="Times New Roman" w:cs="Times New Roman"/>
          </w:rPr>
          <w:t>TN</w:t>
        </w:r>
      </w:ins>
      <w:r w:rsidR="00CC0343" w:rsidRPr="00804C13">
        <w:rPr>
          <w:rFonts w:ascii="Times New Roman" w:hAnsi="Times New Roman" w:cs="Times New Roman"/>
        </w:rPr>
        <w:t>:</w:t>
      </w:r>
      <w:del w:id="800" w:author="Larson, Danelle M" w:date="2026-02-03T11:54:00Z" w16du:dateUtc="2026-02-03T17:54:00Z">
        <w:r w:rsidR="00BC54B4" w:rsidRPr="00BC54B4" w:rsidDel="005C1ED3">
          <w:rPr>
            <w:rFonts w:ascii="Times New Roman" w:hAnsi="Times New Roman" w:cs="Times New Roman"/>
          </w:rPr>
          <w:delText xml:space="preserve"> </w:delText>
        </w:r>
      </w:del>
      <w:del w:id="801" w:author="jeff houser" w:date="2026-01-26T15:39:00Z" w16du:dateUtc="2026-01-26T21:39:00Z">
        <w:r w:rsidR="00BC54B4" w:rsidDel="008130B8">
          <w:rPr>
            <w:rFonts w:ascii="Times New Roman" w:hAnsi="Times New Roman" w:cs="Times New Roman"/>
          </w:rPr>
          <w:delText>log</w:delText>
        </w:r>
        <w:r w:rsidR="00E4613D" w:rsidDel="008130B8">
          <w:rPr>
            <w:rFonts w:ascii="Times New Roman" w:hAnsi="Times New Roman" w:cs="Times New Roman"/>
          </w:rPr>
          <w:delText>P</w:delText>
        </w:r>
        <w:r w:rsidR="00CC0343" w:rsidRPr="00804C13" w:rsidDel="008130B8">
          <w:rPr>
            <w:rFonts w:ascii="Times New Roman" w:hAnsi="Times New Roman" w:cs="Times New Roman"/>
          </w:rPr>
          <w:delText xml:space="preserve"> </w:delText>
        </w:r>
      </w:del>
      <w:ins w:id="802" w:author="jeff houser" w:date="2026-01-26T15:39:00Z" w16du:dateUtc="2026-01-26T21:39:00Z">
        <w:r w:rsidR="008130B8">
          <w:rPr>
            <w:rFonts w:ascii="Times New Roman" w:hAnsi="Times New Roman" w:cs="Times New Roman"/>
          </w:rPr>
          <w:t xml:space="preserve">TP </w:t>
        </w:r>
      </w:ins>
      <w:r w:rsidR="00CC0343" w:rsidRPr="00804C13">
        <w:rPr>
          <w:rFonts w:ascii="Times New Roman" w:hAnsi="Times New Roman" w:cs="Times New Roman"/>
        </w:rPr>
        <w:t xml:space="preserve">ratio </w:t>
      </w:r>
      <w:r w:rsidR="00541621" w:rsidRPr="00804C13">
        <w:rPr>
          <w:rFonts w:ascii="Times New Roman" w:hAnsi="Times New Roman" w:cs="Times New Roman"/>
        </w:rPr>
        <w:t>and has negative implications for primary production</w:t>
      </w:r>
      <w:r w:rsidR="009E68E9">
        <w:rPr>
          <w:rFonts w:ascii="Times New Roman" w:hAnsi="Times New Roman" w:cs="Times New Roman"/>
        </w:rPr>
        <w:t xml:space="preserve"> </w:t>
      </w:r>
      <w:r w:rsidR="009E68E9">
        <w:rPr>
          <w:rFonts w:ascii="Times New Roman" w:hAnsi="Times New Roman" w:cs="Times New Roman"/>
        </w:rPr>
        <w:fldChar w:fldCharType="begin" w:fldLock="1"/>
      </w:r>
      <w:r w:rsidR="00A27BE5">
        <w:rPr>
          <w:rFonts w:ascii="Times New Roman" w:hAnsi="Times New Roman" w:cs="Times New Roman"/>
        </w:rPr>
        <w:instrText xml:space="preserve"> ADDIN ZOTERO_ITEM CSL_CITATION {"citationID":"6y2ye5DP","properties":{"formattedCitation":"(Feio et al., 2023)","plainCitation":"(Feio et al., 2023)","noteIndex":0},"citationItems":[{"id":4599,"uris":["http://www.mendeley.com/documents/?uuid=1dd444f2-0038-345c-b33f-5a4e617c6da5","http://zotero.org/users/13640977/items/FLKACKPJ"],"itemData":{"id":4599,"type":"article-journal","abstract":"Rivers suffer from multiple stressors acting simultaneously on their biota, but the consequences are poorly quantified at the global scale. We evaluated the biological condition of rivers globally, including the largest proportion of countries from the Global South published to date. We gathered macroinvertebrate- and fish-based assessments from 72,275 and 37,676 sites, respectively, from 64 study regions across six continents and 45 nations. Because assessments were based on differing methods, different systems were consolidated into a 3-class system: Good, Impaired, or Severely Impaired, following common guidelines. The proportion of sites in each class by study area was calculated and each region was assigned a Köppen-Geiger climate type, Human Footprint score (addressing landscape alterations), Human Development Index (HDI) score (addressing social welfare), % rivers with good ambient water quality, % protected freshwater key biodiversity areas; and % of forest area net change rate. We found that 50% of macroinvertebrate sites and 42% of fish sites were in Good condition, whereas 21% and 29% were Severely Impaired, respectively. The poorest biological conditions occurred in Arid and Equatorial climates and the best conditions occurred in Snow climates. Severely Impaired conditions were associated (Pearson correlation coefficient) with higher HDI scores, poorer physico-chemical water quality, and lower proportions of protected freshwater areas. Good biological conditions were associated with good water quality and increased forested areas. It is essential to implement statutory bioassessment programs in Asian, African, and South American countries, and continue them in Oceania, Europe, and North America. There is a need to invest in assessments based on fish, as there is less information globally and fish were strong indicators of degradation. Our study highlights a need to increase the extent and number of protected river catchments, preserve and restore natural forested areas in the catchments, treat wastewater discharges, and improve river connectivity.","container-title":"Global Change Biology","DOI":"10.1111/gcb.16439","ISSN":"13652486","issue":"2","note":"PMID: 36131677\npublisher: John Wiley and Sons Inc","page":"355-374","title":"Fish and macroinvertebrate assemblages reveal extensive degradation of the world's rivers","volume":"29","author":[{"family":"Feio","given":"Maria João"},{"family":"Hughes","given":"Robert M."},{"family":"Serra","given":"Sónia R.Q."},{"family":"Nichols","given":"Susan J."},{"family":"Kefford","given":"Ben J."},{"family":"Lintermans","given":"Mark"},{"family":"Robinson","given":"Wayne"},{"family":"Odume","given":"Oghenekaro N."},{"family":"Callisto","given":"Marcos"},{"family":"Macedo","given":"Diego R."},{"family":"Harding","given":"Jon S."},{"family":"Yates","given":"Adam G."},{"family":"Monk","given":"Wendy"},{"family":"Nakamura","given":"Keigo"},{"family":"Mori","given":"Terutaka"},{"family":"Sueyoshi","given":"Masanao"},{"family":"Mercado-Silva","given":"Norman"},{"family":"Chen","given":"Kai"},{"family":"Baek","given":"Min Jeong"},{"family":"Bae","given":"Yeon Jae"},{"family":"Tachamo-Shah","given":"Ram Devi"},{"family":"Shah","given":"Deep Narayan"},{"family":"Campbell","given":"Ian"},{"family":"Moya","given":"Nabor"},{"family":"Arimoro","given":"Francis O."},{"family":"Keke","given":"Unique N."},{"family":"Martins","given":"Renato T."},{"family":"Alves","given":"Carlos B.M."},{"family":"Pompeu","given":"Paulo S."},{"family":"Sharma","given":"Subodh"}],"issued":{"date-parts":[["2023",1,1]]},"citation-key":"feioFishMacroinvertebrateAssemblages2023"}}],"schema":"https://github.com/citation-style-language/schema/raw/master/csl-citation.json"} </w:instrText>
      </w:r>
      <w:r w:rsidR="009E68E9">
        <w:rPr>
          <w:rFonts w:ascii="Times New Roman" w:hAnsi="Times New Roman" w:cs="Times New Roman"/>
        </w:rPr>
        <w:fldChar w:fldCharType="separate"/>
      </w:r>
      <w:r w:rsidR="000739B5" w:rsidRPr="000739B5">
        <w:rPr>
          <w:rFonts w:ascii="Times New Roman" w:hAnsi="Times New Roman" w:cs="Times New Roman"/>
        </w:rPr>
        <w:t>(Feio et al.</w:t>
      </w:r>
      <w:del w:id="803" w:author="Larson, Danelle M" w:date="2026-02-02T13:08:00Z" w16du:dateUtc="2026-02-02T19:08:00Z">
        <w:r w:rsidR="000739B5" w:rsidRPr="000739B5" w:rsidDel="00E54934">
          <w:rPr>
            <w:rFonts w:ascii="Times New Roman" w:hAnsi="Times New Roman" w:cs="Times New Roman"/>
          </w:rPr>
          <w:delText>,</w:delText>
        </w:r>
      </w:del>
      <w:r w:rsidR="000739B5" w:rsidRPr="000739B5">
        <w:rPr>
          <w:rFonts w:ascii="Times New Roman" w:hAnsi="Times New Roman" w:cs="Times New Roman"/>
        </w:rPr>
        <w:t xml:space="preserve"> 2023)</w:t>
      </w:r>
      <w:r w:rsidR="009E68E9">
        <w:rPr>
          <w:rFonts w:ascii="Times New Roman" w:hAnsi="Times New Roman" w:cs="Times New Roman"/>
        </w:rPr>
        <w:fldChar w:fldCharType="end"/>
      </w:r>
      <w:r w:rsidR="00541621" w:rsidRPr="00804C13">
        <w:rPr>
          <w:rFonts w:ascii="Times New Roman" w:hAnsi="Times New Roman" w:cs="Times New Roman"/>
        </w:rPr>
        <w:t xml:space="preserve">. </w:t>
      </w:r>
      <w:r w:rsidR="00CC0343" w:rsidRPr="00804C13">
        <w:rPr>
          <w:rFonts w:ascii="Times New Roman" w:hAnsi="Times New Roman" w:cs="Times New Roman"/>
        </w:rPr>
        <w:t xml:space="preserve">In </w:t>
      </w:r>
      <w:r w:rsidR="000846D1">
        <w:rPr>
          <w:rFonts w:ascii="Times New Roman" w:hAnsi="Times New Roman" w:cs="Times New Roman"/>
        </w:rPr>
        <w:t>this</w:t>
      </w:r>
      <w:r w:rsidR="00576BDC" w:rsidRPr="00804C13">
        <w:rPr>
          <w:rFonts w:ascii="Times New Roman" w:hAnsi="Times New Roman" w:cs="Times New Roman"/>
        </w:rPr>
        <w:t xml:space="preserve"> </w:t>
      </w:r>
      <w:r w:rsidR="00CC0343" w:rsidRPr="00804C13">
        <w:rPr>
          <w:rFonts w:ascii="Times New Roman" w:hAnsi="Times New Roman" w:cs="Times New Roman"/>
        </w:rPr>
        <w:t xml:space="preserve">study, </w:t>
      </w:r>
      <w:r w:rsidR="00541621" w:rsidRPr="00804C13">
        <w:rPr>
          <w:rFonts w:ascii="Times New Roman" w:hAnsi="Times New Roman" w:cs="Times New Roman"/>
        </w:rPr>
        <w:t xml:space="preserve">the decreases in </w:t>
      </w:r>
      <w:del w:id="804" w:author="Larson, Danelle M" w:date="2026-01-30T11:38:00Z" w16du:dateUtc="2026-01-30T17:38:00Z">
        <w:r w:rsidR="00BC54B4" w:rsidDel="00022D3D">
          <w:rPr>
            <w:rFonts w:ascii="Times New Roman" w:hAnsi="Times New Roman" w:cs="Times New Roman"/>
          </w:rPr>
          <w:delText>log</w:delText>
        </w:r>
        <w:r w:rsidR="00E4613D" w:rsidDel="00022D3D">
          <w:rPr>
            <w:rFonts w:ascii="Times New Roman" w:hAnsi="Times New Roman" w:cs="Times New Roman"/>
          </w:rPr>
          <w:delText>P</w:delText>
        </w:r>
        <w:r w:rsidR="00541621" w:rsidRPr="00804C13" w:rsidDel="00022D3D">
          <w:rPr>
            <w:rFonts w:ascii="Times New Roman" w:hAnsi="Times New Roman" w:cs="Times New Roman"/>
          </w:rPr>
          <w:delText xml:space="preserve"> </w:delText>
        </w:r>
      </w:del>
      <w:ins w:id="805" w:author="Larson, Danelle M" w:date="2026-01-30T11:38:00Z" w16du:dateUtc="2026-01-30T17:38:00Z">
        <w:r w:rsidR="00022D3D">
          <w:rPr>
            <w:rFonts w:ascii="Times New Roman" w:hAnsi="Times New Roman" w:cs="Times New Roman"/>
          </w:rPr>
          <w:t>TP</w:t>
        </w:r>
        <w:r w:rsidR="00022D3D" w:rsidRPr="00804C13">
          <w:rPr>
            <w:rFonts w:ascii="Times New Roman" w:hAnsi="Times New Roman" w:cs="Times New Roman"/>
          </w:rPr>
          <w:t xml:space="preserve"> </w:t>
        </w:r>
      </w:ins>
      <w:del w:id="806" w:author="Larson, Danelle M" w:date="2026-02-02T09:50:00Z" w16du:dateUtc="2026-02-02T15:50:00Z">
        <w:r w:rsidR="00541621" w:rsidRPr="00804C13" w:rsidDel="003B64AE">
          <w:rPr>
            <w:rFonts w:ascii="Times New Roman" w:hAnsi="Times New Roman" w:cs="Times New Roman"/>
          </w:rPr>
          <w:delText xml:space="preserve">were </w:delText>
        </w:r>
        <w:r w:rsidR="00BC54B4" w:rsidDel="003B64AE">
          <w:rPr>
            <w:rFonts w:ascii="Times New Roman" w:hAnsi="Times New Roman" w:cs="Times New Roman"/>
          </w:rPr>
          <w:delText xml:space="preserve">sometimes </w:delText>
        </w:r>
        <w:r w:rsidR="00541621" w:rsidRPr="00804C13" w:rsidDel="003B64AE">
          <w:rPr>
            <w:rFonts w:ascii="Times New Roman" w:hAnsi="Times New Roman" w:cs="Times New Roman"/>
          </w:rPr>
          <w:delText>contributing to</w:delText>
        </w:r>
      </w:del>
      <w:ins w:id="807" w:author="Larson, Danelle M" w:date="2026-02-02T09:50:00Z" w16du:dateUtc="2026-02-02T15:50:00Z">
        <w:r w:rsidR="003B64AE">
          <w:rPr>
            <w:rFonts w:ascii="Times New Roman" w:hAnsi="Times New Roman" w:cs="Times New Roman"/>
          </w:rPr>
          <w:t>partially contributed to</w:t>
        </w:r>
      </w:ins>
      <w:r w:rsidR="00541621" w:rsidRPr="00804C13">
        <w:rPr>
          <w:rFonts w:ascii="Times New Roman" w:hAnsi="Times New Roman" w:cs="Times New Roman"/>
        </w:rPr>
        <w:t xml:space="preserve"> macrophyte</w:t>
      </w:r>
      <w:r w:rsidR="00DC5B73" w:rsidRPr="00804C13">
        <w:rPr>
          <w:rFonts w:ascii="Times New Roman" w:hAnsi="Times New Roman" w:cs="Times New Roman"/>
        </w:rPr>
        <w:t xml:space="preserve"> community</w:t>
      </w:r>
      <w:r w:rsidR="00541621" w:rsidRPr="00804C13">
        <w:rPr>
          <w:rFonts w:ascii="Times New Roman" w:hAnsi="Times New Roman" w:cs="Times New Roman"/>
        </w:rPr>
        <w:t xml:space="preserve"> recovery</w:t>
      </w:r>
      <w:r w:rsidR="00AE387A">
        <w:rPr>
          <w:rFonts w:ascii="Times New Roman" w:hAnsi="Times New Roman" w:cs="Times New Roman"/>
        </w:rPr>
        <w:t>,</w:t>
      </w:r>
      <w:r w:rsidR="00541621" w:rsidRPr="00804C13">
        <w:rPr>
          <w:rFonts w:ascii="Times New Roman" w:hAnsi="Times New Roman" w:cs="Times New Roman"/>
        </w:rPr>
        <w:t xml:space="preserve"> and yet </w:t>
      </w:r>
      <w:r w:rsidR="00576BDC" w:rsidRPr="00804C13">
        <w:rPr>
          <w:rFonts w:ascii="Times New Roman" w:hAnsi="Times New Roman" w:cs="Times New Roman"/>
        </w:rPr>
        <w:t>nearly all the species</w:t>
      </w:r>
      <w:r w:rsidR="00DC5B73" w:rsidRPr="00804C13">
        <w:rPr>
          <w:rFonts w:ascii="Times New Roman" w:hAnsi="Times New Roman" w:cs="Times New Roman"/>
        </w:rPr>
        <w:t xml:space="preserve"> and diversity</w:t>
      </w:r>
      <w:r w:rsidR="00576BDC" w:rsidRPr="00804C13">
        <w:rPr>
          <w:rFonts w:ascii="Times New Roman" w:hAnsi="Times New Roman" w:cs="Times New Roman"/>
        </w:rPr>
        <w:t xml:space="preserve"> were also hindered by </w:t>
      </w:r>
      <w:r w:rsidR="00CB4F70">
        <w:rPr>
          <w:rFonts w:ascii="Times New Roman" w:hAnsi="Times New Roman" w:cs="Times New Roman"/>
        </w:rPr>
        <w:t xml:space="preserve">high loading and </w:t>
      </w:r>
      <w:r w:rsidR="00576BDC" w:rsidRPr="00804C13">
        <w:rPr>
          <w:rFonts w:ascii="Times New Roman" w:hAnsi="Times New Roman" w:cs="Times New Roman"/>
        </w:rPr>
        <w:t xml:space="preserve">increasing </w:t>
      </w:r>
      <w:del w:id="808" w:author="Larson, Danelle M" w:date="2026-01-30T11:38:00Z" w16du:dateUtc="2026-01-30T17:38:00Z">
        <w:r w:rsidR="00BC54B4" w:rsidDel="00022D3D">
          <w:rPr>
            <w:rFonts w:ascii="Times New Roman" w:hAnsi="Times New Roman" w:cs="Times New Roman"/>
          </w:rPr>
          <w:delText>log</w:delText>
        </w:r>
        <w:r w:rsidR="00307C71" w:rsidDel="00022D3D">
          <w:rPr>
            <w:rFonts w:ascii="Times New Roman" w:hAnsi="Times New Roman" w:cs="Times New Roman"/>
          </w:rPr>
          <w:delText>N</w:delText>
        </w:r>
      </w:del>
      <w:ins w:id="809" w:author="Larson, Danelle M" w:date="2026-01-30T11:38:00Z" w16du:dateUtc="2026-01-30T17:38:00Z">
        <w:r w:rsidR="00022D3D">
          <w:rPr>
            <w:rFonts w:ascii="Times New Roman" w:hAnsi="Times New Roman" w:cs="Times New Roman"/>
          </w:rPr>
          <w:t>TN</w:t>
        </w:r>
      </w:ins>
      <w:r w:rsidR="00576BDC" w:rsidRPr="00804C13">
        <w:rPr>
          <w:rFonts w:ascii="Times New Roman" w:hAnsi="Times New Roman" w:cs="Times New Roman"/>
        </w:rPr>
        <w:t xml:space="preserve">. </w:t>
      </w:r>
      <w:r w:rsidR="00CC0343" w:rsidRPr="00804C13">
        <w:rPr>
          <w:rFonts w:ascii="Times New Roman" w:hAnsi="Times New Roman" w:cs="Times New Roman"/>
        </w:rPr>
        <w:t xml:space="preserve">The </w:t>
      </w:r>
      <w:del w:id="810" w:author="Larson, Danelle M" w:date="2026-01-30T11:38:00Z" w16du:dateUtc="2026-01-30T17:38:00Z">
        <w:r w:rsidR="00BC54B4" w:rsidDel="00022D3D">
          <w:rPr>
            <w:rFonts w:ascii="Times New Roman" w:hAnsi="Times New Roman" w:cs="Times New Roman"/>
          </w:rPr>
          <w:delText>log</w:delText>
        </w:r>
        <w:r w:rsidR="00307C71" w:rsidDel="00022D3D">
          <w:rPr>
            <w:rFonts w:ascii="Times New Roman" w:hAnsi="Times New Roman" w:cs="Times New Roman"/>
          </w:rPr>
          <w:delText>N</w:delText>
        </w:r>
        <w:r w:rsidR="00CC0343" w:rsidRPr="00804C13" w:rsidDel="00022D3D">
          <w:rPr>
            <w:rFonts w:ascii="Times New Roman" w:hAnsi="Times New Roman" w:cs="Times New Roman"/>
          </w:rPr>
          <w:delText xml:space="preserve"> </w:delText>
        </w:r>
      </w:del>
      <w:ins w:id="811" w:author="Larson, Danelle M" w:date="2026-01-30T11:38:00Z" w16du:dateUtc="2026-01-30T17:38:00Z">
        <w:r w:rsidR="00022D3D">
          <w:rPr>
            <w:rFonts w:ascii="Times New Roman" w:hAnsi="Times New Roman" w:cs="Times New Roman"/>
          </w:rPr>
          <w:t>TN</w:t>
        </w:r>
        <w:r w:rsidR="00022D3D" w:rsidRPr="00804C13">
          <w:rPr>
            <w:rFonts w:ascii="Times New Roman" w:hAnsi="Times New Roman" w:cs="Times New Roman"/>
          </w:rPr>
          <w:t xml:space="preserve"> </w:t>
        </w:r>
      </w:ins>
      <w:del w:id="812" w:author="jeff houser" w:date="2026-01-26T15:40:00Z" w16du:dateUtc="2026-01-26T21:40:00Z">
        <w:r w:rsidR="0018795B" w:rsidDel="00211398">
          <w:rPr>
            <w:rFonts w:ascii="Times New Roman" w:hAnsi="Times New Roman" w:cs="Times New Roman"/>
          </w:rPr>
          <w:delText>(</w:delText>
        </w:r>
      </w:del>
      <w:r w:rsidR="0018795B">
        <w:rPr>
          <w:rFonts w:ascii="Times New Roman" w:hAnsi="Times New Roman" w:cs="Times New Roman"/>
        </w:rPr>
        <w:t xml:space="preserve">and </w:t>
      </w:r>
      <w:del w:id="813" w:author="jeff houser" w:date="2026-01-26T15:40:00Z" w16du:dateUtc="2026-01-26T21:40:00Z">
        <w:r w:rsidR="0018795B" w:rsidDel="00211398">
          <w:rPr>
            <w:rFonts w:ascii="Times New Roman" w:hAnsi="Times New Roman" w:cs="Times New Roman"/>
          </w:rPr>
          <w:delText xml:space="preserve">even </w:delText>
        </w:r>
      </w:del>
      <w:del w:id="814" w:author="Larson, Danelle M" w:date="2026-01-30T11:38:00Z" w16du:dateUtc="2026-01-30T17:38:00Z">
        <w:r w:rsidR="00BC54B4" w:rsidDel="00022D3D">
          <w:rPr>
            <w:rFonts w:ascii="Times New Roman" w:hAnsi="Times New Roman" w:cs="Times New Roman"/>
          </w:rPr>
          <w:delText>log</w:delText>
        </w:r>
      </w:del>
      <w:ins w:id="815" w:author="Larson, Danelle M" w:date="2026-01-30T11:38:00Z" w16du:dateUtc="2026-01-30T17:38:00Z">
        <w:r w:rsidR="00022D3D">
          <w:rPr>
            <w:rFonts w:ascii="Times New Roman" w:hAnsi="Times New Roman" w:cs="Times New Roman"/>
          </w:rPr>
          <w:t>T</w:t>
        </w:r>
      </w:ins>
      <w:r w:rsidR="00E4613D">
        <w:rPr>
          <w:rFonts w:ascii="Times New Roman" w:hAnsi="Times New Roman" w:cs="Times New Roman"/>
        </w:rPr>
        <w:t>P</w:t>
      </w:r>
      <w:del w:id="816" w:author="jeff houser" w:date="2026-01-26T15:40:00Z" w16du:dateUtc="2026-01-26T21:40:00Z">
        <w:r w:rsidR="0018795B" w:rsidDel="00211398">
          <w:rPr>
            <w:rFonts w:ascii="Times New Roman" w:hAnsi="Times New Roman" w:cs="Times New Roman"/>
          </w:rPr>
          <w:delText>)</w:delText>
        </w:r>
      </w:del>
      <w:r w:rsidR="0018795B">
        <w:rPr>
          <w:rFonts w:ascii="Times New Roman" w:hAnsi="Times New Roman" w:cs="Times New Roman"/>
        </w:rPr>
        <w:t xml:space="preserve"> </w:t>
      </w:r>
      <w:r w:rsidR="00897DBA" w:rsidRPr="00804C13">
        <w:rPr>
          <w:rFonts w:ascii="Times New Roman" w:hAnsi="Times New Roman" w:cs="Times New Roman"/>
        </w:rPr>
        <w:t>concentrations are</w:t>
      </w:r>
      <w:ins w:id="817" w:author="Larson, Danelle M" w:date="2026-01-30T11:38:00Z" w16du:dateUtc="2026-01-30T17:38:00Z">
        <w:r w:rsidR="00022D3D">
          <w:rPr>
            <w:rFonts w:ascii="Times New Roman" w:hAnsi="Times New Roman" w:cs="Times New Roman"/>
          </w:rPr>
          <w:t xml:space="preserve"> often</w:t>
        </w:r>
      </w:ins>
      <w:r w:rsidR="00CC0343" w:rsidRPr="00804C13">
        <w:rPr>
          <w:rFonts w:ascii="Times New Roman" w:hAnsi="Times New Roman" w:cs="Times New Roman"/>
        </w:rPr>
        <w:t xml:space="preserve"> </w:t>
      </w:r>
      <w:del w:id="818" w:author="jeff houser" w:date="2026-01-26T15:40:00Z" w16du:dateUtc="2026-01-26T21:40:00Z">
        <w:r w:rsidR="00CC0343" w:rsidRPr="00804C13" w:rsidDel="00151CD2">
          <w:rPr>
            <w:rFonts w:ascii="Times New Roman" w:hAnsi="Times New Roman" w:cs="Times New Roman"/>
          </w:rPr>
          <w:delText xml:space="preserve">exceptionally </w:delText>
        </w:r>
      </w:del>
      <w:r w:rsidR="00CC0343" w:rsidRPr="00804C13">
        <w:rPr>
          <w:rFonts w:ascii="Times New Roman" w:hAnsi="Times New Roman" w:cs="Times New Roman"/>
        </w:rPr>
        <w:t xml:space="preserve">high </w:t>
      </w:r>
      <w:r w:rsidR="00897DBA" w:rsidRPr="00804C13">
        <w:rPr>
          <w:rFonts w:ascii="Times New Roman" w:hAnsi="Times New Roman" w:cs="Times New Roman"/>
        </w:rPr>
        <w:t xml:space="preserve">throughout </w:t>
      </w:r>
      <w:r w:rsidR="00CC0343" w:rsidRPr="00804C13">
        <w:rPr>
          <w:rFonts w:ascii="Times New Roman" w:hAnsi="Times New Roman" w:cs="Times New Roman"/>
        </w:rPr>
        <w:t>this river system</w:t>
      </w:r>
      <w:r w:rsidR="00C92CC0" w:rsidRPr="00804C13">
        <w:rPr>
          <w:rFonts w:ascii="Times New Roman" w:hAnsi="Times New Roman" w:cs="Times New Roman"/>
        </w:rPr>
        <w:t xml:space="preserve"> and its tributaries</w:t>
      </w:r>
      <w:r w:rsidR="00CC0343" w:rsidRPr="00804C13">
        <w:rPr>
          <w:rFonts w:ascii="Times New Roman" w:hAnsi="Times New Roman" w:cs="Times New Roman"/>
        </w:rPr>
        <w:t xml:space="preserve"> </w:t>
      </w:r>
      <w:r w:rsidR="00D8096A" w:rsidRPr="00804C13">
        <w:rPr>
          <w:rFonts w:ascii="Times New Roman" w:hAnsi="Times New Roman" w:cs="Times New Roman"/>
        </w:rPr>
        <w:t>(</w:t>
      </w:r>
      <w:r w:rsidR="00922F23" w:rsidRPr="00804C13">
        <w:rPr>
          <w:rFonts w:ascii="Times New Roman" w:hAnsi="Times New Roman" w:cs="Times New Roman"/>
        </w:rPr>
        <w:t>&gt;2.5 mg/L-</w:t>
      </w:r>
      <w:r w:rsidR="00307C71">
        <w:rPr>
          <w:rFonts w:ascii="Times New Roman" w:hAnsi="Times New Roman" w:cs="Times New Roman"/>
        </w:rPr>
        <w:t>N</w:t>
      </w:r>
      <w:r w:rsidR="00922F23" w:rsidRPr="00804C13">
        <w:rPr>
          <w:rFonts w:ascii="Times New Roman" w:hAnsi="Times New Roman" w:cs="Times New Roman"/>
        </w:rPr>
        <w:t xml:space="preserve">), </w:t>
      </w:r>
      <w:r w:rsidR="00F761D3">
        <w:rPr>
          <w:rFonts w:ascii="Times New Roman" w:hAnsi="Times New Roman" w:cs="Times New Roman"/>
        </w:rPr>
        <w:t>typically</w:t>
      </w:r>
      <w:r w:rsidR="00FB0D7D">
        <w:rPr>
          <w:rFonts w:ascii="Times New Roman" w:hAnsi="Times New Roman" w:cs="Times New Roman"/>
        </w:rPr>
        <w:t xml:space="preserve"> </w:t>
      </w:r>
      <w:r w:rsidR="00922F23" w:rsidRPr="00804C13">
        <w:rPr>
          <w:rFonts w:ascii="Times New Roman" w:hAnsi="Times New Roman" w:cs="Times New Roman"/>
        </w:rPr>
        <w:t>exceed</w:t>
      </w:r>
      <w:r w:rsidR="00035850">
        <w:rPr>
          <w:rFonts w:ascii="Times New Roman" w:hAnsi="Times New Roman" w:cs="Times New Roman"/>
        </w:rPr>
        <w:t>ing</w:t>
      </w:r>
      <w:r w:rsidR="00922F23" w:rsidRPr="00804C13">
        <w:rPr>
          <w:rFonts w:ascii="Times New Roman" w:hAnsi="Times New Roman" w:cs="Times New Roman"/>
        </w:rPr>
        <w:t xml:space="preserve"> water quality standards in all years, </w:t>
      </w:r>
      <w:r w:rsidR="00CC0343" w:rsidRPr="00804C13">
        <w:rPr>
          <w:rFonts w:ascii="Times New Roman" w:hAnsi="Times New Roman" w:cs="Times New Roman"/>
        </w:rPr>
        <w:t xml:space="preserve">and </w:t>
      </w:r>
      <w:ins w:id="819" w:author="Larson, Danelle M" w:date="2026-02-03T11:54:00Z" w16du:dateUtc="2026-02-03T17:54:00Z">
        <w:r w:rsidR="002822FC">
          <w:rPr>
            <w:rFonts w:ascii="Times New Roman" w:hAnsi="Times New Roman" w:cs="Times New Roman"/>
          </w:rPr>
          <w:t xml:space="preserve">the </w:t>
        </w:r>
      </w:ins>
      <w:ins w:id="820" w:author="jeff houser" w:date="2026-01-26T15:40:00Z" w16du:dateUtc="2026-01-26T21:40:00Z">
        <w:r w:rsidR="00211398">
          <w:rPr>
            <w:rFonts w:ascii="Times New Roman" w:hAnsi="Times New Roman" w:cs="Times New Roman"/>
          </w:rPr>
          <w:t xml:space="preserve">TN </w:t>
        </w:r>
      </w:ins>
      <w:del w:id="821" w:author="jeff houser" w:date="2026-01-26T15:41:00Z" w16du:dateUtc="2026-01-26T21:41:00Z">
        <w:r w:rsidR="00CC0343" w:rsidRPr="00804C13" w:rsidDel="00211398">
          <w:rPr>
            <w:rFonts w:ascii="Times New Roman" w:hAnsi="Times New Roman" w:cs="Times New Roman"/>
          </w:rPr>
          <w:delText>continu</w:delText>
        </w:r>
        <w:r w:rsidR="00035850" w:rsidDel="00211398">
          <w:rPr>
            <w:rFonts w:ascii="Times New Roman" w:hAnsi="Times New Roman" w:cs="Times New Roman"/>
          </w:rPr>
          <w:delText>ing</w:delText>
        </w:r>
        <w:r w:rsidR="00CC0343" w:rsidRPr="00804C13" w:rsidDel="00211398">
          <w:rPr>
            <w:rFonts w:ascii="Times New Roman" w:hAnsi="Times New Roman" w:cs="Times New Roman"/>
          </w:rPr>
          <w:delText xml:space="preserve"> to </w:delText>
        </w:r>
      </w:del>
      <w:ins w:id="822" w:author="jeff houser" w:date="2026-01-26T15:41:00Z" w16du:dateUtc="2026-01-26T21:41:00Z">
        <w:r w:rsidR="00211398">
          <w:rPr>
            <w:rFonts w:ascii="Times New Roman" w:hAnsi="Times New Roman" w:cs="Times New Roman"/>
          </w:rPr>
          <w:t xml:space="preserve">has </w:t>
        </w:r>
      </w:ins>
      <w:r w:rsidR="00CC0343" w:rsidRPr="00804C13">
        <w:rPr>
          <w:rFonts w:ascii="Times New Roman" w:hAnsi="Times New Roman" w:cs="Times New Roman"/>
        </w:rPr>
        <w:t>increase</w:t>
      </w:r>
      <w:ins w:id="823" w:author="jeff houser" w:date="2026-01-26T15:41:00Z" w16du:dateUtc="2026-01-26T21:41:00Z">
        <w:r w:rsidR="00211398">
          <w:rPr>
            <w:rFonts w:ascii="Times New Roman" w:hAnsi="Times New Roman" w:cs="Times New Roman"/>
          </w:rPr>
          <w:t>d</w:t>
        </w:r>
      </w:ins>
      <w:r w:rsidR="00CC0343" w:rsidRPr="00804C13">
        <w:rPr>
          <w:rFonts w:ascii="Times New Roman" w:hAnsi="Times New Roman" w:cs="Times New Roman"/>
        </w:rPr>
        <w:t xml:space="preserve"> </w:t>
      </w:r>
      <w:del w:id="824" w:author="jeff houser" w:date="2026-01-26T15:41:00Z" w16du:dateUtc="2026-01-26T21:41:00Z">
        <w:r w:rsidR="00922F23" w:rsidRPr="00804C13" w:rsidDel="00211398">
          <w:rPr>
            <w:rFonts w:ascii="Times New Roman" w:hAnsi="Times New Roman" w:cs="Times New Roman"/>
          </w:rPr>
          <w:delText>each decade</w:delText>
        </w:r>
        <w:r w:rsidR="006F7BFC" w:rsidRPr="00804C13" w:rsidDel="00211398">
          <w:rPr>
            <w:rFonts w:ascii="Times New Roman" w:hAnsi="Times New Roman" w:cs="Times New Roman"/>
          </w:rPr>
          <w:delText xml:space="preserve"> </w:delText>
        </w:r>
      </w:del>
      <w:ins w:id="825" w:author="jeff houser" w:date="2026-01-26T15:41:00Z" w16du:dateUtc="2026-01-26T21:41:00Z">
        <w:r w:rsidR="00211398">
          <w:rPr>
            <w:rFonts w:ascii="Times New Roman" w:hAnsi="Times New Roman" w:cs="Times New Roman"/>
          </w:rPr>
          <w:t xml:space="preserve">over </w:t>
        </w:r>
      </w:ins>
      <w:r w:rsidR="00211398">
        <w:rPr>
          <w:rFonts w:ascii="Times New Roman" w:hAnsi="Times New Roman" w:cs="Times New Roman"/>
        </w:rPr>
        <w:t xml:space="preserve">time </w:t>
      </w:r>
      <w:r w:rsidR="00CC0343" w:rsidRPr="00804C13">
        <w:rPr>
          <w:rFonts w:ascii="Times New Roman" w:hAnsi="Times New Roman" w:cs="Times New Roman"/>
        </w:rPr>
        <w:t>(</w:t>
      </w:r>
      <w:r w:rsidR="002822FC">
        <w:rPr>
          <w:rFonts w:ascii="Times New Roman" w:hAnsi="Times New Roman" w:cs="Times New Roman"/>
        </w:rPr>
        <w:t>Jankowski</w:t>
      </w:r>
      <w:r w:rsidR="002822FC" w:rsidRPr="00804C13">
        <w:rPr>
          <w:rFonts w:ascii="Times New Roman" w:hAnsi="Times New Roman" w:cs="Times New Roman"/>
        </w:rPr>
        <w:t xml:space="preserve"> </w:t>
      </w:r>
      <w:r w:rsidR="00CC0343" w:rsidRPr="00804C13">
        <w:rPr>
          <w:rFonts w:ascii="Times New Roman" w:hAnsi="Times New Roman" w:cs="Times New Roman"/>
        </w:rPr>
        <w:t xml:space="preserve">2022). </w:t>
      </w:r>
      <w:r w:rsidR="00AC2584" w:rsidRPr="00611780">
        <w:rPr>
          <w:rFonts w:ascii="Times New Roman" w:hAnsi="Times New Roman" w:cs="Times New Roman"/>
        </w:rPr>
        <w:t xml:space="preserve">The </w:t>
      </w:r>
      <w:ins w:id="826" w:author="Larson, Danelle M" w:date="2026-01-30T11:55:00Z" w16du:dateUtc="2026-01-30T17:55:00Z">
        <w:r w:rsidR="00AC2584">
          <w:rPr>
            <w:rFonts w:ascii="Times New Roman" w:hAnsi="Times New Roman" w:cs="Times New Roman"/>
          </w:rPr>
          <w:t>TN</w:t>
        </w:r>
        <w:r w:rsidR="00AC2584" w:rsidRPr="00611780">
          <w:rPr>
            <w:rFonts w:ascii="Times New Roman" w:hAnsi="Times New Roman" w:cs="Times New Roman"/>
          </w:rPr>
          <w:t xml:space="preserve"> </w:t>
        </w:r>
        <w:r w:rsidR="00AC2584">
          <w:rPr>
            <w:rFonts w:ascii="Times New Roman" w:hAnsi="Times New Roman" w:cs="Times New Roman"/>
          </w:rPr>
          <w:t>effects on macrophytes</w:t>
        </w:r>
        <w:r w:rsidR="00AC2584" w:rsidRPr="00611780">
          <w:rPr>
            <w:rFonts w:ascii="Times New Roman" w:hAnsi="Times New Roman" w:cs="Times New Roman"/>
          </w:rPr>
          <w:t xml:space="preserve"> are</w:t>
        </w:r>
        <w:r w:rsidR="00AC2584">
          <w:rPr>
            <w:rFonts w:ascii="Times New Roman" w:hAnsi="Times New Roman" w:cs="Times New Roman"/>
          </w:rPr>
          <w:t xml:space="preserve"> ecologically</w:t>
        </w:r>
        <w:r w:rsidR="00AC2584" w:rsidRPr="00611780">
          <w:rPr>
            <w:rFonts w:ascii="Times New Roman" w:hAnsi="Times New Roman" w:cs="Times New Roman"/>
          </w:rPr>
          <w:t xml:space="preserve"> significant because the</w:t>
        </w:r>
        <w:r w:rsidR="00AC2584">
          <w:rPr>
            <w:rFonts w:ascii="Times New Roman" w:hAnsi="Times New Roman" w:cs="Times New Roman"/>
          </w:rPr>
          <w:t xml:space="preserve"> HMSC</w:t>
        </w:r>
        <w:r w:rsidR="00AC2584" w:rsidRPr="00611780">
          <w:rPr>
            <w:rFonts w:ascii="Times New Roman" w:hAnsi="Times New Roman" w:cs="Times New Roman"/>
          </w:rPr>
          <w:t xml:space="preserve"> model</w:t>
        </w:r>
        <w:r w:rsidR="00AC2584">
          <w:rPr>
            <w:rFonts w:ascii="Times New Roman" w:hAnsi="Times New Roman" w:cs="Times New Roman"/>
          </w:rPr>
          <w:t>s</w:t>
        </w:r>
        <w:r w:rsidR="00AC2584" w:rsidRPr="00611780">
          <w:rPr>
            <w:rFonts w:ascii="Times New Roman" w:hAnsi="Times New Roman" w:cs="Times New Roman"/>
          </w:rPr>
          <w:t xml:space="preserve"> </w:t>
        </w:r>
        <w:r w:rsidR="00AC2584">
          <w:rPr>
            <w:rFonts w:ascii="Times New Roman" w:hAnsi="Times New Roman" w:cs="Times New Roman"/>
          </w:rPr>
          <w:t>(which used presence/absence data, not abundance data) showed</w:t>
        </w:r>
        <w:r w:rsidR="00AC2584" w:rsidRPr="00611780">
          <w:rPr>
            <w:rFonts w:ascii="Times New Roman" w:hAnsi="Times New Roman" w:cs="Times New Roman"/>
          </w:rPr>
          <w:t xml:space="preserve"> that </w:t>
        </w:r>
        <w:r w:rsidR="00AC2584">
          <w:rPr>
            <w:rFonts w:ascii="Times New Roman" w:hAnsi="Times New Roman" w:cs="Times New Roman"/>
          </w:rPr>
          <w:t xml:space="preserve">localized </w:t>
        </w:r>
        <w:r w:rsidR="00AC2584" w:rsidRPr="00611780">
          <w:rPr>
            <w:rFonts w:ascii="Times New Roman" w:hAnsi="Times New Roman" w:cs="Times New Roman"/>
          </w:rPr>
          <w:t xml:space="preserve">species </w:t>
        </w:r>
        <w:r w:rsidR="00AC2584">
          <w:rPr>
            <w:rFonts w:ascii="Times New Roman" w:hAnsi="Times New Roman" w:cs="Times New Roman"/>
          </w:rPr>
          <w:t xml:space="preserve">extinctions </w:t>
        </w:r>
        <w:r w:rsidR="00AC2584" w:rsidRPr="00611780">
          <w:rPr>
            <w:rFonts w:ascii="Times New Roman" w:hAnsi="Times New Roman" w:cs="Times New Roman"/>
          </w:rPr>
          <w:t>occur</w:t>
        </w:r>
        <w:r w:rsidR="00AC2584">
          <w:rPr>
            <w:rFonts w:ascii="Times New Roman" w:hAnsi="Times New Roman" w:cs="Times New Roman"/>
          </w:rPr>
          <w:t>red</w:t>
        </w:r>
        <w:r w:rsidR="00AC2584" w:rsidRPr="00611780">
          <w:rPr>
            <w:rFonts w:ascii="Times New Roman" w:hAnsi="Times New Roman" w:cs="Times New Roman"/>
          </w:rPr>
          <w:t xml:space="preserve"> </w:t>
        </w:r>
        <w:r w:rsidR="00AC2584">
          <w:rPr>
            <w:rFonts w:ascii="Times New Roman" w:hAnsi="Times New Roman" w:cs="Times New Roman"/>
          </w:rPr>
          <w:t xml:space="preserve">at plots having greater </w:t>
        </w:r>
        <w:r w:rsidR="00AC2584">
          <w:rPr>
            <w:rFonts w:ascii="Times New Roman" w:hAnsi="Times New Roman" w:cs="Times New Roman"/>
          </w:rPr>
          <w:lastRenderedPageBreak/>
          <w:t>concentrations of TN</w:t>
        </w:r>
        <w:r w:rsidR="00AC2584" w:rsidRPr="00611780">
          <w:rPr>
            <w:rFonts w:ascii="Times New Roman" w:hAnsi="Times New Roman" w:cs="Times New Roman"/>
          </w:rPr>
          <w:t>.</w:t>
        </w:r>
        <w:r w:rsidR="00AC2584">
          <w:rPr>
            <w:rFonts w:ascii="Times New Roman" w:hAnsi="Times New Roman" w:cs="Times New Roman"/>
          </w:rPr>
          <w:t xml:space="preserve"> </w:t>
        </w:r>
      </w:ins>
      <w:r w:rsidR="009B7771">
        <w:rPr>
          <w:rFonts w:ascii="Times New Roman" w:hAnsi="Times New Roman" w:cs="Times New Roman"/>
        </w:rPr>
        <w:t xml:space="preserve">Reducing </w:t>
      </w:r>
      <w:del w:id="827" w:author="Larson, Danelle M" w:date="2026-01-30T11:39:00Z" w16du:dateUtc="2026-01-30T17:39:00Z">
        <w:r w:rsidR="00BC54B4" w:rsidDel="00022D3D">
          <w:rPr>
            <w:rFonts w:ascii="Times New Roman" w:hAnsi="Times New Roman" w:cs="Times New Roman"/>
          </w:rPr>
          <w:delText>log</w:delText>
        </w:r>
        <w:r w:rsidR="00307C71" w:rsidDel="00022D3D">
          <w:rPr>
            <w:rFonts w:ascii="Times New Roman" w:hAnsi="Times New Roman" w:cs="Times New Roman"/>
          </w:rPr>
          <w:delText>N</w:delText>
        </w:r>
        <w:r w:rsidR="009B7771" w:rsidDel="00022D3D">
          <w:rPr>
            <w:rFonts w:ascii="Times New Roman" w:hAnsi="Times New Roman" w:cs="Times New Roman"/>
          </w:rPr>
          <w:delText xml:space="preserve"> </w:delText>
        </w:r>
      </w:del>
      <w:ins w:id="828" w:author="Larson, Danelle M" w:date="2026-01-30T11:39:00Z" w16du:dateUtc="2026-01-30T17:39:00Z">
        <w:r w:rsidR="00022D3D">
          <w:rPr>
            <w:rFonts w:ascii="Times New Roman" w:hAnsi="Times New Roman" w:cs="Times New Roman"/>
          </w:rPr>
          <w:t xml:space="preserve">TN </w:t>
        </w:r>
      </w:ins>
      <w:r w:rsidR="009B7771">
        <w:rPr>
          <w:rFonts w:ascii="Times New Roman" w:hAnsi="Times New Roman" w:cs="Times New Roman"/>
        </w:rPr>
        <w:t xml:space="preserve">in the Mississippi River is predicted to reduce vulnerability and increase resilience of submersed species </w:t>
      </w:r>
      <w:r w:rsidR="009B7771">
        <w:rPr>
          <w:rFonts w:ascii="Times New Roman" w:hAnsi="Times New Roman" w:cs="Times New Roman"/>
        </w:rPr>
        <w:fldChar w:fldCharType="begin" w:fldLock="1"/>
      </w:r>
      <w:r w:rsidR="00A27BE5">
        <w:rPr>
          <w:rFonts w:ascii="Times New Roman" w:hAnsi="Times New Roman" w:cs="Times New Roman"/>
        </w:rPr>
        <w:instrText xml:space="preserve"> ADDIN ZOTERO_ITEM CSL_CITATION {"citationID":"62SI4orX","properties":{"formattedCitation":"(Delaney &amp; Larson, 2023)","plainCitation":"(Delaney &amp; Larson, 2023)","noteIndex":0},"citationItems":[{"id":4619,"uris":["http://www.mendeley.com/documents/?uuid=1c960080-8164-49f0-ad51-79dca9f16b2e","http://zotero.org/users/13640977/items/L87IKF7R"],"itemData":{"id":4619,"type":"article-journal","abstract":"Ecosystem state transitions can be ecologically devastating or be a restoration success. State transitions ar</w:instrText>
      </w:r>
      <w:r w:rsidR="00A27BE5">
        <w:rPr>
          <w:rFonts w:ascii="Times New Roman" w:hAnsi="Times New Roman" w:cs="Times New Roman" w:hint="eastAsia"/>
        </w:rPr>
        <w:instrText>e common within aquatic systems worldwide, especially considering human</w:instrText>
      </w:r>
      <w:r w:rsidR="00A27BE5">
        <w:rPr>
          <w:rFonts w:ascii="Times New Roman" w:hAnsi="Times New Roman" w:cs="Times New Roman" w:hint="eastAsia"/>
        </w:rPr>
        <w:instrText>‐</w:instrText>
      </w:r>
      <w:r w:rsidR="00A27BE5">
        <w:rPr>
          <w:rFonts w:ascii="Times New Roman" w:hAnsi="Times New Roman" w:cs="Times New Roman" w:hint="eastAsia"/>
        </w:rPr>
        <w:instrText>mediated changes to land use and water use. We created a transferable conceptual framework to enable multi</w:instrText>
      </w:r>
      <w:r w:rsidR="00A27BE5">
        <w:rPr>
          <w:rFonts w:ascii="Times New Roman" w:hAnsi="Times New Roman" w:cs="Times New Roman" w:hint="eastAsia"/>
        </w:rPr>
        <w:instrText>‐</w:instrText>
      </w:r>
      <w:r w:rsidR="00A27BE5">
        <w:rPr>
          <w:rFonts w:ascii="Times New Roman" w:hAnsi="Times New Roman" w:cs="Times New Roman" w:hint="eastAsia"/>
        </w:rPr>
        <w:instrText>scale assessments of state resilience and early warnings of state transition</w:instrText>
      </w:r>
      <w:r w:rsidR="00A27BE5">
        <w:rPr>
          <w:rFonts w:ascii="Times New Roman" w:hAnsi="Times New Roman" w:cs="Times New Roman"/>
        </w:rPr>
        <w:instrText xml:space="preserve">s that can inform strategic restorations and avoid ecosystem collapse. The conceptual framework integrated machine learning predictions with ecosystem state concepts, such as state classification, gradients of vulnerability or recovery potential leading to state transitions, and investigation of possible environmental drivers. As an example, we generated prediction probabilities of submersed aquatic vegetation (SAV) presence at nearly 10,000 sites within the Upper Mississippi River, USA. Then, we used an interpretability method for explanation of model predictions to gain insights on possible environmental drivers and threshold or linear responses of SAV presence and absence. The results are also presented via an online, interactive dashboard where our habitat suitability model outputs and prediction explanations from many spatial scales (4 m–400 km of river reach) can inform research and restoration planning.This article is protected by copyright. All rights reserved","container-title":"Conservation Biology","DOI":"10.1111/cobi.14203","ISSN":"0888-8892","issue":"October 2023","page":"1-13","title":"Using explainable machine learning methods to evaluate vulnerability and restoration potential of ecosystem state transitions","author":[{"family":"Delaney","given":"John T."},{"family":"Larson","given":"Danelle M."}],"issued":{"date-parts":[["2023"]]},"citation-key":"delaneyUsingExplainableMachine2023"}}],"schema":"https://github.com/citation-style-language/schema/raw/master/csl-citation.json"} </w:instrText>
      </w:r>
      <w:r w:rsidR="009B7771">
        <w:rPr>
          <w:rFonts w:ascii="Times New Roman" w:hAnsi="Times New Roman" w:cs="Times New Roman"/>
        </w:rPr>
        <w:fldChar w:fldCharType="separate"/>
      </w:r>
      <w:r w:rsidR="000739B5" w:rsidRPr="000739B5">
        <w:rPr>
          <w:rFonts w:ascii="Times New Roman" w:hAnsi="Times New Roman" w:cs="Times New Roman"/>
        </w:rPr>
        <w:t>(Delaney &amp; Larson</w:t>
      </w:r>
      <w:del w:id="829" w:author="Larson, Danelle M" w:date="2026-02-02T13:08:00Z" w16du:dateUtc="2026-02-02T19:08:00Z">
        <w:r w:rsidR="000739B5" w:rsidRPr="000739B5" w:rsidDel="00E54934">
          <w:rPr>
            <w:rFonts w:ascii="Times New Roman" w:hAnsi="Times New Roman" w:cs="Times New Roman"/>
          </w:rPr>
          <w:delText>,</w:delText>
        </w:r>
      </w:del>
      <w:r w:rsidR="000739B5" w:rsidRPr="000739B5">
        <w:rPr>
          <w:rFonts w:ascii="Times New Roman" w:hAnsi="Times New Roman" w:cs="Times New Roman"/>
        </w:rPr>
        <w:t xml:space="preserve"> 2023)</w:t>
      </w:r>
      <w:r w:rsidR="009B7771">
        <w:rPr>
          <w:rFonts w:ascii="Times New Roman" w:hAnsi="Times New Roman" w:cs="Times New Roman"/>
        </w:rPr>
        <w:fldChar w:fldCharType="end"/>
      </w:r>
      <w:r w:rsidR="00524D81">
        <w:rPr>
          <w:rFonts w:ascii="Times New Roman" w:hAnsi="Times New Roman" w:cs="Times New Roman"/>
        </w:rPr>
        <w:t>,</w:t>
      </w:r>
      <w:r w:rsidR="00B85585" w:rsidRPr="00B85585">
        <w:rPr>
          <w:rFonts w:ascii="Times New Roman" w:hAnsi="Times New Roman" w:cs="Times New Roman"/>
        </w:rPr>
        <w:t xml:space="preserve"> a finding reinforced by this study.</w:t>
      </w:r>
      <w:ins w:id="830" w:author="Larson, Danelle M" w:date="2026-01-30T11:55:00Z" w16du:dateUtc="2026-01-30T17:55:00Z">
        <w:r w:rsidR="00AC2584">
          <w:rPr>
            <w:rFonts w:ascii="Times New Roman" w:hAnsi="Times New Roman" w:cs="Times New Roman"/>
          </w:rPr>
          <w:t xml:space="preserve"> This Mississippi River TN loads may remain high given </w:t>
        </w:r>
        <w:r w:rsidR="005C3EE5">
          <w:rPr>
            <w:rFonts w:ascii="Times New Roman" w:hAnsi="Times New Roman" w:cs="Times New Roman"/>
          </w:rPr>
          <w:t>legacy N storage pools and major basin-wide changes required to drop TN conce</w:t>
        </w:r>
      </w:ins>
      <w:ins w:id="831" w:author="Larson, Danelle M" w:date="2026-01-30T11:56:00Z" w16du:dateUtc="2026-01-30T17:56:00Z">
        <w:r w:rsidR="005C3EE5">
          <w:rPr>
            <w:rFonts w:ascii="Times New Roman" w:hAnsi="Times New Roman" w:cs="Times New Roman"/>
          </w:rPr>
          <w:t>ntrations (Jankowski 2022).</w:t>
        </w:r>
      </w:ins>
      <w:ins w:id="832" w:author="Larson, Danelle M" w:date="2026-01-30T11:31:00Z" w16du:dateUtc="2026-01-30T17:31:00Z">
        <w:r w:rsidR="00D035C1" w:rsidRPr="00D035C1">
          <w:rPr>
            <w:rFonts w:ascii="Times New Roman" w:hAnsi="Times New Roman" w:cs="Times New Roman"/>
          </w:rPr>
          <w:t xml:space="preserve"> </w:t>
        </w:r>
        <w:commentRangeStart w:id="833"/>
        <w:r w:rsidR="00D035C1">
          <w:rPr>
            <w:rFonts w:ascii="Times New Roman" w:hAnsi="Times New Roman" w:cs="Times New Roman"/>
          </w:rPr>
          <w:t>Seemingly, re-oligotrophy is an important process shaping macrophyte community assembly in the UMR</w:t>
        </w:r>
      </w:ins>
      <w:ins w:id="834" w:author="Larson, Danelle M" w:date="2026-01-30T11:32:00Z" w16du:dateUtc="2026-01-30T17:32:00Z">
        <w:r w:rsidR="00EA71F6">
          <w:rPr>
            <w:rFonts w:ascii="Times New Roman" w:hAnsi="Times New Roman" w:cs="Times New Roman"/>
          </w:rPr>
          <w:t xml:space="preserve">, but full </w:t>
        </w:r>
      </w:ins>
      <w:ins w:id="835" w:author="Larson, Danelle M" w:date="2026-02-03T11:55:00Z" w16du:dateUtc="2026-02-03T17:55:00Z">
        <w:r w:rsidR="00844C9E">
          <w:rPr>
            <w:rFonts w:ascii="Times New Roman" w:hAnsi="Times New Roman" w:cs="Times New Roman"/>
          </w:rPr>
          <w:t xml:space="preserve">biodiversity </w:t>
        </w:r>
      </w:ins>
      <w:ins w:id="836" w:author="Larson, Danelle M" w:date="2026-01-30T11:32:00Z" w16du:dateUtc="2026-01-30T17:32:00Z">
        <w:r w:rsidR="00EA71F6">
          <w:rPr>
            <w:rFonts w:ascii="Times New Roman" w:hAnsi="Times New Roman" w:cs="Times New Roman"/>
          </w:rPr>
          <w:t xml:space="preserve">potential may be hindered by high </w:t>
        </w:r>
      </w:ins>
      <w:ins w:id="837" w:author="Larson, Danelle M" w:date="2026-02-02T11:10:00Z" w16du:dateUtc="2026-02-02T17:10:00Z">
        <w:r w:rsidR="00F421C6">
          <w:rPr>
            <w:rFonts w:ascii="Times New Roman" w:hAnsi="Times New Roman" w:cs="Times New Roman"/>
          </w:rPr>
          <w:t>T</w:t>
        </w:r>
      </w:ins>
      <w:ins w:id="838" w:author="Larson, Danelle M" w:date="2026-01-30T11:32:00Z" w16du:dateUtc="2026-01-30T17:32:00Z">
        <w:r w:rsidR="00EA71F6">
          <w:rPr>
            <w:rFonts w:ascii="Times New Roman" w:hAnsi="Times New Roman" w:cs="Times New Roman"/>
          </w:rPr>
          <w:t>N currently</w:t>
        </w:r>
      </w:ins>
      <w:ins w:id="839" w:author="Larson, Danelle M" w:date="2026-01-30T11:31:00Z" w16du:dateUtc="2026-01-30T17:31:00Z">
        <w:r w:rsidR="00D035C1">
          <w:rPr>
            <w:rFonts w:ascii="Times New Roman" w:hAnsi="Times New Roman" w:cs="Times New Roman"/>
          </w:rPr>
          <w:t>.</w:t>
        </w:r>
        <w:commentRangeEnd w:id="833"/>
        <w:r w:rsidR="00D035C1">
          <w:rPr>
            <w:rStyle w:val="CommentReference"/>
            <w:rFonts w:ascii="Times New Roman" w:eastAsia="Times New Roman" w:hAnsi="Times New Roman" w:cs="Times New Roman"/>
          </w:rPr>
          <w:commentReference w:id="833"/>
        </w:r>
      </w:ins>
    </w:p>
    <w:p w14:paraId="73D42D6A" w14:textId="3E6E9636" w:rsidR="0010058A" w:rsidRPr="00A5688B" w:rsidRDefault="0010058A" w:rsidP="0010058A">
      <w:pPr>
        <w:pStyle w:val="Heading2"/>
        <w:rPr>
          <w:rStyle w:val="Heading2Char"/>
          <w:b/>
        </w:rPr>
      </w:pPr>
      <w:r w:rsidRPr="00A5688B">
        <w:rPr>
          <w:rStyle w:val="Heading2Char"/>
          <w:b/>
        </w:rPr>
        <w:t xml:space="preserve">The </w:t>
      </w:r>
      <w:r w:rsidR="00D76796" w:rsidRPr="00A5688B">
        <w:rPr>
          <w:rStyle w:val="Heading2Char"/>
          <w:b/>
          <w:iCs/>
        </w:rPr>
        <w:t>R</w:t>
      </w:r>
      <w:r w:rsidRPr="00A5688B">
        <w:rPr>
          <w:rStyle w:val="Heading2Char"/>
          <w:b/>
          <w:iCs/>
        </w:rPr>
        <w:t>ole</w:t>
      </w:r>
      <w:r w:rsidRPr="00A5688B">
        <w:rPr>
          <w:rStyle w:val="Heading2Char"/>
          <w:b/>
        </w:rPr>
        <w:t xml:space="preserve"> of </w:t>
      </w:r>
      <w:r w:rsidR="00D76796" w:rsidRPr="00A5688B">
        <w:rPr>
          <w:rStyle w:val="Heading2Char"/>
          <w:b/>
          <w:iCs/>
        </w:rPr>
        <w:t>C</w:t>
      </w:r>
      <w:r w:rsidRPr="00A5688B">
        <w:rPr>
          <w:rStyle w:val="Heading2Char"/>
          <w:b/>
          <w:iCs/>
        </w:rPr>
        <w:t>limate</w:t>
      </w:r>
      <w:r w:rsidRPr="00A5688B">
        <w:rPr>
          <w:rStyle w:val="Heading2Char"/>
          <w:b/>
        </w:rPr>
        <w:t xml:space="preserve"> </w:t>
      </w:r>
      <w:r w:rsidR="00D43CB6" w:rsidRPr="00A5688B">
        <w:rPr>
          <w:rStyle w:val="Heading2Char"/>
          <w:b/>
        </w:rPr>
        <w:t xml:space="preserve">on </w:t>
      </w:r>
      <w:r w:rsidR="00D76796" w:rsidRPr="00A5688B">
        <w:rPr>
          <w:rStyle w:val="Heading2Char"/>
          <w:b/>
          <w:iCs/>
        </w:rPr>
        <w:t>C</w:t>
      </w:r>
      <w:r w:rsidR="00D43CB6" w:rsidRPr="00A5688B">
        <w:rPr>
          <w:rStyle w:val="Heading2Char"/>
          <w:b/>
          <w:iCs/>
        </w:rPr>
        <w:t xml:space="preserve">ommunity </w:t>
      </w:r>
      <w:r w:rsidR="00D76796" w:rsidRPr="00A5688B">
        <w:rPr>
          <w:rStyle w:val="Heading2Char"/>
          <w:b/>
          <w:iCs/>
        </w:rPr>
        <w:t>A</w:t>
      </w:r>
      <w:r w:rsidR="00D43CB6" w:rsidRPr="00A5688B">
        <w:rPr>
          <w:rStyle w:val="Heading2Char"/>
          <w:b/>
          <w:iCs/>
        </w:rPr>
        <w:t>ssembly</w:t>
      </w:r>
    </w:p>
    <w:p w14:paraId="2F71AE09" w14:textId="3850A3AB" w:rsidR="0010058A" w:rsidRDefault="006D316E" w:rsidP="00C1049C">
      <w:pPr>
        <w:autoSpaceDE w:val="0"/>
        <w:autoSpaceDN w:val="0"/>
        <w:adjustRightInd w:val="0"/>
        <w:spacing w:line="480" w:lineRule="auto"/>
        <w:ind w:firstLine="720"/>
        <w:rPr>
          <w:rFonts w:ascii="Times New Roman" w:hAnsi="Times New Roman" w:cs="Times New Roman"/>
          <w:lang w:eastAsia="en-GB"/>
        </w:rPr>
      </w:pPr>
      <w:r>
        <w:rPr>
          <w:rFonts w:ascii="Times New Roman" w:hAnsi="Times New Roman" w:cs="Times New Roman"/>
          <w:lang w:eastAsia="en-GB"/>
        </w:rPr>
        <w:t xml:space="preserve">Our results suggest that </w:t>
      </w:r>
      <w:r w:rsidR="00035850">
        <w:rPr>
          <w:rFonts w:ascii="Times New Roman" w:hAnsi="Times New Roman" w:cs="Times New Roman"/>
          <w:lang w:eastAsia="en-GB"/>
        </w:rPr>
        <w:t xml:space="preserve">direct effects of </w:t>
      </w:r>
      <w:r>
        <w:rPr>
          <w:rFonts w:ascii="Times New Roman" w:hAnsi="Times New Roman" w:cs="Times New Roman"/>
          <w:lang w:eastAsia="en-GB"/>
        </w:rPr>
        <w:t>climate (in terms of water temperature</w:t>
      </w:r>
      <w:r w:rsidR="00D43CB6">
        <w:rPr>
          <w:rFonts w:ascii="Times New Roman" w:hAnsi="Times New Roman" w:cs="Times New Roman"/>
          <w:lang w:eastAsia="en-GB"/>
        </w:rPr>
        <w:t xml:space="preserve"> </w:t>
      </w:r>
      <w:r>
        <w:rPr>
          <w:rFonts w:ascii="Times New Roman" w:hAnsi="Times New Roman" w:cs="Times New Roman"/>
          <w:lang w:eastAsia="en-GB"/>
        </w:rPr>
        <w:t xml:space="preserve">only) </w:t>
      </w:r>
      <w:del w:id="840" w:author="Larson, Danelle M" w:date="2026-02-02T09:51:00Z" w16du:dateUtc="2026-02-02T15:51:00Z">
        <w:r w:rsidDel="00854B43">
          <w:rPr>
            <w:rFonts w:ascii="Times New Roman" w:hAnsi="Times New Roman" w:cs="Times New Roman"/>
            <w:lang w:eastAsia="en-GB"/>
          </w:rPr>
          <w:delText xml:space="preserve">had </w:delText>
        </w:r>
      </w:del>
      <w:ins w:id="841" w:author="Larson, Danelle M" w:date="2026-02-02T09:51:00Z" w16du:dateUtc="2026-02-02T15:51:00Z">
        <w:r w:rsidR="00854B43">
          <w:rPr>
            <w:rFonts w:ascii="Times New Roman" w:hAnsi="Times New Roman" w:cs="Times New Roman"/>
            <w:lang w:eastAsia="en-GB"/>
          </w:rPr>
          <w:t xml:space="preserve">played </w:t>
        </w:r>
      </w:ins>
      <w:r>
        <w:rPr>
          <w:rFonts w:ascii="Times New Roman" w:hAnsi="Times New Roman" w:cs="Times New Roman"/>
          <w:lang w:eastAsia="en-GB"/>
        </w:rPr>
        <w:t>a minor role in macrophyte community assembly compared to other environmental drivers</w:t>
      </w:r>
      <w:r w:rsidR="00035850">
        <w:rPr>
          <w:rFonts w:ascii="Times New Roman" w:hAnsi="Times New Roman" w:cs="Times New Roman"/>
          <w:lang w:eastAsia="en-GB"/>
        </w:rPr>
        <w:t>, which may to some exten</w:t>
      </w:r>
      <w:r w:rsidR="000F5033">
        <w:rPr>
          <w:rFonts w:ascii="Times New Roman" w:hAnsi="Times New Roman" w:cs="Times New Roman"/>
          <w:lang w:eastAsia="en-GB"/>
        </w:rPr>
        <w:t>t</w:t>
      </w:r>
      <w:r w:rsidR="00035850">
        <w:rPr>
          <w:rFonts w:ascii="Times New Roman" w:hAnsi="Times New Roman" w:cs="Times New Roman"/>
          <w:lang w:eastAsia="en-GB"/>
        </w:rPr>
        <w:t xml:space="preserve"> be indirectly governed by a changing climate</w:t>
      </w:r>
      <w:r>
        <w:rPr>
          <w:rFonts w:ascii="Times New Roman" w:hAnsi="Times New Roman" w:cs="Times New Roman"/>
          <w:lang w:eastAsia="en-GB"/>
        </w:rPr>
        <w:t xml:space="preserve">. </w:t>
      </w:r>
      <w:r w:rsidR="00E264B4">
        <w:rPr>
          <w:rFonts w:ascii="Times New Roman" w:hAnsi="Times New Roman" w:cs="Times New Roman"/>
          <w:lang w:eastAsia="en-GB"/>
        </w:rPr>
        <w:t>T</w:t>
      </w:r>
      <w:r>
        <w:rPr>
          <w:rFonts w:ascii="Times New Roman" w:hAnsi="Times New Roman" w:cs="Times New Roman"/>
          <w:lang w:eastAsia="en-GB"/>
        </w:rPr>
        <w:t xml:space="preserve">he </w:t>
      </w:r>
      <w:r w:rsidR="00570160" w:rsidRPr="00754A01">
        <w:rPr>
          <w:rFonts w:ascii="Times New Roman" w:eastAsiaTheme="minorHAnsi" w:hAnsi="Times New Roman" w:cs="Times New Roman"/>
        </w:rPr>
        <w:t>hydrogeomorphology</w:t>
      </w:r>
      <w:r w:rsidR="00570160" w:rsidDel="00570160">
        <w:rPr>
          <w:rFonts w:ascii="Times New Roman" w:hAnsi="Times New Roman" w:cs="Times New Roman"/>
          <w:lang w:eastAsia="en-GB"/>
        </w:rPr>
        <w:t xml:space="preserve"> </w:t>
      </w:r>
      <w:r>
        <w:rPr>
          <w:rFonts w:ascii="Times New Roman" w:hAnsi="Times New Roman" w:cs="Times New Roman"/>
          <w:lang w:eastAsia="en-GB"/>
        </w:rPr>
        <w:t xml:space="preserve">category </w:t>
      </w:r>
      <w:r w:rsidR="003C7102">
        <w:rPr>
          <w:rFonts w:ascii="Times New Roman" w:hAnsi="Times New Roman" w:cs="Times New Roman"/>
          <w:lang w:eastAsia="en-GB"/>
        </w:rPr>
        <w:t>herein may have capture</w:t>
      </w:r>
      <w:r w:rsidR="00CA5810">
        <w:rPr>
          <w:rFonts w:ascii="Times New Roman" w:hAnsi="Times New Roman" w:cs="Times New Roman"/>
          <w:lang w:eastAsia="en-GB"/>
        </w:rPr>
        <w:t>d</w:t>
      </w:r>
      <w:r>
        <w:rPr>
          <w:rFonts w:ascii="Times New Roman" w:hAnsi="Times New Roman" w:cs="Times New Roman"/>
          <w:lang w:eastAsia="en-GB"/>
        </w:rPr>
        <w:t xml:space="preserve"> some of the </w:t>
      </w:r>
      <w:r w:rsidR="003C7102">
        <w:rPr>
          <w:rFonts w:ascii="Times New Roman" w:hAnsi="Times New Roman" w:cs="Times New Roman"/>
          <w:lang w:eastAsia="en-GB"/>
        </w:rPr>
        <w:t>climate effects related to precipitation amounts or timing</w:t>
      </w:r>
      <w:r w:rsidR="00E264B4">
        <w:rPr>
          <w:rFonts w:ascii="Times New Roman" w:hAnsi="Times New Roman" w:cs="Times New Roman"/>
          <w:lang w:eastAsia="en-GB"/>
        </w:rPr>
        <w:t xml:space="preserve">, and so the interactive effects of </w:t>
      </w:r>
      <w:r w:rsidR="00570160" w:rsidRPr="00754A01">
        <w:rPr>
          <w:rFonts w:ascii="Times New Roman" w:eastAsiaTheme="minorHAnsi" w:hAnsi="Times New Roman" w:cs="Times New Roman"/>
        </w:rPr>
        <w:t>hydrogeomorphology</w:t>
      </w:r>
      <w:r w:rsidR="00E264B4">
        <w:rPr>
          <w:rFonts w:ascii="Times New Roman" w:hAnsi="Times New Roman" w:cs="Times New Roman"/>
          <w:lang w:eastAsia="en-GB"/>
        </w:rPr>
        <w:t xml:space="preserve"> and climate are difficult to disentangle</w:t>
      </w:r>
      <w:r w:rsidR="00960ED5">
        <w:rPr>
          <w:rFonts w:ascii="Times New Roman" w:hAnsi="Times New Roman" w:cs="Times New Roman"/>
          <w:lang w:eastAsia="en-GB"/>
        </w:rPr>
        <w:t xml:space="preserve"> from the model</w:t>
      </w:r>
      <w:r w:rsidR="005A0A2F">
        <w:rPr>
          <w:rFonts w:ascii="Times New Roman" w:hAnsi="Times New Roman" w:cs="Times New Roman"/>
          <w:lang w:eastAsia="en-GB"/>
        </w:rPr>
        <w:t>s</w:t>
      </w:r>
      <w:r w:rsidR="007736B0">
        <w:rPr>
          <w:rFonts w:ascii="Times New Roman" w:hAnsi="Times New Roman" w:cs="Times New Roman"/>
          <w:lang w:eastAsia="en-GB"/>
        </w:rPr>
        <w:t>.</w:t>
      </w:r>
      <w:r w:rsidR="00590276">
        <w:rPr>
          <w:rFonts w:ascii="Times New Roman" w:hAnsi="Times New Roman" w:cs="Times New Roman"/>
          <w:lang w:eastAsia="en-GB"/>
        </w:rPr>
        <w:t xml:space="preserve"> </w:t>
      </w:r>
      <w:r w:rsidR="00C4057D">
        <w:rPr>
          <w:rFonts w:ascii="Times New Roman" w:hAnsi="Times New Roman" w:cs="Times New Roman"/>
          <w:lang w:eastAsia="en-GB"/>
        </w:rPr>
        <w:t>Yet, many species negatively responded to the spatial variation of higher water temperatures</w:t>
      </w:r>
      <w:ins w:id="842" w:author="Larson, Danelle M" w:date="2026-02-02T09:51:00Z" w16du:dateUtc="2026-02-02T15:51:00Z">
        <w:r w:rsidR="00854B43">
          <w:rPr>
            <w:rFonts w:ascii="Times New Roman" w:hAnsi="Times New Roman" w:cs="Times New Roman"/>
            <w:lang w:eastAsia="en-GB"/>
          </w:rPr>
          <w:t xml:space="preserve"> within reaches</w:t>
        </w:r>
      </w:ins>
      <w:r w:rsidR="00C4057D">
        <w:rPr>
          <w:rFonts w:ascii="Times New Roman" w:hAnsi="Times New Roman" w:cs="Times New Roman"/>
          <w:lang w:eastAsia="en-GB"/>
        </w:rPr>
        <w:t xml:space="preserve">, </w:t>
      </w:r>
      <w:del w:id="843" w:author="Larson, Danelle M" w:date="2026-02-02T09:51:00Z" w16du:dateUtc="2026-02-02T15:51:00Z">
        <w:r w:rsidR="00C4057D" w:rsidDel="00C8753E">
          <w:rPr>
            <w:rFonts w:ascii="Times New Roman" w:hAnsi="Times New Roman" w:cs="Times New Roman"/>
            <w:lang w:eastAsia="en-GB"/>
          </w:rPr>
          <w:delText>found mostly</w:delText>
        </w:r>
      </w:del>
      <w:ins w:id="844" w:author="Larson, Danelle M" w:date="2026-02-02T09:51:00Z" w16du:dateUtc="2026-02-02T15:51:00Z">
        <w:r w:rsidR="00C8753E">
          <w:rPr>
            <w:rFonts w:ascii="Times New Roman" w:hAnsi="Times New Roman" w:cs="Times New Roman"/>
            <w:lang w:eastAsia="en-GB"/>
          </w:rPr>
          <w:t>with the warmest waters</w:t>
        </w:r>
      </w:ins>
      <w:r w:rsidR="00C4057D">
        <w:rPr>
          <w:rFonts w:ascii="Times New Roman" w:hAnsi="Times New Roman" w:cs="Times New Roman"/>
          <w:lang w:eastAsia="en-GB"/>
        </w:rPr>
        <w:t xml:space="preserve"> in </w:t>
      </w:r>
      <w:del w:id="845" w:author="jeff houser" w:date="2026-01-26T15:04:00Z" w16du:dateUtc="2026-01-26T21:04:00Z">
        <w:r w:rsidR="00996C54" w:rsidDel="00B228B3">
          <w:rPr>
            <w:rFonts w:ascii="Times New Roman" w:hAnsi="Times New Roman" w:cs="Times New Roman"/>
            <w:lang w:eastAsia="en-GB"/>
          </w:rPr>
          <w:delText>Reach</w:delText>
        </w:r>
      </w:del>
      <w:ins w:id="846" w:author="jeff houser" w:date="2026-01-26T15:04:00Z" w16du:dateUtc="2026-01-26T21:04:00Z">
        <w:r w:rsidR="00B228B3">
          <w:rPr>
            <w:rFonts w:ascii="Times New Roman" w:hAnsi="Times New Roman" w:cs="Times New Roman"/>
            <w:lang w:eastAsia="en-GB"/>
          </w:rPr>
          <w:t>Pool</w:t>
        </w:r>
      </w:ins>
      <w:r w:rsidR="00C4057D">
        <w:rPr>
          <w:rFonts w:ascii="Times New Roman" w:hAnsi="Times New Roman" w:cs="Times New Roman"/>
          <w:lang w:eastAsia="en-GB"/>
        </w:rPr>
        <w:t xml:space="preserve"> 13 that had a 1.5ºC increase </w:t>
      </w:r>
      <w:ins w:id="847" w:author="Larson, Danelle M" w:date="2026-02-02T09:51:00Z" w16du:dateUtc="2026-02-02T15:51:00Z">
        <w:r w:rsidR="00C8753E">
          <w:rPr>
            <w:rFonts w:ascii="Times New Roman" w:hAnsi="Times New Roman" w:cs="Times New Roman"/>
            <w:lang w:eastAsia="en-GB"/>
          </w:rPr>
          <w:t xml:space="preserve">in average temperature </w:t>
        </w:r>
      </w:ins>
      <w:del w:id="848" w:author="Larson, Danelle M" w:date="2026-02-02T09:51:00Z" w16du:dateUtc="2026-02-02T15:51:00Z">
        <w:r w:rsidR="00C4057D" w:rsidDel="00C8753E">
          <w:rPr>
            <w:rFonts w:ascii="Times New Roman" w:hAnsi="Times New Roman" w:cs="Times New Roman"/>
            <w:lang w:eastAsia="en-GB"/>
          </w:rPr>
          <w:delText xml:space="preserve">of </w:delText>
        </w:r>
      </w:del>
      <w:ins w:id="849" w:author="Larson, Danelle M" w:date="2026-02-02T09:51:00Z" w16du:dateUtc="2026-02-02T15:51:00Z">
        <w:r w:rsidR="00C8753E">
          <w:rPr>
            <w:rFonts w:ascii="Times New Roman" w:hAnsi="Times New Roman" w:cs="Times New Roman"/>
            <w:lang w:eastAsia="en-GB"/>
          </w:rPr>
          <w:t xml:space="preserve">over </w:t>
        </w:r>
      </w:ins>
      <w:r w:rsidR="00C4057D">
        <w:rPr>
          <w:rFonts w:ascii="Times New Roman" w:hAnsi="Times New Roman" w:cs="Times New Roman"/>
          <w:lang w:eastAsia="en-GB"/>
        </w:rPr>
        <w:t xml:space="preserve">the past two decades. </w:t>
      </w:r>
      <w:r w:rsidR="00590276">
        <w:rPr>
          <w:rFonts w:ascii="Times New Roman" w:hAnsi="Times New Roman" w:cs="Times New Roman"/>
          <w:lang w:eastAsia="en-GB"/>
        </w:rPr>
        <w:t>Unlike</w:t>
      </w:r>
      <w:r w:rsidR="008341D7">
        <w:rPr>
          <w:rFonts w:ascii="Times New Roman" w:hAnsi="Times New Roman" w:cs="Times New Roman"/>
          <w:lang w:eastAsia="en-GB"/>
        </w:rPr>
        <w:t xml:space="preserve"> many</w:t>
      </w:r>
      <w:r w:rsidR="00590276">
        <w:rPr>
          <w:rFonts w:ascii="Times New Roman" w:hAnsi="Times New Roman" w:cs="Times New Roman"/>
          <w:lang w:eastAsia="en-GB"/>
        </w:rPr>
        <w:t xml:space="preserve"> terrestrial plants, aquatic macrophytes </w:t>
      </w:r>
      <w:r w:rsidR="008341D7">
        <w:rPr>
          <w:rFonts w:ascii="Times New Roman" w:hAnsi="Times New Roman" w:cs="Times New Roman"/>
          <w:lang w:eastAsia="en-GB"/>
        </w:rPr>
        <w:t xml:space="preserve">are </w:t>
      </w:r>
      <w:r w:rsidR="005A0A2F">
        <w:rPr>
          <w:rFonts w:ascii="Times New Roman" w:hAnsi="Times New Roman" w:cs="Times New Roman"/>
          <w:lang w:eastAsia="en-GB"/>
        </w:rPr>
        <w:t xml:space="preserve">thought to be </w:t>
      </w:r>
      <w:r w:rsidR="008341D7">
        <w:rPr>
          <w:rFonts w:ascii="Times New Roman" w:hAnsi="Times New Roman" w:cs="Times New Roman"/>
          <w:lang w:eastAsia="en-GB"/>
        </w:rPr>
        <w:t xml:space="preserve">less responsive to </w:t>
      </w:r>
      <w:r w:rsidR="00BF1F14">
        <w:rPr>
          <w:rFonts w:ascii="Times New Roman" w:hAnsi="Times New Roman" w:cs="Times New Roman"/>
          <w:lang w:eastAsia="en-GB"/>
        </w:rPr>
        <w:t xml:space="preserve">climate compared to local drivers like water quality and hydrogeomorphology </w:t>
      </w:r>
      <w:r w:rsidR="00BF1F14">
        <w:rPr>
          <w:rFonts w:ascii="Times New Roman" w:hAnsi="Times New Roman" w:cs="Times New Roman"/>
          <w:lang w:eastAsia="en-GB"/>
        </w:rPr>
        <w:fldChar w:fldCharType="begin" w:fldLock="1"/>
      </w:r>
      <w:r w:rsidR="00A27BE5">
        <w:rPr>
          <w:rFonts w:ascii="Times New Roman" w:hAnsi="Times New Roman" w:cs="Times New Roman"/>
          <w:lang w:eastAsia="en-GB"/>
        </w:rPr>
        <w:instrText xml:space="preserve"> ADDIN ZOTERO_ITEM CSL_CITATION {"citationID":"7xs6yqB3","properties":{"formattedCitation":"(Alahuhta et al., 2021)","plainCitation":"(Alahuhta et al., 2021)","noteIndex":0},"citationItems":[{"id":4100,"uris":["http://www.mendeley.com/documents/?uuid=60dc59f4-8c3b-3693-98de-c0aaea0084b7","http://zotero.org/users/13640977/items/RDC2AH6I"],"itemData":{"id":4100,"type":"article-journal","abstract":"Broad-scale studies of species distributions and diversity have contributed to the emergence of general macroecological rules. These rules are typically founded on research using well-known terrestrial taxa as models and it is thus uncertain whether aquatic macrophytes follow these macroecological rules. Our purpose is to draw together available information from broad-scale research on aquatic macrophytes growing in lakes, ponds, wetlands, rivers and streams. We summarize how different macroecological rules fit the patterns shown by freshwater plants at various spatial scales. Finally, we outline future actions which should be taken to advance macroecological research on freshwater plants. Our review suggested that some macroecological patterns are relatively well-evidenced for aquatic macrophytes, whereas little information exists for others. We found, for example, that the species richness-latitude relationship follows a unimodal pattern, and species turnover prevails over species nestedness, whereas higher nestedness-related richness differences are found in low beta diversity regions. Contrary to terrestrial plants, climate or history seem not to be dominant determinants explaining these broad-scale patterns; instead local explanatory variables (e.g., water quality, such as alkalinity and nutrients, and hydromorphology) are often important for freshwater plants. We identified several knowledge gaps related, for example, to a smaller number of studies in lotic habitats, compared with lentic habitats, lack of spatially-adequate aquatic plant studies, deficiency of comprehensive species traits databases for aquatic macrophytes, and absence of a true phylogeny comprising most freshwater plant lineages. We hope this review will encourage the undertaking of additional macroecological investigations on freshwater plants across broad spatial and temporal scales.","container-title":"Aquatic Botany","DOI":"10.1016/j.aquabot.2020.103325","ISSN":"03043770","note":"publisher: Elsevier B.V.","page":"103325","title":"Macroecology of macrophytes in the freshwater realm: Patterns, mechanisms and implications","volume":"168","author":[{"family":"Alahuhta","given":"Janne"},{"family":"Lindholm","given":"Marja"},{"family":"Baastrup-Spohr","given":"Lars"},{"family":"García-Girón","given":"Jorge"},{"family":"Toivanen","given":"Maija"},{"family":"Heino","given":"Jani"},{"family":"Murphy","given":"Kevin"}],"issued":{"date-parts":[["2021",1,1]]},"citation-key":"alahuhtaMacroecologyMacrophytesFreshwater2021"}}],"schema":"https://github.com/citation-style-language/schema/raw/master/csl-citation.json"} </w:instrText>
      </w:r>
      <w:r w:rsidR="00BF1F14">
        <w:rPr>
          <w:rFonts w:ascii="Times New Roman" w:hAnsi="Times New Roman" w:cs="Times New Roman"/>
          <w:lang w:eastAsia="en-GB"/>
        </w:rPr>
        <w:fldChar w:fldCharType="separate"/>
      </w:r>
      <w:r w:rsidR="000739B5" w:rsidRPr="000739B5">
        <w:rPr>
          <w:rFonts w:ascii="Times New Roman" w:hAnsi="Times New Roman" w:cs="Times New Roman"/>
        </w:rPr>
        <w:t>(Alahuhta et al.</w:t>
      </w:r>
      <w:del w:id="850" w:author="Larson, Danelle M" w:date="2026-02-02T13:08:00Z" w16du:dateUtc="2026-02-02T19:08:00Z">
        <w:r w:rsidR="000739B5" w:rsidRPr="000739B5" w:rsidDel="00E54934">
          <w:rPr>
            <w:rFonts w:ascii="Times New Roman" w:hAnsi="Times New Roman" w:cs="Times New Roman"/>
          </w:rPr>
          <w:delText>,</w:delText>
        </w:r>
      </w:del>
      <w:r w:rsidR="000739B5" w:rsidRPr="000739B5">
        <w:rPr>
          <w:rFonts w:ascii="Times New Roman" w:hAnsi="Times New Roman" w:cs="Times New Roman"/>
        </w:rPr>
        <w:t xml:space="preserve"> 2021)</w:t>
      </w:r>
      <w:r w:rsidR="00BF1F14">
        <w:rPr>
          <w:rFonts w:ascii="Times New Roman" w:hAnsi="Times New Roman" w:cs="Times New Roman"/>
          <w:lang w:eastAsia="en-GB"/>
        </w:rPr>
        <w:fldChar w:fldCharType="end"/>
      </w:r>
      <w:r w:rsidR="00BF1F14">
        <w:rPr>
          <w:rFonts w:ascii="Times New Roman" w:hAnsi="Times New Roman" w:cs="Times New Roman"/>
          <w:lang w:eastAsia="en-GB"/>
        </w:rPr>
        <w:t>.</w:t>
      </w:r>
      <w:r w:rsidR="007736B0">
        <w:rPr>
          <w:rFonts w:ascii="Times New Roman" w:hAnsi="Times New Roman" w:cs="Times New Roman"/>
          <w:lang w:eastAsia="en-GB"/>
        </w:rPr>
        <w:t xml:space="preserve"> </w:t>
      </w:r>
    </w:p>
    <w:p w14:paraId="322AAA27" w14:textId="4DC48BCB" w:rsidR="0096052A" w:rsidRPr="00A5688B" w:rsidRDefault="0096052A" w:rsidP="0096052A">
      <w:pPr>
        <w:pStyle w:val="Heading2"/>
        <w:rPr>
          <w:rStyle w:val="Heading2Char"/>
          <w:b/>
        </w:rPr>
      </w:pPr>
      <w:r w:rsidRPr="00A5688B">
        <w:rPr>
          <w:rStyle w:val="Heading2Char"/>
          <w:b/>
        </w:rPr>
        <w:t xml:space="preserve">Inferring </w:t>
      </w:r>
      <w:r w:rsidR="00D76796" w:rsidRPr="00A5688B">
        <w:rPr>
          <w:rStyle w:val="Heading2Char"/>
          <w:b/>
          <w:iCs/>
        </w:rPr>
        <w:t>S</w:t>
      </w:r>
      <w:r w:rsidRPr="00A5688B">
        <w:rPr>
          <w:rStyle w:val="Heading2Char"/>
          <w:b/>
          <w:iCs/>
        </w:rPr>
        <w:t xml:space="preserve">pecies </w:t>
      </w:r>
      <w:r w:rsidR="00D76796" w:rsidRPr="00A5688B">
        <w:rPr>
          <w:rStyle w:val="Heading2Char"/>
          <w:b/>
          <w:iCs/>
        </w:rPr>
        <w:t>I</w:t>
      </w:r>
      <w:r w:rsidRPr="00A5688B">
        <w:rPr>
          <w:rStyle w:val="Heading2Char"/>
          <w:b/>
          <w:iCs/>
        </w:rPr>
        <w:t xml:space="preserve">nteractions </w:t>
      </w:r>
      <w:r w:rsidR="00D76796" w:rsidRPr="00A5688B">
        <w:rPr>
          <w:rStyle w:val="Heading2Char"/>
          <w:b/>
          <w:iCs/>
        </w:rPr>
        <w:t>D</w:t>
      </w:r>
      <w:r w:rsidRPr="00A5688B">
        <w:rPr>
          <w:rStyle w:val="Heading2Char"/>
          <w:b/>
          <w:iCs/>
        </w:rPr>
        <w:t>uring</w:t>
      </w:r>
      <w:r w:rsidRPr="00A5688B">
        <w:rPr>
          <w:rStyle w:val="Heading2Char"/>
          <w:b/>
        </w:rPr>
        <w:t xml:space="preserve"> the </w:t>
      </w:r>
      <w:r w:rsidR="00D76796" w:rsidRPr="00A5688B">
        <w:rPr>
          <w:rStyle w:val="Heading2Char"/>
          <w:b/>
          <w:iCs/>
        </w:rPr>
        <w:t>R</w:t>
      </w:r>
      <w:r w:rsidRPr="00A5688B">
        <w:rPr>
          <w:rStyle w:val="Heading2Char"/>
          <w:b/>
          <w:iCs/>
        </w:rPr>
        <w:t xml:space="preserve">ecovery </w:t>
      </w:r>
      <w:r w:rsidR="00D76796" w:rsidRPr="00A5688B">
        <w:rPr>
          <w:rStyle w:val="Heading2Char"/>
          <w:b/>
          <w:iCs/>
        </w:rPr>
        <w:t>P</w:t>
      </w:r>
      <w:r w:rsidRPr="00A5688B">
        <w:rPr>
          <w:rStyle w:val="Heading2Char"/>
          <w:b/>
          <w:iCs/>
        </w:rPr>
        <w:t>eriod</w:t>
      </w:r>
    </w:p>
    <w:p w14:paraId="3555760B" w14:textId="0D2EDF55" w:rsidR="00B42581" w:rsidRDefault="009316BC" w:rsidP="00037DC7">
      <w:pPr>
        <w:pStyle w:val="CommentText"/>
        <w:spacing w:line="480" w:lineRule="auto"/>
        <w:rPr>
          <w:lang w:eastAsia="en-GB"/>
        </w:rPr>
      </w:pPr>
      <w:r>
        <w:rPr>
          <w:sz w:val="24"/>
          <w:szCs w:val="24"/>
        </w:rPr>
        <w:t>The</w:t>
      </w:r>
      <w:r w:rsidR="00924FED">
        <w:rPr>
          <w:sz w:val="24"/>
          <w:szCs w:val="24"/>
        </w:rPr>
        <w:t xml:space="preserve"> model’s</w:t>
      </w:r>
      <w:r w:rsidR="00B977C7" w:rsidRPr="00C04825">
        <w:rPr>
          <w:sz w:val="24"/>
          <w:szCs w:val="24"/>
        </w:rPr>
        <w:t xml:space="preserve"> residual associations may suggest some localized plant species interactions </w:t>
      </w:r>
      <w:r w:rsidR="00BA1F92">
        <w:rPr>
          <w:sz w:val="24"/>
          <w:szCs w:val="24"/>
        </w:rPr>
        <w:t>or</w:t>
      </w:r>
      <w:r w:rsidR="009C4902">
        <w:rPr>
          <w:sz w:val="24"/>
          <w:szCs w:val="24"/>
        </w:rPr>
        <w:t xml:space="preserve"> </w:t>
      </w:r>
      <w:r w:rsidR="00BA1F92">
        <w:rPr>
          <w:sz w:val="24"/>
          <w:szCs w:val="24"/>
        </w:rPr>
        <w:t xml:space="preserve">biophysical </w:t>
      </w:r>
      <w:r w:rsidR="009C4902">
        <w:rPr>
          <w:sz w:val="24"/>
          <w:szCs w:val="24"/>
        </w:rPr>
        <w:t>feedback</w:t>
      </w:r>
      <w:r w:rsidR="00E5445B">
        <w:rPr>
          <w:sz w:val="24"/>
          <w:szCs w:val="24"/>
        </w:rPr>
        <w:t>s</w:t>
      </w:r>
      <w:r w:rsidR="00BA1F92">
        <w:rPr>
          <w:sz w:val="24"/>
          <w:szCs w:val="24"/>
        </w:rPr>
        <w:t xml:space="preserve"> </w:t>
      </w:r>
      <w:r w:rsidR="00B977C7" w:rsidRPr="00C04825">
        <w:rPr>
          <w:sz w:val="24"/>
          <w:szCs w:val="24"/>
        </w:rPr>
        <w:t xml:space="preserve">that may </w:t>
      </w:r>
      <w:r w:rsidR="008737DF" w:rsidRPr="00C04825">
        <w:rPr>
          <w:sz w:val="24"/>
          <w:szCs w:val="24"/>
        </w:rPr>
        <w:t xml:space="preserve">have encouraged recovery </w:t>
      </w:r>
      <w:r w:rsidR="00941B2C">
        <w:rPr>
          <w:sz w:val="24"/>
          <w:szCs w:val="24"/>
        </w:rPr>
        <w:t>alongside</w:t>
      </w:r>
      <w:r w:rsidR="008737DF" w:rsidRPr="00C04825">
        <w:rPr>
          <w:sz w:val="24"/>
          <w:szCs w:val="24"/>
        </w:rPr>
        <w:t xml:space="preserve"> re-oligotrophy and </w:t>
      </w:r>
      <w:r w:rsidR="00D40015">
        <w:rPr>
          <w:sz w:val="24"/>
          <w:szCs w:val="24"/>
        </w:rPr>
        <w:t>hydrogeomorphic</w:t>
      </w:r>
      <w:r w:rsidR="008737DF" w:rsidRPr="00C04825">
        <w:rPr>
          <w:sz w:val="24"/>
          <w:szCs w:val="24"/>
        </w:rPr>
        <w:t xml:space="preserve"> change</w:t>
      </w:r>
      <w:r w:rsidR="00941B2C">
        <w:rPr>
          <w:sz w:val="24"/>
          <w:szCs w:val="24"/>
        </w:rPr>
        <w:t>s</w:t>
      </w:r>
      <w:r w:rsidR="008737DF" w:rsidRPr="00C04825">
        <w:rPr>
          <w:sz w:val="24"/>
          <w:szCs w:val="24"/>
        </w:rPr>
        <w:t xml:space="preserve">. </w:t>
      </w:r>
      <w:r w:rsidR="00035936">
        <w:rPr>
          <w:sz w:val="24"/>
          <w:szCs w:val="24"/>
        </w:rPr>
        <w:t xml:space="preserve">Biofeedback mechanisms are </w:t>
      </w:r>
      <w:del w:id="851" w:author="Larson, Danelle M" w:date="2026-02-03T11:58:00Z" w16du:dateUtc="2026-02-03T17:58:00Z">
        <w:r w:rsidR="00035936" w:rsidDel="00FB25B0">
          <w:rPr>
            <w:sz w:val="24"/>
            <w:szCs w:val="24"/>
          </w:rPr>
          <w:delText xml:space="preserve">long </w:delText>
        </w:r>
      </w:del>
      <w:r w:rsidR="00035936">
        <w:rPr>
          <w:sz w:val="24"/>
          <w:szCs w:val="24"/>
        </w:rPr>
        <w:t xml:space="preserve">suspected of influencing macrophyte recovery in the </w:t>
      </w:r>
      <w:r w:rsidR="004C12E5">
        <w:rPr>
          <w:sz w:val="24"/>
          <w:szCs w:val="24"/>
        </w:rPr>
        <w:t>UMR</w:t>
      </w:r>
      <w:r w:rsidR="009E68E9">
        <w:rPr>
          <w:sz w:val="24"/>
          <w:szCs w:val="24"/>
        </w:rPr>
        <w:t xml:space="preserve"> </w:t>
      </w:r>
      <w:r w:rsidR="009E68E9" w:rsidRPr="00C507F7">
        <w:fldChar w:fldCharType="begin" w:fldLock="1"/>
      </w:r>
      <w:r w:rsidR="00A27BE5">
        <w:rPr>
          <w:sz w:val="24"/>
          <w:szCs w:val="24"/>
        </w:rPr>
        <w:instrText xml:space="preserve"> ADDIN ZOTERO_ITEM CSL_CITATION {"citationID":"t6OiN6Ps","properties":{"formattedCitation":"(Burdis et al., 2020; Houser, 2022)","plainCitation":"(Burdis et al., 2020; Houser, 2022)","noteIndex":0},"citationItems":[{"id":3231,"uris":["http://www.mendeley.com/documents/?uuid=d3c49ff8-ade8-3515-8676-bf0d4b26b3b2","http://zotero.org/users/13640977/items/JQL4CPQ7"],"itemData":{"id":3231,"type":"article-journal","abstract":"Shallow lakes are typically found in one of two stable states, a macrophyte-dominated clear water state or a turbid state due to excessive phytoplankton and suspended sediment. Whether shallow backwater lakes in large river floodplains exhibit similar alternate stable states is less understood. This study considers mechanisms, interactions and feedbacks associated with a shift in environmental conditions and biotic community structure in backwater lakes of a hydrologically dynamic floodplain river system. We use long-term data from backwater lakes to show an increase in submersed aquatic vegetation, improved water quality, and resulting shifts in the community structure of aquatic vegetation and fish following a 4 year period of summer low water discharge on the Upper Mississippi River. Backwater lakes in our study span a gradient of environmental conditions. Backwater lakes located in the upper reach of our study area were chronically turbid and support only sparse aquatic macrophytes, whereas those downriver exhibited clearer water and abundant vegetation. An increase in submersed aquatic vegetation in the lower backwater lakes resulted in a fish community shift to more vegetation-associated species. A lesser response in submersed aquatic vegetation abundance and fish community shift was observed in the upper, more turbid backwater lakes. The combination of vegetative cover and turbidity were key environmental variables associated with fish community structure in lower backwater lakes. Turbidity was the key environmental variable associated with submersed aquatic vegetation in both upper and lower backwaters. Providing further insight into the physical, chemical and biological interactions associated with ecological shifts will help guide management and restoration decisions towards more resilient, macrophyte-rich floodplain backwaters.","container-title":"Aquatic Sciences","DOI":"10.1007/s00027-020-0703-7","ISSN":"14209055","issue":"2","note":"publisher: Springer","page":"1-19","title":"Decadal trends and ecological shifts in backwater lakes of a large floodplain river: Upper Mississippi River","volume":"82","author":[{"family":"Burdis","given":"Robert M."},{"family":"DeLain","given":"Steven A."},{"family":"Lund","given":"Eric M."},{"family":"Moore","given":"Megan J.C."},{"family":"Popp","given":"Walter A."}],"issued":{"date-parts":[["2020",4,1]]},"citation-key":"burdisDecadalTrendsEcological2020"}},{"id":4177,"uris":["http://www.mendeley.com/documents/?uuid=9ef79df3-e3f1-3eac-8fd9-3987eb87252d","http://zotero.org/users/13640977/items/G7P5FL9W"],"itemData":{"id":4177,"type":"book","note":"DOI: 10.3133/ofr20221039","number-of-pages":"1-218","publisher":"U.S. Geological Sur-vey Open-File Report 2022–1039","title":"Ecological Status and Trends of the Upper Mississippi and Illinois Rivers","author":[{"family":"Houser","given":"J"}],"issued":{"date-parts":[["2022"]]},"citation-key":"houserEcologicalStatusTrends2022"}}],"schema":"https://github.com/citation-style-language/schema/raw/master/csl-citation.json"} </w:instrText>
      </w:r>
      <w:r w:rsidR="009E68E9" w:rsidRPr="00C507F7">
        <w:fldChar w:fldCharType="separate"/>
      </w:r>
      <w:r w:rsidR="008C260D" w:rsidRPr="008C260D">
        <w:rPr>
          <w:sz w:val="24"/>
        </w:rPr>
        <w:t>(Burdis et al.</w:t>
      </w:r>
      <w:del w:id="852" w:author="Larson, Danelle M" w:date="2026-02-02T13:08:00Z" w16du:dateUtc="2026-02-02T19:08:00Z">
        <w:r w:rsidR="008C260D" w:rsidRPr="008C260D" w:rsidDel="00E54934">
          <w:rPr>
            <w:sz w:val="24"/>
          </w:rPr>
          <w:delText>,</w:delText>
        </w:r>
      </w:del>
      <w:r w:rsidR="008C260D" w:rsidRPr="008C260D">
        <w:rPr>
          <w:sz w:val="24"/>
        </w:rPr>
        <w:t xml:space="preserve"> 2020; Houser</w:t>
      </w:r>
      <w:del w:id="853" w:author="Larson, Danelle M" w:date="2026-02-02T13:08:00Z" w16du:dateUtc="2026-02-02T19:08:00Z">
        <w:r w:rsidR="008C260D" w:rsidRPr="008C260D" w:rsidDel="00E54934">
          <w:rPr>
            <w:sz w:val="24"/>
          </w:rPr>
          <w:delText>,</w:delText>
        </w:r>
      </w:del>
      <w:r w:rsidR="008C260D" w:rsidRPr="008C260D">
        <w:rPr>
          <w:sz w:val="24"/>
        </w:rPr>
        <w:t xml:space="preserve"> 2022)</w:t>
      </w:r>
      <w:r w:rsidR="009E68E9" w:rsidRPr="00C507F7">
        <w:fldChar w:fldCharType="end"/>
      </w:r>
      <w:r w:rsidR="00035936">
        <w:rPr>
          <w:sz w:val="24"/>
          <w:szCs w:val="24"/>
        </w:rPr>
        <w:t xml:space="preserve">. </w:t>
      </w:r>
      <w:r w:rsidR="008737DF" w:rsidRPr="00C04825">
        <w:rPr>
          <w:sz w:val="24"/>
          <w:szCs w:val="24"/>
        </w:rPr>
        <w:t xml:space="preserve">First, </w:t>
      </w:r>
      <w:r w:rsidR="008C40DD" w:rsidRPr="00C04825">
        <w:rPr>
          <w:sz w:val="24"/>
          <w:szCs w:val="24"/>
        </w:rPr>
        <w:t xml:space="preserve">the mixture of positive and negative interspecific residual correlations </w:t>
      </w:r>
      <w:r w:rsidR="00A5688B">
        <w:rPr>
          <w:sz w:val="24"/>
          <w:szCs w:val="24"/>
        </w:rPr>
        <w:t>indicates</w:t>
      </w:r>
      <w:r w:rsidR="00BC5C8D" w:rsidRPr="00C04825">
        <w:rPr>
          <w:sz w:val="24"/>
          <w:szCs w:val="24"/>
        </w:rPr>
        <w:t xml:space="preserve"> </w:t>
      </w:r>
      <w:r w:rsidR="008737DF" w:rsidRPr="00C04825">
        <w:rPr>
          <w:sz w:val="24"/>
          <w:szCs w:val="24"/>
          <w:lang w:eastAsia="en-GB"/>
        </w:rPr>
        <w:t xml:space="preserve">environmental </w:t>
      </w:r>
      <w:r w:rsidR="008737DF" w:rsidRPr="00A5688B">
        <w:rPr>
          <w:sz w:val="24"/>
          <w:szCs w:val="24"/>
          <w:lang w:eastAsia="en-GB"/>
        </w:rPr>
        <w:t xml:space="preserve">niche </w:t>
      </w:r>
      <w:r w:rsidR="008737DF" w:rsidRPr="00A5688B">
        <w:rPr>
          <w:sz w:val="24"/>
          <w:szCs w:val="24"/>
          <w:lang w:eastAsia="en-GB"/>
        </w:rPr>
        <w:lastRenderedPageBreak/>
        <w:t>differentiation</w:t>
      </w:r>
      <w:ins w:id="854" w:author="Larson, Danelle M" w:date="2026-02-02T09:52:00Z" w16du:dateUtc="2026-02-02T15:52:00Z">
        <w:r w:rsidR="00ED62D0">
          <w:rPr>
            <w:sz w:val="24"/>
            <w:szCs w:val="24"/>
            <w:lang w:eastAsia="en-GB"/>
          </w:rPr>
          <w:t xml:space="preserve"> among species</w:t>
        </w:r>
      </w:ins>
      <w:r w:rsidR="00F32D2E">
        <w:rPr>
          <w:sz w:val="24"/>
          <w:szCs w:val="24"/>
          <w:lang w:eastAsia="en-GB"/>
        </w:rPr>
        <w:t xml:space="preserve">, </w:t>
      </w:r>
      <w:r w:rsidR="008737DF" w:rsidRPr="00C04825">
        <w:rPr>
          <w:sz w:val="24"/>
          <w:szCs w:val="24"/>
          <w:lang w:eastAsia="en-GB"/>
        </w:rPr>
        <w:t>a process where co-occurring species limit competition by using the environment differently.</w:t>
      </w:r>
      <w:r w:rsidR="00BC5C8D" w:rsidRPr="00C04825">
        <w:rPr>
          <w:sz w:val="24"/>
          <w:szCs w:val="24"/>
          <w:lang w:eastAsia="en-GB"/>
        </w:rPr>
        <w:t xml:space="preserve"> </w:t>
      </w:r>
      <w:r w:rsidR="004E2983" w:rsidRPr="00C04825">
        <w:rPr>
          <w:sz w:val="24"/>
          <w:szCs w:val="24"/>
          <w:lang w:eastAsia="en-GB"/>
        </w:rPr>
        <w:t xml:space="preserve">All the emergent species were in negative association with other species </w:t>
      </w:r>
      <w:r w:rsidR="004E2983" w:rsidRPr="00D60AAE">
        <w:rPr>
          <w:sz w:val="24"/>
          <w:szCs w:val="24"/>
          <w:lang w:eastAsia="en-GB"/>
        </w:rPr>
        <w:t>and life</w:t>
      </w:r>
      <w:r w:rsidR="00525FD9">
        <w:rPr>
          <w:sz w:val="24"/>
          <w:szCs w:val="24"/>
          <w:lang w:eastAsia="en-GB"/>
        </w:rPr>
        <w:t xml:space="preserve"> </w:t>
      </w:r>
      <w:r w:rsidR="004E2983" w:rsidRPr="00D60AAE">
        <w:rPr>
          <w:sz w:val="24"/>
          <w:szCs w:val="24"/>
          <w:lang w:eastAsia="en-GB"/>
        </w:rPr>
        <w:t xml:space="preserve">forms, which may </w:t>
      </w:r>
      <w:r w:rsidR="00BD0E29" w:rsidRPr="00D60AAE">
        <w:rPr>
          <w:sz w:val="24"/>
          <w:szCs w:val="24"/>
          <w:lang w:eastAsia="en-GB"/>
        </w:rPr>
        <w:t xml:space="preserve">increase plant coverage </w:t>
      </w:r>
      <w:r w:rsidR="000840ED">
        <w:rPr>
          <w:sz w:val="24"/>
          <w:szCs w:val="24"/>
          <w:lang w:eastAsia="en-GB"/>
        </w:rPr>
        <w:t>in</w:t>
      </w:r>
      <w:r w:rsidR="00BD0E29" w:rsidRPr="00D60AAE">
        <w:rPr>
          <w:sz w:val="24"/>
          <w:szCs w:val="24"/>
          <w:lang w:eastAsia="en-GB"/>
        </w:rPr>
        <w:t xml:space="preserve"> </w:t>
      </w:r>
      <w:r w:rsidR="00903A57" w:rsidRPr="00D60AAE">
        <w:rPr>
          <w:sz w:val="24"/>
          <w:szCs w:val="24"/>
          <w:lang w:eastAsia="en-GB"/>
        </w:rPr>
        <w:t xml:space="preserve">very shallow </w:t>
      </w:r>
      <w:r w:rsidR="00B76C9D">
        <w:rPr>
          <w:sz w:val="24"/>
          <w:szCs w:val="24"/>
          <w:lang w:eastAsia="en-GB"/>
        </w:rPr>
        <w:t xml:space="preserve">water </w:t>
      </w:r>
      <w:r w:rsidR="0054241D" w:rsidRPr="00D60AAE">
        <w:rPr>
          <w:sz w:val="24"/>
          <w:szCs w:val="24"/>
          <w:lang w:eastAsia="en-GB"/>
        </w:rPr>
        <w:t xml:space="preserve">that </w:t>
      </w:r>
      <w:del w:id="855" w:author="Larson, Danelle M" w:date="2026-02-02T09:52:00Z" w16du:dateUtc="2026-02-02T15:52:00Z">
        <w:r w:rsidR="008A748C" w:rsidRPr="00D60AAE" w:rsidDel="00ED62D0">
          <w:rPr>
            <w:sz w:val="24"/>
            <w:szCs w:val="24"/>
            <w:lang w:eastAsia="en-GB"/>
          </w:rPr>
          <w:delText xml:space="preserve">may </w:delText>
        </w:r>
      </w:del>
      <w:ins w:id="856" w:author="Larson, Danelle M" w:date="2026-02-02T09:52:00Z" w16du:dateUtc="2026-02-02T15:52:00Z">
        <w:r w:rsidR="00ED62D0">
          <w:rPr>
            <w:sz w:val="24"/>
            <w:szCs w:val="24"/>
            <w:lang w:eastAsia="en-GB"/>
          </w:rPr>
          <w:t>is</w:t>
        </w:r>
        <w:r w:rsidR="00ED62D0" w:rsidRPr="00D60AAE">
          <w:rPr>
            <w:sz w:val="24"/>
            <w:szCs w:val="24"/>
            <w:lang w:eastAsia="en-GB"/>
          </w:rPr>
          <w:t xml:space="preserve"> </w:t>
        </w:r>
      </w:ins>
      <w:del w:id="857" w:author="Larson, Danelle M" w:date="2026-02-02T09:52:00Z" w16du:dateUtc="2026-02-02T15:52:00Z">
        <w:r w:rsidR="008A748C" w:rsidRPr="00D60AAE" w:rsidDel="00ED62D0">
          <w:rPr>
            <w:sz w:val="24"/>
            <w:szCs w:val="24"/>
            <w:lang w:eastAsia="en-GB"/>
          </w:rPr>
          <w:delText xml:space="preserve">be </w:delText>
        </w:r>
      </w:del>
      <w:r w:rsidR="008A748C" w:rsidRPr="00D60AAE">
        <w:rPr>
          <w:sz w:val="24"/>
          <w:szCs w:val="24"/>
          <w:lang w:eastAsia="en-GB"/>
        </w:rPr>
        <w:t>unsuitable for submersed species</w:t>
      </w:r>
      <w:r w:rsidR="00903A57" w:rsidRPr="00D60AAE">
        <w:rPr>
          <w:sz w:val="24"/>
          <w:szCs w:val="24"/>
          <w:lang w:eastAsia="en-GB"/>
        </w:rPr>
        <w:t xml:space="preserve"> </w:t>
      </w:r>
      <w:r w:rsidR="0032105C">
        <w:rPr>
          <w:lang w:eastAsia="en-GB"/>
        </w:rPr>
        <w:fldChar w:fldCharType="begin" w:fldLock="1"/>
      </w:r>
      <w:r w:rsidR="00A27BE5">
        <w:rPr>
          <w:sz w:val="24"/>
          <w:szCs w:val="24"/>
          <w:lang w:eastAsia="en-GB"/>
        </w:rPr>
        <w:instrText xml:space="preserve"> ADDIN ZOTERO_ITEM CSL_CITATION {"citationID":"E7cENcyl","properties":{"formattedCitation":"(D. M. Larson, Carhart, et al., 2023)","plainCitation":"(D. M. Larson, Carhart, et al., 2023)","noteIndex":0},"citationItems":[{"id":4533,"uris":["http://www.mendeley.com/documents/?uuid=4a3f8184-5e98-367c-855a-e1d6366da0e3","http://zotero.org/users/13640977/items/SXNFQUKZ"],"itemData":{"id":4533,"type":"article-journal","container-title":"Ecosphere","DOI":"10.1002/ecs2.4468","page":"e4468","title":"Aquatic vegetation types identified during early and late phases of vegetation recovery in the Upper Mississippi River","volume":"14","author":[{"family":"Larson","given":"Danelle M"},{"family":"Carhart","given":"Alicia"},{"family":"Lund","given":"Eric"}],"issued":{"date-parts":[["2023"]]},"citation-key":"larsonAquaticVegetationTypes2023"}}],"schema":"https://github.com/citation-style-language/schema/raw/master/csl-citation.json"} </w:instrText>
      </w:r>
      <w:r w:rsidR="0032105C">
        <w:rPr>
          <w:lang w:eastAsia="en-GB"/>
        </w:rPr>
        <w:fldChar w:fldCharType="separate"/>
      </w:r>
      <w:r w:rsidR="009768BD" w:rsidRPr="009768BD">
        <w:rPr>
          <w:sz w:val="24"/>
        </w:rPr>
        <w:t>(</w:t>
      </w:r>
      <w:del w:id="858" w:author="Larson, Danelle M" w:date="2026-02-02T13:08:00Z" w16du:dateUtc="2026-02-02T19:08:00Z">
        <w:r w:rsidR="009768BD" w:rsidRPr="009768BD" w:rsidDel="00E54934">
          <w:rPr>
            <w:sz w:val="24"/>
          </w:rPr>
          <w:delText>D. M.</w:delText>
        </w:r>
      </w:del>
      <w:del w:id="859" w:author="Larson, Danelle M" w:date="2026-02-03T11:56:00Z" w16du:dateUtc="2026-02-03T17:56:00Z">
        <w:r w:rsidR="009768BD" w:rsidRPr="009768BD" w:rsidDel="00790053">
          <w:rPr>
            <w:sz w:val="24"/>
          </w:rPr>
          <w:delText xml:space="preserve"> </w:delText>
        </w:r>
      </w:del>
      <w:r w:rsidR="009768BD" w:rsidRPr="009768BD">
        <w:rPr>
          <w:sz w:val="24"/>
        </w:rPr>
        <w:t>Larson</w:t>
      </w:r>
      <w:del w:id="860" w:author="Larson, Danelle M" w:date="2026-02-02T13:08:00Z" w16du:dateUtc="2026-02-02T19:08:00Z">
        <w:r w:rsidR="009768BD" w:rsidRPr="009768BD" w:rsidDel="00E54934">
          <w:rPr>
            <w:sz w:val="24"/>
          </w:rPr>
          <w:delText>, Carhart,</w:delText>
        </w:r>
      </w:del>
      <w:r w:rsidR="009768BD" w:rsidRPr="009768BD">
        <w:rPr>
          <w:sz w:val="24"/>
        </w:rPr>
        <w:t xml:space="preserve"> et al.</w:t>
      </w:r>
      <w:del w:id="861" w:author="Larson, Danelle M" w:date="2026-02-03T11:56:00Z" w16du:dateUtc="2026-02-03T17:56:00Z">
        <w:r w:rsidR="009768BD" w:rsidRPr="009768BD" w:rsidDel="00790053">
          <w:rPr>
            <w:sz w:val="24"/>
          </w:rPr>
          <w:delText>,</w:delText>
        </w:r>
      </w:del>
      <w:r w:rsidR="009768BD" w:rsidRPr="009768BD">
        <w:rPr>
          <w:sz w:val="24"/>
        </w:rPr>
        <w:t xml:space="preserve"> 2023</w:t>
      </w:r>
      <w:ins w:id="862" w:author="Larson, Danelle M" w:date="2026-02-03T11:56:00Z" w16du:dateUtc="2026-02-03T17:56:00Z">
        <w:r w:rsidR="00790053">
          <w:rPr>
            <w:sz w:val="24"/>
          </w:rPr>
          <w:t>a</w:t>
        </w:r>
      </w:ins>
      <w:r w:rsidR="009768BD" w:rsidRPr="009768BD">
        <w:rPr>
          <w:sz w:val="24"/>
        </w:rPr>
        <w:t>)</w:t>
      </w:r>
      <w:r w:rsidR="0032105C">
        <w:rPr>
          <w:lang w:eastAsia="en-GB"/>
        </w:rPr>
        <w:fldChar w:fldCharType="end"/>
      </w:r>
      <w:r w:rsidR="0032105C">
        <w:rPr>
          <w:sz w:val="24"/>
          <w:szCs w:val="24"/>
          <w:lang w:eastAsia="en-GB"/>
        </w:rPr>
        <w:t>.</w:t>
      </w:r>
      <w:r w:rsidR="00BD0E29" w:rsidRPr="00C04825">
        <w:rPr>
          <w:sz w:val="24"/>
          <w:szCs w:val="24"/>
          <w:lang w:eastAsia="en-GB"/>
        </w:rPr>
        <w:t xml:space="preserve"> </w:t>
      </w:r>
      <w:r w:rsidR="004A0753">
        <w:rPr>
          <w:sz w:val="24"/>
          <w:szCs w:val="24"/>
          <w:lang w:eastAsia="en-GB"/>
        </w:rPr>
        <w:t>Secondly, the</w:t>
      </w:r>
      <w:r w:rsidR="004A0753" w:rsidRPr="00C04825">
        <w:rPr>
          <w:sz w:val="24"/>
          <w:szCs w:val="24"/>
          <w:lang w:eastAsia="en-GB"/>
        </w:rPr>
        <w:t xml:space="preserve"> </w:t>
      </w:r>
      <w:r w:rsidR="00CF012C" w:rsidRPr="00C04825">
        <w:rPr>
          <w:sz w:val="24"/>
          <w:szCs w:val="24"/>
          <w:lang w:eastAsia="en-GB"/>
        </w:rPr>
        <w:t>universally p</w:t>
      </w:r>
      <w:r w:rsidR="0096052A" w:rsidRPr="00C04825">
        <w:rPr>
          <w:sz w:val="24"/>
          <w:szCs w:val="24"/>
          <w:lang w:eastAsia="en-GB"/>
        </w:rPr>
        <w:t xml:space="preserve">ositive residual associations </w:t>
      </w:r>
      <w:r w:rsidR="00BC0E37" w:rsidRPr="00C04825">
        <w:rPr>
          <w:sz w:val="24"/>
          <w:szCs w:val="24"/>
          <w:lang w:eastAsia="en-GB"/>
        </w:rPr>
        <w:t xml:space="preserve">among all submersed species </w:t>
      </w:r>
      <w:r w:rsidR="0096052A" w:rsidRPr="00C04825">
        <w:rPr>
          <w:sz w:val="24"/>
          <w:szCs w:val="24"/>
          <w:lang w:eastAsia="en-GB"/>
        </w:rPr>
        <w:t>at the plot-leve</w:t>
      </w:r>
      <w:r w:rsidR="00DC102C" w:rsidRPr="00C04825">
        <w:rPr>
          <w:sz w:val="24"/>
          <w:szCs w:val="24"/>
          <w:lang w:eastAsia="en-GB"/>
        </w:rPr>
        <w:t>l</w:t>
      </w:r>
      <w:r w:rsidR="0096052A" w:rsidRPr="00C04825">
        <w:rPr>
          <w:sz w:val="24"/>
          <w:szCs w:val="24"/>
          <w:lang w:eastAsia="en-GB"/>
        </w:rPr>
        <w:t xml:space="preserve"> may reflect </w:t>
      </w:r>
      <w:r w:rsidR="0025384B">
        <w:rPr>
          <w:sz w:val="24"/>
          <w:szCs w:val="24"/>
          <w:lang w:eastAsia="en-GB"/>
        </w:rPr>
        <w:t xml:space="preserve">evidence of </w:t>
      </w:r>
      <w:r w:rsidR="00481E22">
        <w:rPr>
          <w:sz w:val="24"/>
          <w:szCs w:val="24"/>
          <w:lang w:eastAsia="en-GB"/>
        </w:rPr>
        <w:t>biofeedback</w:t>
      </w:r>
      <w:r w:rsidR="0025384B">
        <w:rPr>
          <w:sz w:val="24"/>
          <w:szCs w:val="24"/>
          <w:lang w:eastAsia="en-GB"/>
        </w:rPr>
        <w:t xml:space="preserve"> and </w:t>
      </w:r>
      <w:del w:id="863" w:author="Larson, Danelle M" w:date="2026-02-02T09:52:00Z" w16du:dateUtc="2026-02-02T15:52:00Z">
        <w:r w:rsidR="00481E22" w:rsidDel="00ED62D0">
          <w:rPr>
            <w:sz w:val="24"/>
            <w:szCs w:val="24"/>
            <w:lang w:eastAsia="en-GB"/>
          </w:rPr>
          <w:delText>the</w:delText>
        </w:r>
        <w:r w:rsidR="0096052A" w:rsidRPr="00C04825" w:rsidDel="00ED62D0">
          <w:rPr>
            <w:sz w:val="24"/>
            <w:szCs w:val="24"/>
            <w:lang w:eastAsia="en-GB"/>
          </w:rPr>
          <w:delText xml:space="preserve"> biotic interaction </w:delText>
        </w:r>
        <w:r w:rsidR="00B30625" w:rsidDel="00ED62D0">
          <w:rPr>
            <w:sz w:val="24"/>
            <w:szCs w:val="24"/>
            <w:lang w:eastAsia="en-GB"/>
          </w:rPr>
          <w:delText>of</w:delText>
        </w:r>
        <w:r w:rsidR="0096052A" w:rsidRPr="00C04825" w:rsidDel="00ED62D0">
          <w:rPr>
            <w:sz w:val="24"/>
            <w:szCs w:val="24"/>
            <w:lang w:eastAsia="en-GB"/>
          </w:rPr>
          <w:delText xml:space="preserve"> </w:delText>
        </w:r>
      </w:del>
      <w:r w:rsidR="0096052A" w:rsidRPr="00552713">
        <w:rPr>
          <w:sz w:val="24"/>
          <w:szCs w:val="24"/>
          <w:lang w:eastAsia="en-GB"/>
        </w:rPr>
        <w:t>facilitation</w:t>
      </w:r>
      <w:r w:rsidR="00C43C3F">
        <w:rPr>
          <w:sz w:val="24"/>
          <w:szCs w:val="24"/>
          <w:lang w:eastAsia="en-GB"/>
        </w:rPr>
        <w:t xml:space="preserve">, </w:t>
      </w:r>
      <w:r w:rsidR="0096052A" w:rsidRPr="00C04825">
        <w:rPr>
          <w:sz w:val="24"/>
          <w:szCs w:val="24"/>
          <w:lang w:eastAsia="en-GB"/>
        </w:rPr>
        <w:t>whereby species benefit from co-occurrence with other species</w:t>
      </w:r>
      <w:r w:rsidR="00C43C3F">
        <w:rPr>
          <w:sz w:val="24"/>
          <w:szCs w:val="24"/>
          <w:lang w:eastAsia="en-GB"/>
        </w:rPr>
        <w:t xml:space="preserve"> </w:t>
      </w:r>
      <w:r w:rsidR="0032105C">
        <w:rPr>
          <w:sz w:val="24"/>
          <w:szCs w:val="24"/>
          <w:lang w:eastAsia="en-GB"/>
        </w:rPr>
        <w:fldChar w:fldCharType="begin" w:fldLock="1"/>
      </w:r>
      <w:r w:rsidR="00A27BE5">
        <w:rPr>
          <w:sz w:val="24"/>
          <w:szCs w:val="24"/>
          <w:lang w:eastAsia="en-GB"/>
        </w:rPr>
        <w:instrText xml:space="preserve"> ADDIN ZOTERO_ITEM CSL_CITATION {"citationID":"DDd6tdFk","properties":{"formattedCitation":"(Ovaskainen &amp; Abrego, 2020)","plainCitation":"(Ovaskainen &amp; Abrego, 2020)","noteIndex":0},"citationItems":[{"id":4209,"uris":["http://www.mendeley.com/documents/?uuid=c8138601-8717-3f6d-a8b0-50ffe6312710","http://zotero.org/users/13640977/items/Z75BJFSY"],"itemData":{"id":4209,"type":"book","publisher":"Cambridge University Press","title":"Joint Species Distribution Modelling – With Applications in R","author":[{"family":"Ovaskainen","given":"Otso"},{"family":"Abrego","given":"Nerea"}],"issued":{"date-parts":[["2020"]]},"citation-key":"ovaskainenJointSpeciesDistribution2020"}}],"schema":"https://github.com/citation-style-language/schema/raw/master/csl-citation.json"} </w:instrText>
      </w:r>
      <w:r w:rsidR="0032105C">
        <w:rPr>
          <w:sz w:val="24"/>
          <w:szCs w:val="24"/>
          <w:lang w:eastAsia="en-GB"/>
        </w:rPr>
        <w:fldChar w:fldCharType="separate"/>
      </w:r>
      <w:r w:rsidR="000739B5" w:rsidRPr="000739B5">
        <w:rPr>
          <w:sz w:val="24"/>
        </w:rPr>
        <w:t>(Ovaskainen &amp; Abrego</w:t>
      </w:r>
      <w:del w:id="864" w:author="Larson, Danelle M" w:date="2026-02-02T13:08:00Z" w16du:dateUtc="2026-02-02T19:08:00Z">
        <w:r w:rsidR="000739B5" w:rsidRPr="000739B5" w:rsidDel="00E54934">
          <w:rPr>
            <w:sz w:val="24"/>
          </w:rPr>
          <w:delText>,</w:delText>
        </w:r>
      </w:del>
      <w:r w:rsidR="000739B5" w:rsidRPr="000739B5">
        <w:rPr>
          <w:sz w:val="24"/>
        </w:rPr>
        <w:t xml:space="preserve"> 2020)</w:t>
      </w:r>
      <w:r w:rsidR="0032105C">
        <w:rPr>
          <w:sz w:val="24"/>
          <w:szCs w:val="24"/>
          <w:lang w:eastAsia="en-GB"/>
        </w:rPr>
        <w:fldChar w:fldCharType="end"/>
      </w:r>
      <w:r w:rsidR="0032105C">
        <w:rPr>
          <w:sz w:val="24"/>
          <w:szCs w:val="24"/>
          <w:lang w:eastAsia="en-GB"/>
        </w:rPr>
        <w:t>.</w:t>
      </w:r>
      <w:r w:rsidR="0096052A" w:rsidRPr="00C04825">
        <w:rPr>
          <w:sz w:val="24"/>
          <w:szCs w:val="24"/>
          <w:lang w:eastAsia="en-GB"/>
        </w:rPr>
        <w:t xml:space="preserve"> </w:t>
      </w:r>
      <w:r w:rsidR="009D1C75" w:rsidRPr="00C04825">
        <w:rPr>
          <w:sz w:val="24"/>
          <w:szCs w:val="24"/>
          <w:lang w:eastAsia="en-GB"/>
        </w:rPr>
        <w:t>Macrophytes</w:t>
      </w:r>
      <w:r w:rsidR="00A62C3C" w:rsidRPr="00C04825">
        <w:rPr>
          <w:sz w:val="24"/>
          <w:szCs w:val="24"/>
          <w:lang w:eastAsia="en-GB"/>
        </w:rPr>
        <w:t xml:space="preserve"> can create localized, </w:t>
      </w:r>
      <w:del w:id="865" w:author="Larson, Danelle M" w:date="2026-02-02T09:53:00Z" w16du:dateUtc="2026-02-02T15:53:00Z">
        <w:r w:rsidR="00A62C3C" w:rsidRPr="00C04825" w:rsidDel="00ED62D0">
          <w:rPr>
            <w:sz w:val="24"/>
            <w:szCs w:val="24"/>
            <w:lang w:eastAsia="en-GB"/>
          </w:rPr>
          <w:delText xml:space="preserve">ideal </w:delText>
        </w:r>
      </w:del>
      <w:ins w:id="866" w:author="Larson, Danelle M" w:date="2026-02-02T09:53:00Z" w16du:dateUtc="2026-02-02T15:53:00Z">
        <w:r w:rsidR="00ED62D0">
          <w:rPr>
            <w:sz w:val="24"/>
            <w:szCs w:val="24"/>
            <w:lang w:eastAsia="en-GB"/>
          </w:rPr>
          <w:t>beneficial</w:t>
        </w:r>
        <w:r w:rsidR="00ED62D0" w:rsidRPr="00C04825">
          <w:rPr>
            <w:sz w:val="24"/>
            <w:szCs w:val="24"/>
            <w:lang w:eastAsia="en-GB"/>
          </w:rPr>
          <w:t xml:space="preserve"> </w:t>
        </w:r>
      </w:ins>
      <w:r w:rsidR="00A62C3C" w:rsidRPr="00C04825">
        <w:rPr>
          <w:sz w:val="24"/>
          <w:szCs w:val="24"/>
          <w:lang w:eastAsia="en-GB"/>
        </w:rPr>
        <w:t xml:space="preserve">habitat conditions </w:t>
      </w:r>
      <w:del w:id="867" w:author="Larson, Danelle M" w:date="2026-02-02T09:53:00Z" w16du:dateUtc="2026-02-02T15:53:00Z">
        <w:r w:rsidR="00A62C3C" w:rsidRPr="00C04825" w:rsidDel="005445F4">
          <w:rPr>
            <w:sz w:val="24"/>
            <w:szCs w:val="24"/>
            <w:lang w:eastAsia="en-GB"/>
          </w:rPr>
          <w:delText xml:space="preserve">for </w:delText>
        </w:r>
        <w:r w:rsidR="00B50965" w:rsidRPr="00C04825" w:rsidDel="005445F4">
          <w:rPr>
            <w:sz w:val="24"/>
            <w:szCs w:val="24"/>
            <w:lang w:eastAsia="en-GB"/>
          </w:rPr>
          <w:delText xml:space="preserve">their </w:delText>
        </w:r>
        <w:r w:rsidR="009E40AB" w:rsidDel="005445F4">
          <w:rPr>
            <w:sz w:val="24"/>
            <w:szCs w:val="24"/>
            <w:lang w:eastAsia="en-GB"/>
          </w:rPr>
          <w:delText xml:space="preserve">own </w:delText>
        </w:r>
        <w:r w:rsidR="00B50965" w:rsidRPr="00C04825" w:rsidDel="005445F4">
          <w:rPr>
            <w:sz w:val="24"/>
            <w:szCs w:val="24"/>
            <w:lang w:eastAsia="en-GB"/>
          </w:rPr>
          <w:delText>kind</w:delText>
        </w:r>
        <w:r w:rsidR="00A62C3C" w:rsidRPr="00C04825" w:rsidDel="005445F4">
          <w:rPr>
            <w:sz w:val="24"/>
            <w:szCs w:val="24"/>
            <w:lang w:eastAsia="en-GB"/>
          </w:rPr>
          <w:delText xml:space="preserve"> </w:delText>
        </w:r>
      </w:del>
      <w:r w:rsidR="009D1C75" w:rsidRPr="00C04825">
        <w:rPr>
          <w:sz w:val="24"/>
          <w:szCs w:val="24"/>
          <w:lang w:eastAsia="en-GB"/>
        </w:rPr>
        <w:t xml:space="preserve">through positive biofeedback </w:t>
      </w:r>
      <w:r w:rsidR="00A17B13" w:rsidRPr="00C04825">
        <w:rPr>
          <w:sz w:val="24"/>
          <w:szCs w:val="24"/>
          <w:lang w:eastAsia="en-GB"/>
        </w:rPr>
        <w:t>mechanisms</w:t>
      </w:r>
      <w:r w:rsidR="000704A4">
        <w:rPr>
          <w:sz w:val="24"/>
          <w:szCs w:val="24"/>
          <w:lang w:eastAsia="en-GB"/>
        </w:rPr>
        <w:t>. The self-created habitats</w:t>
      </w:r>
      <w:r w:rsidR="00A17B13" w:rsidRPr="00C04825">
        <w:rPr>
          <w:sz w:val="24"/>
          <w:szCs w:val="24"/>
          <w:lang w:eastAsia="en-GB"/>
        </w:rPr>
        <w:t xml:space="preserve"> can provide </w:t>
      </w:r>
      <w:r w:rsidR="00A17B13" w:rsidRPr="00C04825">
        <w:rPr>
          <w:sz w:val="24"/>
          <w:szCs w:val="24"/>
        </w:rPr>
        <w:t xml:space="preserve">refuge from physical stresses like </w:t>
      </w:r>
      <w:r w:rsidR="003D77BF">
        <w:rPr>
          <w:sz w:val="24"/>
          <w:szCs w:val="24"/>
        </w:rPr>
        <w:t>high velocity</w:t>
      </w:r>
      <w:r w:rsidR="00A17B13" w:rsidRPr="00C04825">
        <w:rPr>
          <w:sz w:val="24"/>
          <w:szCs w:val="24"/>
        </w:rPr>
        <w:t xml:space="preserve">, improved resource availability from sediment-nutrient recycling, and </w:t>
      </w:r>
      <w:r w:rsidR="00C04825" w:rsidRPr="00C04825">
        <w:rPr>
          <w:sz w:val="24"/>
          <w:szCs w:val="24"/>
        </w:rPr>
        <w:t>even spur re-oligotrophy</w:t>
      </w:r>
      <w:r w:rsidR="000704A4">
        <w:rPr>
          <w:sz w:val="24"/>
          <w:szCs w:val="24"/>
        </w:rPr>
        <w:t xml:space="preserve"> through nutrient uptake and improved water clarity</w:t>
      </w:r>
      <w:r w:rsidR="00C04825" w:rsidRPr="00C04825">
        <w:rPr>
          <w:sz w:val="24"/>
          <w:szCs w:val="24"/>
        </w:rPr>
        <w:t xml:space="preserve">. </w:t>
      </w:r>
      <w:r w:rsidR="00270DB1">
        <w:rPr>
          <w:sz w:val="24"/>
          <w:szCs w:val="24"/>
        </w:rPr>
        <w:t>R</w:t>
      </w:r>
      <w:r w:rsidR="000366DB">
        <w:rPr>
          <w:sz w:val="24"/>
          <w:szCs w:val="24"/>
        </w:rPr>
        <w:t xml:space="preserve">iver restorations that </w:t>
      </w:r>
      <w:r w:rsidR="00270DB1">
        <w:rPr>
          <w:sz w:val="24"/>
          <w:szCs w:val="24"/>
        </w:rPr>
        <w:t>can</w:t>
      </w:r>
      <w:r w:rsidR="0096052A" w:rsidRPr="00FF6C95">
        <w:rPr>
          <w:sz w:val="24"/>
          <w:szCs w:val="24"/>
        </w:rPr>
        <w:t xml:space="preserve"> establish a few pollution-</w:t>
      </w:r>
      <w:r w:rsidR="003E7DA4">
        <w:rPr>
          <w:sz w:val="24"/>
          <w:szCs w:val="24"/>
        </w:rPr>
        <w:t>tolerant</w:t>
      </w:r>
      <w:r w:rsidR="0096052A" w:rsidRPr="00FF6C95">
        <w:rPr>
          <w:sz w:val="24"/>
          <w:szCs w:val="24"/>
        </w:rPr>
        <w:t xml:space="preserve"> species m</w:t>
      </w:r>
      <w:r w:rsidR="00D32066">
        <w:rPr>
          <w:sz w:val="24"/>
          <w:szCs w:val="24"/>
        </w:rPr>
        <w:t>ay</w:t>
      </w:r>
      <w:r w:rsidR="0096052A" w:rsidRPr="00FF6C95">
        <w:rPr>
          <w:sz w:val="24"/>
          <w:szCs w:val="24"/>
        </w:rPr>
        <w:t xml:space="preserve"> facilitate </w:t>
      </w:r>
      <w:r w:rsidR="00E73A1F">
        <w:rPr>
          <w:sz w:val="24"/>
          <w:szCs w:val="24"/>
        </w:rPr>
        <w:t>new habitat</w:t>
      </w:r>
      <w:r w:rsidR="009E40AB">
        <w:rPr>
          <w:sz w:val="24"/>
          <w:szCs w:val="24"/>
        </w:rPr>
        <w:t>s</w:t>
      </w:r>
      <w:r w:rsidR="00E73A1F">
        <w:rPr>
          <w:sz w:val="24"/>
          <w:szCs w:val="24"/>
        </w:rPr>
        <w:t xml:space="preserve"> </w:t>
      </w:r>
      <w:r w:rsidR="000B5E33">
        <w:rPr>
          <w:sz w:val="24"/>
          <w:szCs w:val="24"/>
        </w:rPr>
        <w:t xml:space="preserve">that </w:t>
      </w:r>
      <w:r w:rsidR="009E40AB">
        <w:rPr>
          <w:sz w:val="24"/>
          <w:szCs w:val="24"/>
        </w:rPr>
        <w:t>are</w:t>
      </w:r>
      <w:r w:rsidR="000B5E33">
        <w:rPr>
          <w:sz w:val="24"/>
          <w:szCs w:val="24"/>
        </w:rPr>
        <w:t xml:space="preserve"> </w:t>
      </w:r>
      <w:r w:rsidR="00E73A1F">
        <w:rPr>
          <w:sz w:val="24"/>
          <w:szCs w:val="24"/>
        </w:rPr>
        <w:t xml:space="preserve">better suited for greater abundance and diversity of </w:t>
      </w:r>
      <w:r w:rsidR="00270DB1">
        <w:rPr>
          <w:sz w:val="24"/>
          <w:szCs w:val="24"/>
        </w:rPr>
        <w:t>macrophytes</w:t>
      </w:r>
      <w:r w:rsidR="009100E2">
        <w:rPr>
          <w:sz w:val="24"/>
          <w:szCs w:val="24"/>
        </w:rPr>
        <w:t xml:space="preserve"> (Larson et al. 2023</w:t>
      </w:r>
      <w:ins w:id="868" w:author="Larson, Danelle M" w:date="2026-02-03T11:57:00Z" w16du:dateUtc="2026-02-03T17:57:00Z">
        <w:r w:rsidR="00305E60">
          <w:rPr>
            <w:sz w:val="24"/>
            <w:szCs w:val="24"/>
          </w:rPr>
          <w:t>a</w:t>
        </w:r>
      </w:ins>
      <w:r w:rsidR="009100E2">
        <w:rPr>
          <w:sz w:val="24"/>
          <w:szCs w:val="24"/>
        </w:rPr>
        <w:t>)</w:t>
      </w:r>
      <w:r w:rsidR="005E0519">
        <w:rPr>
          <w:sz w:val="24"/>
          <w:szCs w:val="24"/>
        </w:rPr>
        <w:t>. Also,</w:t>
      </w:r>
      <w:r w:rsidR="00F8318F">
        <w:rPr>
          <w:sz w:val="24"/>
          <w:szCs w:val="24"/>
        </w:rPr>
        <w:t xml:space="preserve"> </w:t>
      </w:r>
      <w:r w:rsidR="00AC2E62">
        <w:rPr>
          <w:sz w:val="24"/>
          <w:szCs w:val="24"/>
        </w:rPr>
        <w:t>restoration actions that maintain</w:t>
      </w:r>
      <w:r w:rsidR="000001EE">
        <w:rPr>
          <w:sz w:val="24"/>
          <w:szCs w:val="24"/>
        </w:rPr>
        <w:t xml:space="preserve"> a short </w:t>
      </w:r>
      <w:r w:rsidR="00F8318F">
        <w:rPr>
          <w:sz w:val="24"/>
          <w:szCs w:val="24"/>
        </w:rPr>
        <w:t xml:space="preserve">distance </w:t>
      </w:r>
      <w:r w:rsidR="005E0519">
        <w:rPr>
          <w:sz w:val="24"/>
          <w:szCs w:val="24"/>
        </w:rPr>
        <w:t>(&lt;1</w:t>
      </w:r>
      <w:r w:rsidR="005A3D4D">
        <w:rPr>
          <w:sz w:val="24"/>
          <w:szCs w:val="24"/>
        </w:rPr>
        <w:t>,</w:t>
      </w:r>
      <w:r w:rsidR="005E0519">
        <w:rPr>
          <w:sz w:val="24"/>
          <w:szCs w:val="24"/>
        </w:rPr>
        <w:t xml:space="preserve">000 m) </w:t>
      </w:r>
      <w:r w:rsidR="00F8318F">
        <w:rPr>
          <w:sz w:val="24"/>
          <w:szCs w:val="24"/>
        </w:rPr>
        <w:t xml:space="preserve">to </w:t>
      </w:r>
      <w:r w:rsidR="000001EE">
        <w:rPr>
          <w:sz w:val="24"/>
          <w:szCs w:val="24"/>
        </w:rPr>
        <w:t>nearby</w:t>
      </w:r>
      <w:r w:rsidR="00F8318F">
        <w:rPr>
          <w:sz w:val="24"/>
          <w:szCs w:val="24"/>
        </w:rPr>
        <w:t xml:space="preserve"> macrophyte beds are key to macrophyte</w:t>
      </w:r>
      <w:r w:rsidR="00E73A1F">
        <w:rPr>
          <w:sz w:val="24"/>
          <w:szCs w:val="24"/>
        </w:rPr>
        <w:t xml:space="preserve"> resilience</w:t>
      </w:r>
      <w:r w:rsidR="005E0519">
        <w:rPr>
          <w:sz w:val="24"/>
          <w:szCs w:val="24"/>
        </w:rPr>
        <w:t xml:space="preserve">, likely by </w:t>
      </w:r>
      <w:del w:id="869" w:author="Larson, Danelle M" w:date="2026-02-02T09:53:00Z" w16du:dateUtc="2026-02-02T15:53:00Z">
        <w:r w:rsidR="005E0519" w:rsidDel="005445F4">
          <w:rPr>
            <w:sz w:val="24"/>
            <w:szCs w:val="24"/>
          </w:rPr>
          <w:delText xml:space="preserve">reducing </w:delText>
        </w:r>
        <w:r w:rsidR="00E543CB" w:rsidDel="005445F4">
          <w:rPr>
            <w:sz w:val="24"/>
            <w:szCs w:val="24"/>
          </w:rPr>
          <w:delText>limitations to</w:delText>
        </w:r>
      </w:del>
      <w:ins w:id="870" w:author="Larson, Danelle M" w:date="2026-02-02T09:53:00Z" w16du:dateUtc="2026-02-02T15:53:00Z">
        <w:r w:rsidR="005445F4">
          <w:rPr>
            <w:sz w:val="24"/>
            <w:szCs w:val="24"/>
          </w:rPr>
          <w:t>promoting</w:t>
        </w:r>
      </w:ins>
      <w:r w:rsidR="00E543CB">
        <w:rPr>
          <w:sz w:val="24"/>
          <w:szCs w:val="24"/>
        </w:rPr>
        <w:t xml:space="preserve"> </w:t>
      </w:r>
      <w:r w:rsidR="005E0519">
        <w:rPr>
          <w:sz w:val="24"/>
          <w:szCs w:val="24"/>
        </w:rPr>
        <w:t>dispersal and pollination</w:t>
      </w:r>
      <w:r w:rsidR="0032105C">
        <w:rPr>
          <w:sz w:val="24"/>
          <w:szCs w:val="24"/>
        </w:rPr>
        <w:t xml:space="preserve"> </w:t>
      </w:r>
      <w:r w:rsidR="0032105C">
        <w:rPr>
          <w:sz w:val="24"/>
          <w:szCs w:val="24"/>
        </w:rPr>
        <w:fldChar w:fldCharType="begin" w:fldLock="1"/>
      </w:r>
      <w:r w:rsidR="00A27BE5">
        <w:rPr>
          <w:sz w:val="24"/>
          <w:szCs w:val="24"/>
        </w:rPr>
        <w:instrText xml:space="preserve"> ADDIN ZOTERO_ITEM CSL_CITATION {"citationID":"oggOljQ7","properties":{"formattedCitation":"(Carhart &amp; De Jager, 2019; Delaney &amp; Larson, 2023)","plainCitation":"(Carhart &amp; De Jager, 2019; Delaney &amp; Larson, 2023)","noteIndex":0},"citationItems":[{"id":2720,"uris":["http://www.mendeley.com/documents/?uuid=94373187-9a92-46fa-8db9-cffed2094384","http://zotero.org/users/13640977/items/NZNLSXLQ"],"itemData":{"id":2720,"type":"article-journal","container-title":"Restoration Ecology","DOI":"10.1111/rec.12911","ISSN":"1526100X","issue":"3","page":"672-682","title":"Spatial and temporal changes in species composition of submersed aquatic vegetation reveal effects of river restoration","volume":"27","author":[{"family":"Carhart","given":"Alicia M."},{"family":"De Jager","given":"Nathan R."}],"issued":{"date-parts":[["2019"]]},"citation-key":"carhartSpatialTemporalChanges2019"}},{"id":4619,"uris":["http://www.mendeley.com/documents/?uuid=1c960080-8164-49f0-ad51-79dca9f16b2e","http://zotero.org/users/13640977/items/L87IKF7R"],"itemData":{"id":4619,"type":"article-journal","abstract":"Ecosystem state transitions can be ecologically devastating or be a restoration success. State transitions are common within aquatic systems worldwide, especially considering human‐mediated changes to land use and water use. We created a transferable conceptual framework to enable multi‐scale assessments of state resilience and early warnings of state transitions that can inform strategic restorations and avoid ecosystem collapse. The conceptual framework integrated machine learning predictions with ecosystem state concepts, such as state classification, gradients of vulnerability or recovery potential leading to state transitions, and investigation of possible environmental drivers. As an example, we generated prediction probabilities of submersed aquatic vegetation (SAV) presence at nearly 10,000 sites within the Upper Mississippi River, USA. Then, we used an interpretability method for explanation of model predictions to gain insights on possible environmental drivers and threshold or linear responses of SAV presence and absence. The results are also presented via an online, interactive dashboard where our habitat suitability model outputs and prediction explanations from many spatial scales (4 m–400 km of river reach) can inform research and restoration planning.This article is protected by copyright. All rights reserved","container-title":"Conservation Biology","DOI":"10.1111/cobi.14203","ISSN":"0888-8892","issue":"October 2023","page":"1-13","title":"Using explainable machine learning methods to evaluate vulnerability and restoration potential of ecosystem state transitions","author":[{"family":"Delaney","given":"John T."},{"family":"Larson","given":"Danelle M."}],"issued":{"date-parts":[["2023"]]},"citation-key":"delaneyUsingExplainableMachine2023"}}],"schema":"https://github.com/citation-style-language/schema/raw/master/csl-citation.json"} </w:instrText>
      </w:r>
      <w:r w:rsidR="0032105C">
        <w:rPr>
          <w:sz w:val="24"/>
          <w:szCs w:val="24"/>
        </w:rPr>
        <w:fldChar w:fldCharType="separate"/>
      </w:r>
      <w:r w:rsidR="000739B5" w:rsidRPr="000739B5">
        <w:rPr>
          <w:sz w:val="24"/>
        </w:rPr>
        <w:t>(Carhart &amp; De Jager</w:t>
      </w:r>
      <w:del w:id="871" w:author="Larson, Danelle M" w:date="2026-02-02T13:08:00Z" w16du:dateUtc="2026-02-02T19:08:00Z">
        <w:r w:rsidR="000739B5" w:rsidRPr="000739B5" w:rsidDel="00E54934">
          <w:rPr>
            <w:sz w:val="24"/>
          </w:rPr>
          <w:delText>,</w:delText>
        </w:r>
      </w:del>
      <w:r w:rsidR="000739B5" w:rsidRPr="000739B5">
        <w:rPr>
          <w:sz w:val="24"/>
        </w:rPr>
        <w:t xml:space="preserve"> 2019; Delaney &amp; Larson</w:t>
      </w:r>
      <w:del w:id="872" w:author="Larson, Danelle M" w:date="2026-02-02T13:08:00Z" w16du:dateUtc="2026-02-02T19:08:00Z">
        <w:r w:rsidR="000739B5" w:rsidRPr="000739B5" w:rsidDel="00E54934">
          <w:rPr>
            <w:sz w:val="24"/>
          </w:rPr>
          <w:delText>,</w:delText>
        </w:r>
      </w:del>
      <w:r w:rsidR="000739B5" w:rsidRPr="000739B5">
        <w:rPr>
          <w:sz w:val="24"/>
        </w:rPr>
        <w:t xml:space="preserve"> 2023)</w:t>
      </w:r>
      <w:r w:rsidR="0032105C">
        <w:rPr>
          <w:sz w:val="24"/>
          <w:szCs w:val="24"/>
        </w:rPr>
        <w:fldChar w:fldCharType="end"/>
      </w:r>
      <w:r w:rsidR="0032105C">
        <w:rPr>
          <w:sz w:val="24"/>
          <w:szCs w:val="24"/>
        </w:rPr>
        <w:t xml:space="preserve">. </w:t>
      </w:r>
    </w:p>
    <w:p w14:paraId="61836B02" w14:textId="1A5B9CF6" w:rsidR="00F45763" w:rsidRPr="0064366B" w:rsidRDefault="00914648" w:rsidP="00F45763">
      <w:pPr>
        <w:pStyle w:val="Heading2"/>
        <w:rPr>
          <w:iCs/>
        </w:rPr>
      </w:pPr>
      <w:r w:rsidRPr="00484ED1">
        <w:rPr>
          <w:rStyle w:val="Heading2Char"/>
          <w:b/>
        </w:rPr>
        <w:t xml:space="preserve">Potential </w:t>
      </w:r>
      <w:r w:rsidR="00D76796" w:rsidRPr="00484ED1">
        <w:rPr>
          <w:rStyle w:val="Heading2Char"/>
          <w:b/>
          <w:iCs/>
        </w:rPr>
        <w:t>M</w:t>
      </w:r>
      <w:r w:rsidRPr="00484ED1">
        <w:rPr>
          <w:rStyle w:val="Heading2Char"/>
          <w:b/>
          <w:iCs/>
        </w:rPr>
        <w:t xml:space="preserve">odel </w:t>
      </w:r>
      <w:r w:rsidR="00D76796" w:rsidRPr="00484ED1">
        <w:rPr>
          <w:rStyle w:val="Heading2Char"/>
          <w:b/>
          <w:iCs/>
        </w:rPr>
        <w:t>S</w:t>
      </w:r>
      <w:r w:rsidRPr="00484ED1">
        <w:rPr>
          <w:rStyle w:val="Heading2Char"/>
          <w:b/>
          <w:iCs/>
        </w:rPr>
        <w:t>hortcomings</w:t>
      </w:r>
      <w:r w:rsidR="00A54926" w:rsidRPr="00484ED1">
        <w:rPr>
          <w:rStyle w:val="Heading2Char"/>
          <w:b/>
          <w:iCs/>
        </w:rPr>
        <w:t xml:space="preserve"> </w:t>
      </w:r>
      <w:r w:rsidR="00D76796" w:rsidRPr="00484ED1">
        <w:rPr>
          <w:rStyle w:val="Heading2Char"/>
          <w:b/>
          <w:iCs/>
        </w:rPr>
        <w:t>and</w:t>
      </w:r>
      <w:r w:rsidR="00A54926" w:rsidRPr="00484ED1">
        <w:rPr>
          <w:rStyle w:val="Heading2Char"/>
          <w:b/>
          <w:iCs/>
        </w:rPr>
        <w:t xml:space="preserve"> </w:t>
      </w:r>
      <w:r w:rsidR="00D76796" w:rsidRPr="00484ED1">
        <w:rPr>
          <w:rStyle w:val="Heading2Char"/>
          <w:b/>
          <w:iCs/>
        </w:rPr>
        <w:t>O</w:t>
      </w:r>
      <w:r w:rsidR="00A54926" w:rsidRPr="00484ED1">
        <w:rPr>
          <w:rStyle w:val="Heading2Char"/>
          <w:b/>
          <w:iCs/>
        </w:rPr>
        <w:t>pportunities</w:t>
      </w:r>
      <w:r w:rsidR="00A54926" w:rsidRPr="00484ED1">
        <w:rPr>
          <w:rStyle w:val="Heading2Char"/>
          <w:b/>
        </w:rPr>
        <w:t xml:space="preserve"> to </w:t>
      </w:r>
      <w:r w:rsidR="00D76796" w:rsidRPr="00484ED1">
        <w:rPr>
          <w:rStyle w:val="Heading2Char"/>
          <w:b/>
          <w:iCs/>
        </w:rPr>
        <w:t>A</w:t>
      </w:r>
      <w:r w:rsidR="00A54926" w:rsidRPr="00484ED1">
        <w:rPr>
          <w:rStyle w:val="Heading2Char"/>
          <w:b/>
          <w:iCs/>
        </w:rPr>
        <w:t xml:space="preserve">dvance </w:t>
      </w:r>
      <w:r w:rsidR="000D06F7" w:rsidRPr="00484ED1">
        <w:rPr>
          <w:rStyle w:val="Heading2Char"/>
          <w:b/>
          <w:iCs/>
        </w:rPr>
        <w:t>Hierarch</w:t>
      </w:r>
      <w:ins w:id="873" w:author="Larson, Danelle M" w:date="2026-01-30T11:42:00Z" w16du:dateUtc="2026-01-30T17:42:00Z">
        <w:r w:rsidR="005352D7">
          <w:rPr>
            <w:rStyle w:val="Heading2Char"/>
            <w:b/>
            <w:iCs/>
          </w:rPr>
          <w:t>ic</w:t>
        </w:r>
      </w:ins>
      <w:r w:rsidR="000D06F7" w:rsidRPr="00484ED1">
        <w:rPr>
          <w:rStyle w:val="Heading2Char"/>
          <w:b/>
          <w:iCs/>
        </w:rPr>
        <w:t xml:space="preserve">al Modelling of Species </w:t>
      </w:r>
      <w:r w:rsidR="00C77A05" w:rsidRPr="00484ED1">
        <w:rPr>
          <w:rStyle w:val="Heading2Char"/>
          <w:b/>
          <w:iCs/>
        </w:rPr>
        <w:t>Communities</w:t>
      </w:r>
    </w:p>
    <w:p w14:paraId="3C108A58" w14:textId="7F983CA5" w:rsidR="00292C31" w:rsidRDefault="0077425A" w:rsidP="00F45763">
      <w:pPr>
        <w:autoSpaceDE w:val="0"/>
        <w:autoSpaceDN w:val="0"/>
        <w:adjustRightInd w:val="0"/>
        <w:spacing w:line="480" w:lineRule="auto"/>
        <w:ind w:firstLine="720"/>
        <w:rPr>
          <w:rFonts w:ascii="Times New Roman" w:hAnsi="Times New Roman" w:cs="Times New Roman"/>
          <w:lang w:eastAsia="en-GB"/>
        </w:rPr>
      </w:pPr>
      <w:r>
        <w:rPr>
          <w:rFonts w:ascii="Times New Roman" w:hAnsi="Times New Roman" w:cs="Times New Roman"/>
          <w:lang w:eastAsia="en-GB"/>
        </w:rPr>
        <w:t>Our</w:t>
      </w:r>
      <w:r w:rsidR="002E6B8B">
        <w:rPr>
          <w:rFonts w:ascii="Times New Roman" w:hAnsi="Times New Roman" w:cs="Times New Roman"/>
          <w:lang w:eastAsia="en-GB"/>
        </w:rPr>
        <w:t xml:space="preserve"> </w:t>
      </w:r>
      <w:r w:rsidR="00EC17F6">
        <w:rPr>
          <w:rFonts w:ascii="Times New Roman" w:hAnsi="Times New Roman" w:cs="Times New Roman"/>
          <w:lang w:eastAsia="en-GB"/>
        </w:rPr>
        <w:t>models were informative for addressing our hypotheses</w:t>
      </w:r>
      <w:r w:rsidR="0088024E">
        <w:rPr>
          <w:rFonts w:ascii="Times New Roman" w:hAnsi="Times New Roman" w:cs="Times New Roman"/>
          <w:lang w:eastAsia="en-GB"/>
        </w:rPr>
        <w:t>; however</w:t>
      </w:r>
      <w:r w:rsidR="00EC17F6">
        <w:rPr>
          <w:rFonts w:ascii="Times New Roman" w:hAnsi="Times New Roman" w:cs="Times New Roman"/>
          <w:lang w:eastAsia="en-GB"/>
        </w:rPr>
        <w:t xml:space="preserve">, </w:t>
      </w:r>
      <w:r w:rsidR="00BC2260">
        <w:rPr>
          <w:rFonts w:ascii="Times New Roman" w:hAnsi="Times New Roman" w:cs="Times New Roman"/>
          <w:lang w:eastAsia="en-GB"/>
        </w:rPr>
        <w:t xml:space="preserve">the </w:t>
      </w:r>
      <w:ins w:id="874" w:author="Larson, Danelle M" w:date="2026-02-02T09:54:00Z" w16du:dateUtc="2026-02-02T15:54:00Z">
        <w:r w:rsidR="005D27B8">
          <w:rPr>
            <w:rFonts w:ascii="Times New Roman" w:hAnsi="Times New Roman" w:cs="Times New Roman"/>
            <w:lang w:eastAsia="en-GB"/>
          </w:rPr>
          <w:t xml:space="preserve">fractions of </w:t>
        </w:r>
      </w:ins>
      <w:r w:rsidR="00BC2260">
        <w:rPr>
          <w:rFonts w:ascii="Times New Roman" w:hAnsi="Times New Roman" w:cs="Times New Roman"/>
          <w:lang w:eastAsia="en-GB"/>
        </w:rPr>
        <w:t xml:space="preserve">structured and unstructured </w:t>
      </w:r>
      <w:del w:id="875" w:author="Larson, Danelle M" w:date="2026-02-02T09:54:00Z" w16du:dateUtc="2026-02-02T15:54:00Z">
        <w:r w:rsidR="00BC2260" w:rsidDel="005D27B8">
          <w:rPr>
            <w:rFonts w:ascii="Times New Roman" w:hAnsi="Times New Roman" w:cs="Times New Roman"/>
            <w:lang w:eastAsia="en-GB"/>
          </w:rPr>
          <w:delText xml:space="preserve">variations </w:delText>
        </w:r>
      </w:del>
      <w:ins w:id="876" w:author="Larson, Danelle M" w:date="2026-02-02T09:54:00Z" w16du:dateUtc="2026-02-02T15:54:00Z">
        <w:r w:rsidR="005D27B8">
          <w:rPr>
            <w:rFonts w:ascii="Times New Roman" w:hAnsi="Times New Roman" w:cs="Times New Roman"/>
            <w:lang w:eastAsia="en-GB"/>
          </w:rPr>
          <w:t xml:space="preserve">random variations </w:t>
        </w:r>
      </w:ins>
      <w:r w:rsidR="00BC2260">
        <w:rPr>
          <w:rFonts w:ascii="Times New Roman" w:hAnsi="Times New Roman" w:cs="Times New Roman"/>
          <w:lang w:eastAsia="en-GB"/>
        </w:rPr>
        <w:t xml:space="preserve">were often large, indicating </w:t>
      </w:r>
      <w:r w:rsidR="00B02055">
        <w:rPr>
          <w:rFonts w:ascii="Times New Roman" w:hAnsi="Times New Roman" w:cs="Times New Roman"/>
          <w:lang w:eastAsia="en-GB"/>
        </w:rPr>
        <w:t>substantial</w:t>
      </w:r>
      <w:r w:rsidR="00BA1A7E">
        <w:rPr>
          <w:rFonts w:ascii="Times New Roman" w:hAnsi="Times New Roman" w:cs="Times New Roman"/>
          <w:lang w:eastAsia="en-GB"/>
        </w:rPr>
        <w:t xml:space="preserve"> </w:t>
      </w:r>
      <w:del w:id="877" w:author="jeff houser" w:date="2026-01-26T15:41:00Z" w16du:dateUtc="2026-01-26T21:41:00Z">
        <w:r w:rsidR="00B02055" w:rsidDel="00466D05">
          <w:rPr>
            <w:rFonts w:ascii="Times New Roman" w:hAnsi="Times New Roman" w:cs="Times New Roman"/>
            <w:lang w:eastAsia="en-GB"/>
          </w:rPr>
          <w:delText xml:space="preserve">noise </w:delText>
        </w:r>
      </w:del>
      <w:ins w:id="878" w:author="jeff houser" w:date="2026-01-26T15:41:00Z" w16du:dateUtc="2026-01-26T21:41:00Z">
        <w:r w:rsidR="00466D05">
          <w:rPr>
            <w:rFonts w:ascii="Times New Roman" w:hAnsi="Times New Roman" w:cs="Times New Roman"/>
            <w:lang w:eastAsia="en-GB"/>
          </w:rPr>
          <w:t>unexplained variance</w:t>
        </w:r>
      </w:ins>
      <w:ins w:id="879" w:author="Larson, Danelle M" w:date="2026-02-02T09:54:00Z" w16du:dateUtc="2026-02-02T15:54:00Z">
        <w:r w:rsidR="005D27B8">
          <w:rPr>
            <w:rFonts w:ascii="Times New Roman" w:hAnsi="Times New Roman" w:cs="Times New Roman"/>
            <w:lang w:eastAsia="en-GB"/>
          </w:rPr>
          <w:t xml:space="preserve"> and noise</w:t>
        </w:r>
      </w:ins>
      <w:ins w:id="880" w:author="jeff houser" w:date="2026-01-26T15:41:00Z" w16du:dateUtc="2026-01-26T21:41:00Z">
        <w:r w:rsidR="00466D05">
          <w:rPr>
            <w:rFonts w:ascii="Times New Roman" w:hAnsi="Times New Roman" w:cs="Times New Roman"/>
            <w:lang w:eastAsia="en-GB"/>
          </w:rPr>
          <w:t xml:space="preserve"> </w:t>
        </w:r>
      </w:ins>
      <w:r w:rsidR="00B02055">
        <w:rPr>
          <w:rFonts w:ascii="Times New Roman" w:hAnsi="Times New Roman" w:cs="Times New Roman"/>
          <w:lang w:eastAsia="en-GB"/>
        </w:rPr>
        <w:t xml:space="preserve">in the </w:t>
      </w:r>
      <w:r w:rsidR="00E0426C">
        <w:rPr>
          <w:rFonts w:ascii="Times New Roman" w:hAnsi="Times New Roman" w:cs="Times New Roman"/>
          <w:lang w:eastAsia="en-GB"/>
        </w:rPr>
        <w:t xml:space="preserve">ecological </w:t>
      </w:r>
      <w:r w:rsidR="00B02055">
        <w:rPr>
          <w:rFonts w:ascii="Times New Roman" w:hAnsi="Times New Roman" w:cs="Times New Roman"/>
          <w:lang w:eastAsia="en-GB"/>
        </w:rPr>
        <w:t>data.</w:t>
      </w:r>
      <w:r w:rsidR="0070139E">
        <w:rPr>
          <w:rFonts w:ascii="Times New Roman" w:hAnsi="Times New Roman" w:cs="Times New Roman"/>
          <w:lang w:eastAsia="en-GB"/>
        </w:rPr>
        <w:t xml:space="preserve"> </w:t>
      </w:r>
      <w:r w:rsidR="00EB4D13">
        <w:rPr>
          <w:rFonts w:ascii="Times New Roman" w:hAnsi="Times New Roman" w:cs="Times New Roman"/>
        </w:rPr>
        <w:t>Also, t</w:t>
      </w:r>
      <w:r w:rsidR="000933E0" w:rsidRPr="00E970C2">
        <w:rPr>
          <w:rFonts w:ascii="Times New Roman" w:hAnsi="Times New Roman" w:cs="Times New Roman"/>
        </w:rPr>
        <w:t>he residual correlations among taxa</w:t>
      </w:r>
      <w:r w:rsidR="000933E0">
        <w:rPr>
          <w:rFonts w:ascii="Times New Roman" w:hAnsi="Times New Roman" w:cs="Times New Roman"/>
        </w:rPr>
        <w:t xml:space="preserve"> at the plot-level</w:t>
      </w:r>
      <w:r w:rsidR="000933E0" w:rsidRPr="00E970C2">
        <w:rPr>
          <w:rFonts w:ascii="Times New Roman" w:hAnsi="Times New Roman" w:cs="Times New Roman"/>
        </w:rPr>
        <w:t xml:space="preserve"> </w:t>
      </w:r>
      <w:r w:rsidR="000933E0">
        <w:rPr>
          <w:rFonts w:ascii="Times New Roman" w:hAnsi="Times New Roman" w:cs="Times New Roman"/>
          <w:lang w:eastAsia="en-GB"/>
        </w:rPr>
        <w:t>were mostly positive</w:t>
      </w:r>
      <w:r w:rsidR="000933E0" w:rsidRPr="00E970C2">
        <w:rPr>
          <w:rFonts w:ascii="Times New Roman" w:hAnsi="Times New Roman" w:cs="Times New Roman"/>
          <w:lang w:eastAsia="en-GB"/>
        </w:rPr>
        <w:t>, which</w:t>
      </w:r>
      <w:r w:rsidR="00276A86">
        <w:rPr>
          <w:rFonts w:ascii="Times New Roman" w:hAnsi="Times New Roman" w:cs="Times New Roman"/>
          <w:lang w:eastAsia="en-GB"/>
        </w:rPr>
        <w:t xml:space="preserve"> could</w:t>
      </w:r>
      <w:r w:rsidR="000933E0" w:rsidRPr="00E970C2">
        <w:rPr>
          <w:rFonts w:ascii="Times New Roman" w:hAnsi="Times New Roman" w:cs="Times New Roman"/>
          <w:lang w:eastAsia="en-GB"/>
        </w:rPr>
        <w:t xml:space="preserve"> </w:t>
      </w:r>
      <w:r w:rsidR="003B308A">
        <w:rPr>
          <w:rFonts w:ascii="Times New Roman" w:hAnsi="Times New Roman" w:cs="Times New Roman"/>
          <w:lang w:eastAsia="en-GB"/>
        </w:rPr>
        <w:t xml:space="preserve">imply </w:t>
      </w:r>
      <w:ins w:id="881" w:author="Larson, Danelle M" w:date="2026-02-02T09:54:00Z" w16du:dateUtc="2026-02-02T15:54:00Z">
        <w:r w:rsidR="00B83B7D">
          <w:rPr>
            <w:rFonts w:ascii="Times New Roman" w:hAnsi="Times New Roman" w:cs="Times New Roman"/>
            <w:lang w:eastAsia="en-GB"/>
          </w:rPr>
          <w:t xml:space="preserve">that </w:t>
        </w:r>
      </w:ins>
      <w:r w:rsidR="000933E0" w:rsidRPr="00E970C2">
        <w:rPr>
          <w:rFonts w:ascii="Times New Roman" w:hAnsi="Times New Roman" w:cs="Times New Roman"/>
          <w:lang w:eastAsia="en-GB"/>
        </w:rPr>
        <w:t xml:space="preserve">the models </w:t>
      </w:r>
      <w:r w:rsidR="000933E0">
        <w:rPr>
          <w:rFonts w:ascii="Times New Roman" w:hAnsi="Times New Roman" w:cs="Times New Roman"/>
          <w:lang w:eastAsia="en-GB"/>
        </w:rPr>
        <w:t xml:space="preserve">may </w:t>
      </w:r>
      <w:del w:id="882" w:author="Larson, Danelle M" w:date="2026-01-30T11:42:00Z" w16du:dateUtc="2026-01-30T17:42:00Z">
        <w:r w:rsidR="000933E0" w:rsidDel="002C4B3E">
          <w:rPr>
            <w:rFonts w:ascii="Times New Roman" w:hAnsi="Times New Roman" w:cs="Times New Roman"/>
            <w:lang w:eastAsia="en-GB"/>
          </w:rPr>
          <w:delText>be</w:delText>
        </w:r>
        <w:r w:rsidR="000933E0" w:rsidRPr="00E970C2" w:rsidDel="002C4B3E">
          <w:rPr>
            <w:rFonts w:ascii="Times New Roman" w:hAnsi="Times New Roman" w:cs="Times New Roman"/>
            <w:lang w:eastAsia="en-GB"/>
          </w:rPr>
          <w:delText xml:space="preserve"> </w:delText>
        </w:r>
      </w:del>
      <w:ins w:id="883" w:author="Larson, Danelle M" w:date="2026-01-30T11:42:00Z" w16du:dateUtc="2026-01-30T17:42:00Z">
        <w:r w:rsidR="002C4B3E">
          <w:rPr>
            <w:rFonts w:ascii="Times New Roman" w:hAnsi="Times New Roman" w:cs="Times New Roman"/>
            <w:lang w:eastAsia="en-GB"/>
          </w:rPr>
          <w:t>have</w:t>
        </w:r>
        <w:r w:rsidR="002C4B3E" w:rsidRPr="00E970C2">
          <w:rPr>
            <w:rFonts w:ascii="Times New Roman" w:hAnsi="Times New Roman" w:cs="Times New Roman"/>
            <w:lang w:eastAsia="en-GB"/>
          </w:rPr>
          <w:t xml:space="preserve"> </w:t>
        </w:r>
      </w:ins>
      <w:del w:id="884" w:author="Larson, Danelle M" w:date="2026-01-30T11:42:00Z" w16du:dateUtc="2026-01-30T17:42:00Z">
        <w:r w:rsidR="000933E0" w:rsidRPr="00E970C2" w:rsidDel="002C4B3E">
          <w:rPr>
            <w:rFonts w:ascii="Times New Roman" w:hAnsi="Times New Roman" w:cs="Times New Roman"/>
            <w:lang w:eastAsia="en-GB"/>
          </w:rPr>
          <w:delText xml:space="preserve">missing </w:delText>
        </w:r>
      </w:del>
      <w:ins w:id="885" w:author="Larson, Danelle M" w:date="2026-01-30T11:42:00Z" w16du:dateUtc="2026-01-30T17:42:00Z">
        <w:r w:rsidR="002C4B3E" w:rsidRPr="00E970C2">
          <w:rPr>
            <w:rFonts w:ascii="Times New Roman" w:hAnsi="Times New Roman" w:cs="Times New Roman"/>
            <w:lang w:eastAsia="en-GB"/>
          </w:rPr>
          <w:t>miss</w:t>
        </w:r>
        <w:r w:rsidR="002C4B3E">
          <w:rPr>
            <w:rFonts w:ascii="Times New Roman" w:hAnsi="Times New Roman" w:cs="Times New Roman"/>
            <w:lang w:eastAsia="en-GB"/>
          </w:rPr>
          <w:t>ed</w:t>
        </w:r>
        <w:r w:rsidR="002C4B3E" w:rsidRPr="00E970C2">
          <w:rPr>
            <w:rFonts w:ascii="Times New Roman" w:hAnsi="Times New Roman" w:cs="Times New Roman"/>
            <w:lang w:eastAsia="en-GB"/>
          </w:rPr>
          <w:t xml:space="preserve"> </w:t>
        </w:r>
      </w:ins>
      <w:r w:rsidR="000933E0" w:rsidRPr="00E970C2">
        <w:rPr>
          <w:rFonts w:ascii="Times New Roman" w:hAnsi="Times New Roman" w:cs="Times New Roman"/>
          <w:lang w:eastAsia="en-GB"/>
        </w:rPr>
        <w:t>key environmental drivers</w:t>
      </w:r>
      <w:r w:rsidR="00276A86">
        <w:rPr>
          <w:rFonts w:ascii="Times New Roman" w:hAnsi="Times New Roman" w:cs="Times New Roman"/>
          <w:lang w:eastAsia="en-GB"/>
        </w:rPr>
        <w:t xml:space="preserve">, </w:t>
      </w:r>
      <w:r w:rsidR="000C6B8F">
        <w:rPr>
          <w:rFonts w:ascii="Times New Roman" w:hAnsi="Times New Roman" w:cs="Times New Roman"/>
          <w:lang w:eastAsia="en-GB"/>
        </w:rPr>
        <w:t>or</w:t>
      </w:r>
      <w:r w:rsidR="00276A86">
        <w:rPr>
          <w:rFonts w:ascii="Times New Roman" w:hAnsi="Times New Roman" w:cs="Times New Roman"/>
          <w:lang w:eastAsia="en-GB"/>
        </w:rPr>
        <w:t xml:space="preserve"> </w:t>
      </w:r>
      <w:ins w:id="886" w:author="Larson, Danelle M" w:date="2026-02-02T09:55:00Z" w16du:dateUtc="2026-02-02T15:55:00Z">
        <w:r w:rsidR="00B83B7D">
          <w:rPr>
            <w:rFonts w:ascii="Times New Roman" w:hAnsi="Times New Roman" w:cs="Times New Roman"/>
            <w:lang w:eastAsia="en-GB"/>
          </w:rPr>
          <w:t xml:space="preserve">that </w:t>
        </w:r>
      </w:ins>
      <w:r w:rsidR="00276A86">
        <w:rPr>
          <w:rFonts w:ascii="Times New Roman" w:hAnsi="Times New Roman" w:cs="Times New Roman"/>
          <w:lang w:eastAsia="en-GB"/>
        </w:rPr>
        <w:t>the species interactio</w:t>
      </w:r>
      <w:r w:rsidR="00E20A2A">
        <w:rPr>
          <w:rFonts w:ascii="Times New Roman" w:hAnsi="Times New Roman" w:cs="Times New Roman"/>
          <w:lang w:eastAsia="en-GB"/>
        </w:rPr>
        <w:t xml:space="preserve">ns </w:t>
      </w:r>
      <w:r w:rsidR="00EB4D13">
        <w:rPr>
          <w:rFonts w:ascii="Times New Roman" w:hAnsi="Times New Roman" w:cs="Times New Roman"/>
          <w:lang w:eastAsia="en-GB"/>
        </w:rPr>
        <w:t xml:space="preserve">of </w:t>
      </w:r>
      <w:r w:rsidR="00E20A2A">
        <w:rPr>
          <w:rFonts w:ascii="Times New Roman" w:hAnsi="Times New Roman" w:cs="Times New Roman"/>
          <w:lang w:eastAsia="en-GB"/>
        </w:rPr>
        <w:t xml:space="preserve">facilitation </w:t>
      </w:r>
      <w:del w:id="887" w:author="Larson, Danelle M" w:date="2026-01-30T11:43:00Z" w16du:dateUtc="2026-01-30T17:43:00Z">
        <w:r w:rsidR="00E20A2A" w:rsidDel="002C4B3E">
          <w:rPr>
            <w:rFonts w:ascii="Times New Roman" w:hAnsi="Times New Roman" w:cs="Times New Roman"/>
            <w:lang w:eastAsia="en-GB"/>
          </w:rPr>
          <w:delText xml:space="preserve">are </w:delText>
        </w:r>
      </w:del>
      <w:ins w:id="888" w:author="Larson, Danelle M" w:date="2026-01-30T11:43:00Z" w16du:dateUtc="2026-01-30T17:43:00Z">
        <w:r w:rsidR="002C4B3E">
          <w:rPr>
            <w:rFonts w:ascii="Times New Roman" w:hAnsi="Times New Roman" w:cs="Times New Roman"/>
            <w:lang w:eastAsia="en-GB"/>
          </w:rPr>
          <w:t xml:space="preserve">were </w:t>
        </w:r>
      </w:ins>
      <w:r w:rsidR="00E20A2A">
        <w:rPr>
          <w:rFonts w:ascii="Times New Roman" w:hAnsi="Times New Roman" w:cs="Times New Roman"/>
          <w:lang w:eastAsia="en-GB"/>
        </w:rPr>
        <w:t>strong</w:t>
      </w:r>
      <w:r w:rsidR="000933E0" w:rsidRPr="00E970C2">
        <w:rPr>
          <w:rFonts w:ascii="Times New Roman" w:hAnsi="Times New Roman" w:cs="Times New Roman"/>
          <w:lang w:eastAsia="en-GB"/>
        </w:rPr>
        <w:t>.</w:t>
      </w:r>
      <w:r w:rsidR="00E20A2A">
        <w:rPr>
          <w:rFonts w:ascii="Times New Roman" w:hAnsi="Times New Roman" w:cs="Times New Roman"/>
          <w:lang w:eastAsia="en-GB"/>
        </w:rPr>
        <w:t xml:space="preserve"> </w:t>
      </w:r>
      <w:r w:rsidR="0087071E">
        <w:rPr>
          <w:rFonts w:ascii="Times New Roman" w:hAnsi="Times New Roman" w:cs="Times New Roman"/>
          <w:lang w:eastAsia="en-GB"/>
        </w:rPr>
        <w:t>Nevertheless</w:t>
      </w:r>
      <w:r w:rsidR="00E20A2A">
        <w:rPr>
          <w:rFonts w:ascii="Times New Roman" w:hAnsi="Times New Roman" w:cs="Times New Roman"/>
          <w:lang w:eastAsia="en-GB"/>
        </w:rPr>
        <w:t xml:space="preserve">, these </w:t>
      </w:r>
      <w:del w:id="889" w:author="Larson, Danelle M" w:date="2026-02-02T09:55:00Z" w16du:dateUtc="2026-02-02T15:55:00Z">
        <w:r w:rsidR="00E20A2A" w:rsidDel="00F61FAF">
          <w:rPr>
            <w:rFonts w:ascii="Times New Roman" w:hAnsi="Times New Roman" w:cs="Times New Roman"/>
            <w:lang w:eastAsia="en-GB"/>
          </w:rPr>
          <w:delText xml:space="preserve">are highly </w:delText>
        </w:r>
      </w:del>
      <w:r w:rsidR="00E20A2A">
        <w:rPr>
          <w:rFonts w:ascii="Times New Roman" w:hAnsi="Times New Roman" w:cs="Times New Roman"/>
          <w:lang w:eastAsia="en-GB"/>
        </w:rPr>
        <w:t xml:space="preserve">complex models </w:t>
      </w:r>
      <w:r w:rsidR="005272C3">
        <w:rPr>
          <w:rFonts w:ascii="Times New Roman" w:hAnsi="Times New Roman" w:cs="Times New Roman"/>
          <w:lang w:eastAsia="en-GB"/>
        </w:rPr>
        <w:t xml:space="preserve">using </w:t>
      </w:r>
      <w:del w:id="890" w:author="Larson, Danelle M" w:date="2026-01-30T11:43:00Z" w16du:dateUtc="2026-01-30T17:43:00Z">
        <w:r w:rsidR="003C65BD" w:rsidDel="002C4B3E">
          <w:rPr>
            <w:rFonts w:ascii="Times New Roman" w:hAnsi="Times New Roman" w:cs="Times New Roman"/>
            <w:lang w:eastAsia="en-GB"/>
          </w:rPr>
          <w:delText xml:space="preserve">big </w:delText>
        </w:r>
      </w:del>
      <w:ins w:id="891" w:author="Larson, Danelle M" w:date="2026-01-30T11:43:00Z" w16du:dateUtc="2026-01-30T17:43:00Z">
        <w:r w:rsidR="002C4B3E">
          <w:rPr>
            <w:rFonts w:ascii="Times New Roman" w:hAnsi="Times New Roman" w:cs="Times New Roman"/>
            <w:lang w:eastAsia="en-GB"/>
          </w:rPr>
          <w:t xml:space="preserve">large </w:t>
        </w:r>
      </w:ins>
      <w:r w:rsidR="003C65BD">
        <w:rPr>
          <w:rFonts w:ascii="Times New Roman" w:hAnsi="Times New Roman" w:cs="Times New Roman"/>
          <w:lang w:eastAsia="en-GB"/>
        </w:rPr>
        <w:t>data</w:t>
      </w:r>
      <w:ins w:id="892" w:author="Larson, Danelle M" w:date="2026-01-30T11:43:00Z" w16du:dateUtc="2026-01-30T17:43:00Z">
        <w:r w:rsidR="002C4B3E">
          <w:rPr>
            <w:rFonts w:ascii="Times New Roman" w:hAnsi="Times New Roman" w:cs="Times New Roman"/>
            <w:lang w:eastAsia="en-GB"/>
          </w:rPr>
          <w:t>sets</w:t>
        </w:r>
      </w:ins>
      <w:del w:id="893" w:author="Larson, Danelle M" w:date="2026-02-02T09:55:00Z" w16du:dateUtc="2026-02-02T15:55:00Z">
        <w:r w:rsidR="003C65BD" w:rsidDel="00F61FAF">
          <w:rPr>
            <w:rFonts w:ascii="Times New Roman" w:hAnsi="Times New Roman" w:cs="Times New Roman"/>
            <w:lang w:eastAsia="en-GB"/>
          </w:rPr>
          <w:delText xml:space="preserve">, and yet the </w:delText>
        </w:r>
      </w:del>
      <w:ins w:id="894" w:author="Larson, Danelle M" w:date="2026-02-02T09:55:00Z" w16du:dateUtc="2026-02-02T15:55:00Z">
        <w:r w:rsidR="00F61FAF">
          <w:rPr>
            <w:rFonts w:ascii="Times New Roman" w:hAnsi="Times New Roman" w:cs="Times New Roman"/>
            <w:lang w:eastAsia="en-GB"/>
          </w:rPr>
          <w:t xml:space="preserve"> </w:t>
        </w:r>
        <w:r w:rsidR="00F61FAF">
          <w:rPr>
            <w:rFonts w:ascii="Times New Roman" w:hAnsi="Times New Roman" w:cs="Times New Roman"/>
            <w:lang w:eastAsia="en-GB"/>
          </w:rPr>
          <w:lastRenderedPageBreak/>
          <w:t xml:space="preserve">allowed us to showcase the </w:t>
        </w:r>
      </w:ins>
      <w:r w:rsidR="003C65BD">
        <w:rPr>
          <w:rFonts w:ascii="Times New Roman" w:hAnsi="Times New Roman" w:cs="Times New Roman"/>
          <w:lang w:eastAsia="en-GB"/>
        </w:rPr>
        <w:t>phenomenon</w:t>
      </w:r>
      <w:r w:rsidR="00F21E7E">
        <w:rPr>
          <w:rFonts w:ascii="Times New Roman" w:hAnsi="Times New Roman" w:cs="Times New Roman"/>
          <w:lang w:eastAsia="en-GB"/>
        </w:rPr>
        <w:t xml:space="preserve"> </w:t>
      </w:r>
      <w:r w:rsidR="003C65BD">
        <w:rPr>
          <w:rFonts w:ascii="Times New Roman" w:hAnsi="Times New Roman" w:cs="Times New Roman"/>
          <w:lang w:eastAsia="en-GB"/>
        </w:rPr>
        <w:t xml:space="preserve">of </w:t>
      </w:r>
      <w:r w:rsidR="00D043AB">
        <w:rPr>
          <w:rFonts w:ascii="Times New Roman" w:hAnsi="Times New Roman" w:cs="Times New Roman"/>
          <w:lang w:eastAsia="en-GB"/>
        </w:rPr>
        <w:t xml:space="preserve">macrophyte </w:t>
      </w:r>
      <w:r w:rsidR="00147669">
        <w:rPr>
          <w:rFonts w:ascii="Times New Roman" w:hAnsi="Times New Roman" w:cs="Times New Roman"/>
          <w:lang w:eastAsia="en-GB"/>
        </w:rPr>
        <w:t xml:space="preserve">assembly in relation to </w:t>
      </w:r>
      <w:r w:rsidR="00F21E7E">
        <w:rPr>
          <w:rFonts w:ascii="Times New Roman" w:hAnsi="Times New Roman" w:cs="Times New Roman"/>
          <w:lang w:eastAsia="en-GB"/>
        </w:rPr>
        <w:t>re-oligotroph</w:t>
      </w:r>
      <w:r w:rsidR="003C65BD">
        <w:rPr>
          <w:rFonts w:ascii="Times New Roman" w:hAnsi="Times New Roman" w:cs="Times New Roman"/>
          <w:lang w:eastAsia="en-GB"/>
        </w:rPr>
        <w:t xml:space="preserve">y </w:t>
      </w:r>
      <w:del w:id="895" w:author="Larson, Danelle M" w:date="2026-02-02T09:55:00Z" w16du:dateUtc="2026-02-02T15:55:00Z">
        <w:r w:rsidR="003C65BD" w:rsidDel="00F61FAF">
          <w:rPr>
            <w:rFonts w:ascii="Times New Roman" w:hAnsi="Times New Roman" w:cs="Times New Roman"/>
            <w:lang w:eastAsia="en-GB"/>
          </w:rPr>
          <w:delText>was detected</w:delText>
        </w:r>
        <w:r w:rsidR="007E5308" w:rsidDel="00F61FAF">
          <w:rPr>
            <w:rFonts w:ascii="Times New Roman" w:hAnsi="Times New Roman" w:cs="Times New Roman"/>
            <w:lang w:eastAsia="en-GB"/>
          </w:rPr>
          <w:delText xml:space="preserve"> from many angles of analysis</w:delText>
        </w:r>
      </w:del>
      <w:ins w:id="896" w:author="Larson, Danelle M" w:date="2026-02-02T09:55:00Z" w16du:dateUtc="2026-02-02T15:55:00Z">
        <w:r w:rsidR="00F61FAF">
          <w:rPr>
            <w:rFonts w:ascii="Times New Roman" w:hAnsi="Times New Roman" w:cs="Times New Roman"/>
            <w:lang w:eastAsia="en-GB"/>
          </w:rPr>
          <w:t>from mul</w:t>
        </w:r>
      </w:ins>
      <w:ins w:id="897" w:author="Larson, Danelle M" w:date="2026-02-02T09:56:00Z" w16du:dateUtc="2026-02-02T15:56:00Z">
        <w:r w:rsidR="00F61FAF">
          <w:rPr>
            <w:rFonts w:ascii="Times New Roman" w:hAnsi="Times New Roman" w:cs="Times New Roman"/>
            <w:lang w:eastAsia="en-GB"/>
          </w:rPr>
          <w:t>tiple perspectives</w:t>
        </w:r>
      </w:ins>
      <w:r w:rsidR="003C65BD">
        <w:rPr>
          <w:rFonts w:ascii="Times New Roman" w:hAnsi="Times New Roman" w:cs="Times New Roman"/>
          <w:lang w:eastAsia="en-GB"/>
        </w:rPr>
        <w:t>.</w:t>
      </w:r>
    </w:p>
    <w:p w14:paraId="48F00D52" w14:textId="1D8044FA" w:rsidR="00052A5F" w:rsidRDefault="003335B9" w:rsidP="00F45763">
      <w:pPr>
        <w:autoSpaceDE w:val="0"/>
        <w:autoSpaceDN w:val="0"/>
        <w:adjustRightInd w:val="0"/>
        <w:spacing w:line="480" w:lineRule="auto"/>
        <w:ind w:firstLine="720"/>
        <w:rPr>
          <w:rFonts w:ascii="Times New Roman" w:hAnsi="Times New Roman" w:cs="Times New Roman"/>
          <w:lang w:eastAsia="en-GB"/>
        </w:rPr>
      </w:pPr>
      <w:ins w:id="898" w:author="Larson, Danelle M" w:date="2026-02-02T09:56:00Z" w16du:dateUtc="2026-02-02T15:56:00Z">
        <w:r>
          <w:rPr>
            <w:rFonts w:ascii="Times New Roman" w:hAnsi="Times New Roman" w:cs="Times New Roman"/>
            <w:lang w:eastAsia="en-GB"/>
          </w:rPr>
          <w:t xml:space="preserve">It is also important to acknowledge that </w:t>
        </w:r>
      </w:ins>
      <w:del w:id="899" w:author="Larson, Danelle M" w:date="2026-02-02T09:56:00Z" w16du:dateUtc="2026-02-02T15:56:00Z">
        <w:r w:rsidR="00692D3C" w:rsidDel="003335B9">
          <w:rPr>
            <w:rFonts w:ascii="Times New Roman" w:hAnsi="Times New Roman" w:cs="Times New Roman"/>
            <w:lang w:eastAsia="en-GB"/>
          </w:rPr>
          <w:delText>Next</w:delText>
        </w:r>
        <w:r w:rsidR="005E22A8" w:rsidDel="003335B9">
          <w:rPr>
            <w:rFonts w:ascii="Times New Roman" w:hAnsi="Times New Roman" w:cs="Times New Roman"/>
            <w:lang w:eastAsia="en-GB"/>
          </w:rPr>
          <w:delText xml:space="preserve">, </w:delText>
        </w:r>
      </w:del>
      <w:r w:rsidR="00D50F81">
        <w:rPr>
          <w:rFonts w:ascii="Times New Roman" w:hAnsi="Times New Roman" w:cs="Times New Roman"/>
          <w:lang w:eastAsia="en-GB"/>
        </w:rPr>
        <w:t xml:space="preserve">HMSC’s </w:t>
      </w:r>
      <w:r w:rsidR="00164E79">
        <w:rPr>
          <w:rFonts w:ascii="Times New Roman" w:hAnsi="Times New Roman" w:cs="Times New Roman"/>
          <w:lang w:eastAsia="en-GB"/>
        </w:rPr>
        <w:t>parameter</w:t>
      </w:r>
      <w:r w:rsidR="00EE1132">
        <w:rPr>
          <w:rFonts w:ascii="Times New Roman" w:hAnsi="Times New Roman" w:cs="Times New Roman"/>
          <w:lang w:eastAsia="en-GB"/>
        </w:rPr>
        <w:t xml:space="preserve"> </w:t>
      </w:r>
      <w:r w:rsidR="007910E5">
        <w:rPr>
          <w:rFonts w:ascii="Times New Roman" w:hAnsi="Times New Roman" w:cs="Times New Roman"/>
          <w:lang w:eastAsia="en-GB"/>
        </w:rPr>
        <w:t xml:space="preserve">estimates may </w:t>
      </w:r>
      <w:r w:rsidR="00012445">
        <w:rPr>
          <w:rFonts w:ascii="Times New Roman" w:hAnsi="Times New Roman" w:cs="Times New Roman"/>
          <w:lang w:eastAsia="en-GB"/>
        </w:rPr>
        <w:t xml:space="preserve">be biased </w:t>
      </w:r>
      <w:r w:rsidR="00FF3E78">
        <w:rPr>
          <w:rFonts w:ascii="Times New Roman" w:hAnsi="Times New Roman" w:cs="Times New Roman"/>
          <w:lang w:eastAsia="en-GB"/>
        </w:rPr>
        <w:t>whe</w:t>
      </w:r>
      <w:r w:rsidR="00E75475">
        <w:rPr>
          <w:rFonts w:ascii="Times New Roman" w:hAnsi="Times New Roman" w:cs="Times New Roman"/>
          <w:lang w:eastAsia="en-GB"/>
        </w:rPr>
        <w:t xml:space="preserve">n </w:t>
      </w:r>
      <w:r w:rsidR="00715C83">
        <w:rPr>
          <w:rFonts w:ascii="Times New Roman" w:hAnsi="Times New Roman" w:cs="Times New Roman"/>
          <w:lang w:eastAsia="en-GB"/>
        </w:rPr>
        <w:t xml:space="preserve">nontrivial proportions of </w:t>
      </w:r>
      <w:r w:rsidR="00144158">
        <w:rPr>
          <w:rFonts w:ascii="Times New Roman" w:hAnsi="Times New Roman" w:cs="Times New Roman"/>
          <w:lang w:eastAsia="en-GB"/>
        </w:rPr>
        <w:t xml:space="preserve">occupied </w:t>
      </w:r>
      <w:r w:rsidR="0061790B">
        <w:rPr>
          <w:rFonts w:ascii="Times New Roman" w:hAnsi="Times New Roman" w:cs="Times New Roman"/>
          <w:lang w:eastAsia="en-GB"/>
        </w:rPr>
        <w:t xml:space="preserve">plots </w:t>
      </w:r>
      <w:r w:rsidR="00D50F81">
        <w:rPr>
          <w:rFonts w:ascii="Times New Roman" w:hAnsi="Times New Roman" w:cs="Times New Roman"/>
          <w:lang w:eastAsia="en-GB"/>
        </w:rPr>
        <w:t>have</w:t>
      </w:r>
      <w:r w:rsidR="00334F75">
        <w:rPr>
          <w:rFonts w:ascii="Times New Roman" w:hAnsi="Times New Roman" w:cs="Times New Roman"/>
          <w:lang w:eastAsia="en-GB"/>
        </w:rPr>
        <w:t xml:space="preserve"> </w:t>
      </w:r>
      <w:r w:rsidR="006E0DBB">
        <w:rPr>
          <w:rFonts w:ascii="Times New Roman" w:hAnsi="Times New Roman" w:cs="Times New Roman"/>
          <w:lang w:eastAsia="en-GB"/>
        </w:rPr>
        <w:t xml:space="preserve">low </w:t>
      </w:r>
      <w:r w:rsidR="00D50F81">
        <w:rPr>
          <w:rFonts w:ascii="Times New Roman" w:hAnsi="Times New Roman" w:cs="Times New Roman"/>
          <w:lang w:eastAsia="en-GB"/>
        </w:rPr>
        <w:t>detection</w:t>
      </w:r>
      <w:r w:rsidR="00702EA4">
        <w:rPr>
          <w:rFonts w:ascii="Times New Roman" w:hAnsi="Times New Roman" w:cs="Times New Roman"/>
          <w:lang w:eastAsia="en-GB"/>
        </w:rPr>
        <w:t xml:space="preserve">, </w:t>
      </w:r>
      <w:r w:rsidR="005B3DFA">
        <w:rPr>
          <w:rFonts w:ascii="Times New Roman" w:hAnsi="Times New Roman" w:cs="Times New Roman"/>
          <w:lang w:eastAsia="en-GB"/>
        </w:rPr>
        <w:t xml:space="preserve">low </w:t>
      </w:r>
      <w:r w:rsidR="00D50F81">
        <w:rPr>
          <w:rFonts w:ascii="Times New Roman" w:hAnsi="Times New Roman" w:cs="Times New Roman"/>
          <w:lang w:eastAsia="en-GB"/>
        </w:rPr>
        <w:t xml:space="preserve">probability </w:t>
      </w:r>
      <w:r w:rsidR="005B3DFA">
        <w:rPr>
          <w:rFonts w:ascii="Times New Roman" w:hAnsi="Times New Roman" w:cs="Times New Roman"/>
          <w:lang w:eastAsia="en-GB"/>
        </w:rPr>
        <w:t xml:space="preserve">of </w:t>
      </w:r>
      <w:r w:rsidR="004E2EC0">
        <w:rPr>
          <w:rFonts w:ascii="Times New Roman" w:hAnsi="Times New Roman" w:cs="Times New Roman"/>
          <w:lang w:eastAsia="en-GB"/>
        </w:rPr>
        <w:t xml:space="preserve">local occupancy, </w:t>
      </w:r>
      <w:r w:rsidR="00986F91">
        <w:rPr>
          <w:rFonts w:ascii="Times New Roman" w:hAnsi="Times New Roman" w:cs="Times New Roman"/>
          <w:lang w:eastAsia="en-GB"/>
        </w:rPr>
        <w:t>or both</w:t>
      </w:r>
      <w:r w:rsidR="008358E4">
        <w:rPr>
          <w:rFonts w:ascii="Times New Roman" w:hAnsi="Times New Roman" w:cs="Times New Roman"/>
          <w:lang w:eastAsia="en-GB"/>
        </w:rPr>
        <w:t xml:space="preserve"> (Gray 2021)</w:t>
      </w:r>
      <w:r w:rsidR="00986F91">
        <w:rPr>
          <w:rFonts w:ascii="Times New Roman" w:hAnsi="Times New Roman" w:cs="Times New Roman"/>
          <w:lang w:eastAsia="en-GB"/>
        </w:rPr>
        <w:t xml:space="preserve">. </w:t>
      </w:r>
      <w:r w:rsidR="002D796D">
        <w:rPr>
          <w:rFonts w:ascii="Times New Roman" w:hAnsi="Times New Roman" w:cs="Times New Roman"/>
          <w:lang w:eastAsia="en-GB"/>
        </w:rPr>
        <w:t xml:space="preserve">In such conditions, the </w:t>
      </w:r>
      <w:r w:rsidR="004E2EC0">
        <w:rPr>
          <w:rFonts w:ascii="Times New Roman" w:hAnsi="Times New Roman" w:cs="Times New Roman"/>
          <w:lang w:eastAsia="en-GB"/>
        </w:rPr>
        <w:t xml:space="preserve">effects of covariates on </w:t>
      </w:r>
      <w:r w:rsidR="00B62974">
        <w:rPr>
          <w:rFonts w:ascii="Times New Roman" w:hAnsi="Times New Roman" w:cs="Times New Roman"/>
          <w:lang w:eastAsia="en-GB"/>
        </w:rPr>
        <w:t>occupancy</w:t>
      </w:r>
      <w:r w:rsidR="00DA001A">
        <w:rPr>
          <w:rFonts w:ascii="Times New Roman" w:hAnsi="Times New Roman" w:cs="Times New Roman"/>
          <w:lang w:eastAsia="en-GB"/>
        </w:rPr>
        <w:t xml:space="preserve"> may be confounded </w:t>
      </w:r>
      <w:del w:id="900" w:author="Larson, Danelle M" w:date="2026-02-02T09:56:00Z" w16du:dateUtc="2026-02-02T15:56:00Z">
        <w:r w:rsidR="00DA001A" w:rsidDel="003335B9">
          <w:rPr>
            <w:rFonts w:ascii="Times New Roman" w:hAnsi="Times New Roman" w:cs="Times New Roman"/>
            <w:lang w:eastAsia="en-GB"/>
          </w:rPr>
          <w:delText xml:space="preserve">with corresponding effects on </w:delText>
        </w:r>
        <w:r w:rsidR="002F0FFA" w:rsidDel="003335B9">
          <w:rPr>
            <w:rFonts w:ascii="Times New Roman" w:hAnsi="Times New Roman" w:cs="Times New Roman"/>
            <w:lang w:eastAsia="en-GB"/>
          </w:rPr>
          <w:delText>the</w:delText>
        </w:r>
      </w:del>
      <w:ins w:id="901" w:author="Larson, Danelle M" w:date="2026-02-02T09:56:00Z" w16du:dateUtc="2026-02-02T15:56:00Z">
        <w:r>
          <w:rPr>
            <w:rFonts w:ascii="Times New Roman" w:hAnsi="Times New Roman" w:cs="Times New Roman"/>
            <w:lang w:eastAsia="en-GB"/>
          </w:rPr>
          <w:t>by</w:t>
        </w:r>
      </w:ins>
      <w:r w:rsidR="002F0FFA">
        <w:rPr>
          <w:rFonts w:ascii="Times New Roman" w:hAnsi="Times New Roman" w:cs="Times New Roman"/>
          <w:lang w:eastAsia="en-GB"/>
        </w:rPr>
        <w:t xml:space="preserve"> probabilities of detection </w:t>
      </w:r>
      <w:r w:rsidR="00D02B08">
        <w:rPr>
          <w:rFonts w:ascii="Times New Roman" w:hAnsi="Times New Roman" w:cs="Times New Roman"/>
          <w:lang w:eastAsia="en-GB"/>
        </w:rPr>
        <w:t>and local occupancy</w:t>
      </w:r>
      <w:r w:rsidR="007562B2">
        <w:rPr>
          <w:rFonts w:ascii="Times New Roman" w:hAnsi="Times New Roman" w:cs="Times New Roman"/>
          <w:lang w:eastAsia="en-GB"/>
        </w:rPr>
        <w:t xml:space="preserve">. </w:t>
      </w:r>
      <w:r w:rsidR="006D2C64">
        <w:rPr>
          <w:rFonts w:ascii="Times New Roman" w:hAnsi="Times New Roman" w:cs="Times New Roman"/>
          <w:lang w:eastAsia="en-GB"/>
        </w:rPr>
        <w:t>A new framework for incorporating</w:t>
      </w:r>
      <w:r w:rsidR="00504CAD">
        <w:rPr>
          <w:rFonts w:ascii="Times New Roman" w:hAnsi="Times New Roman" w:cs="Times New Roman"/>
          <w:lang w:eastAsia="en-GB"/>
        </w:rPr>
        <w:t xml:space="preserve"> </w:t>
      </w:r>
      <w:r w:rsidR="004B1F95">
        <w:rPr>
          <w:rFonts w:ascii="Times New Roman" w:hAnsi="Times New Roman" w:cs="Times New Roman"/>
          <w:lang w:eastAsia="en-GB"/>
        </w:rPr>
        <w:t xml:space="preserve">imperfect </w:t>
      </w:r>
      <w:r w:rsidR="00504CAD">
        <w:rPr>
          <w:rFonts w:ascii="Times New Roman" w:hAnsi="Times New Roman" w:cs="Times New Roman"/>
          <w:lang w:eastAsia="en-GB"/>
        </w:rPr>
        <w:t xml:space="preserve">detection </w:t>
      </w:r>
      <w:r w:rsidR="006D2C64">
        <w:rPr>
          <w:rFonts w:ascii="Times New Roman" w:hAnsi="Times New Roman" w:cs="Times New Roman"/>
          <w:lang w:eastAsia="en-GB"/>
        </w:rPr>
        <w:t>into</w:t>
      </w:r>
      <w:r w:rsidR="006B15D5">
        <w:rPr>
          <w:rFonts w:ascii="Times New Roman" w:hAnsi="Times New Roman" w:cs="Times New Roman"/>
          <w:lang w:eastAsia="en-GB"/>
        </w:rPr>
        <w:t xml:space="preserve"> </w:t>
      </w:r>
      <w:r w:rsidR="00E509B8">
        <w:rPr>
          <w:rFonts w:ascii="Times New Roman" w:hAnsi="Times New Roman" w:cs="Times New Roman"/>
          <w:lang w:eastAsia="en-GB"/>
        </w:rPr>
        <w:t xml:space="preserve">joint species distribution models is </w:t>
      </w:r>
      <w:r w:rsidR="006D2C64">
        <w:rPr>
          <w:rFonts w:ascii="Times New Roman" w:hAnsi="Times New Roman" w:cs="Times New Roman"/>
          <w:lang w:eastAsia="en-GB"/>
        </w:rPr>
        <w:t>provided by</w:t>
      </w:r>
      <w:r w:rsidR="00A36BC2">
        <w:rPr>
          <w:rFonts w:ascii="Times New Roman" w:hAnsi="Times New Roman" w:cs="Times New Roman"/>
          <w:lang w:eastAsia="en-GB"/>
        </w:rPr>
        <w:t xml:space="preserve"> </w:t>
      </w:r>
      <w:r w:rsidR="00E509B8">
        <w:rPr>
          <w:rFonts w:ascii="Times New Roman" w:hAnsi="Times New Roman" w:cs="Times New Roman"/>
          <w:lang w:eastAsia="en-GB"/>
        </w:rPr>
        <w:fldChar w:fldCharType="begin"/>
      </w:r>
      <w:r w:rsidR="00A27BE5">
        <w:rPr>
          <w:rFonts w:ascii="Times New Roman" w:hAnsi="Times New Roman" w:cs="Times New Roman"/>
          <w:lang w:eastAsia="en-GB"/>
        </w:rPr>
        <w:instrText xml:space="preserve"> ADDIN ZOTERO_ITEM CSL_CITATION {"citationID":"3RPcnmv9","properties":{"formattedCitation":"(Doser et al., 2023)","plainCitation":"(Doser et al., 2023)","noteIndex":0},"citationItems":[{"id":4637,"uris":["http://zotero.org/users/13640977/items/29NDQN2P"],"itemData":{"id":4637,"type":"article-journal","abstract":"Determining the spatial distributions of species and communities is a key task in ecology and conservation efforts. Joint species distribution models are a fundamental tool in community ecology that use multi-species detection–nondetection data to estimate species distributions and biodiversity metrics. The analysis of such data is complicated by residual correlations between species, imperfect detection, and spatial autocorrelation. While many methods exist to accommodate each of these complexities, there are few examples in the literature that address and explore all three complexities simultaneously. Here we developed a spatial factor multi-species occupancy model to explicitly account for species correlations, imperfect detection, and spatial autocorrelation. The proposed model uses a spatial factor dimension reduction approach and Nearest Neighbor Gaussian Processes to ensure computational efficiency for data sets with both a large number of species (e.g., &gt;100) and spatial locations (e.g., 100,000). We compared the proposed model performance to five alternative models, each addressing a subset of the three complexities. We implemented the proposed and alternative models in the spOccupancy software, designed to facilitate application via an accessible, well documented, and open-source R package. Using simulations, we found that ignoring the three complexities when present leads to inferior model predictive performance, and the impacts of failing to account for one or more complexities will depend on the objectives of a given study. Using a case study on 98 bird species across the continental US, the spatial factor multi-species occupancy model had the highest predictive performance among the alternative models. Our proposed framework, together with its implementation in spOccupancy, serves as a user-friendly tool to understand spatial variation in species distributions and biodiversity while addressing common complexities in multi-species detection–nondetection data.","container-title":"Ecology","DOI":"10.1002/ecy.4137","ISSN":"0012-9658, 1939-9170","issue":"9","journalAbbreviation":"Ecology","language":"en","page":"e4137","source":"DOI.org (Crossref)","title":"Joint species distribution mode</w:instrText>
      </w:r>
      <w:r w:rsidR="00A27BE5">
        <w:rPr>
          <w:rFonts w:ascii="Times New Roman" w:hAnsi="Times New Roman" w:cs="Times New Roman" w:hint="eastAsia"/>
          <w:lang w:eastAsia="en-GB"/>
        </w:rPr>
        <w:instrText>ls with imperfect detection for high</w:instrText>
      </w:r>
      <w:r w:rsidR="00A27BE5">
        <w:rPr>
          <w:rFonts w:ascii="Times New Roman" w:hAnsi="Times New Roman" w:cs="Times New Roman" w:hint="eastAsia"/>
          <w:lang w:eastAsia="en-GB"/>
        </w:rPr>
        <w:instrText>‐</w:instrText>
      </w:r>
      <w:r w:rsidR="00A27BE5">
        <w:rPr>
          <w:rFonts w:ascii="Times New Roman" w:hAnsi="Times New Roman" w:cs="Times New Roman" w:hint="eastAsia"/>
          <w:lang w:eastAsia="en-GB"/>
        </w:rPr>
        <w:instrText>dimensional spatial data","volume":"104","author":[{"family":"Doser","given":"Jeffrey W."},{"family":"Finley","given":"Andrew O."},{"family":"Banerjee","given":"Sudipto"}],"issued":{"date-parts":[["2023",9]]},"citation</w:instrText>
      </w:r>
      <w:r w:rsidR="00A27BE5">
        <w:rPr>
          <w:rFonts w:ascii="Times New Roman" w:hAnsi="Times New Roman" w:cs="Times New Roman"/>
          <w:lang w:eastAsia="en-GB"/>
        </w:rPr>
        <w:instrText xml:space="preserve">-key":"doserJointSpeciesDistribution2023"}}],"schema":"https://github.com/citation-style-language/schema/raw/master/csl-citation.json"} </w:instrText>
      </w:r>
      <w:r w:rsidR="00E509B8">
        <w:rPr>
          <w:rFonts w:ascii="Times New Roman" w:hAnsi="Times New Roman" w:cs="Times New Roman"/>
          <w:lang w:eastAsia="en-GB"/>
        </w:rPr>
        <w:fldChar w:fldCharType="separate"/>
      </w:r>
      <w:del w:id="902" w:author="Larson, Danelle M" w:date="2026-02-03T11:59:00Z" w16du:dateUtc="2026-02-03T17:59:00Z">
        <w:r w:rsidR="000739B5" w:rsidRPr="000739B5" w:rsidDel="00D73D1E">
          <w:rPr>
            <w:rFonts w:ascii="Times New Roman" w:hAnsi="Times New Roman" w:cs="Times New Roman"/>
          </w:rPr>
          <w:delText>(</w:delText>
        </w:r>
      </w:del>
      <w:r w:rsidR="000739B5" w:rsidRPr="000739B5">
        <w:rPr>
          <w:rFonts w:ascii="Times New Roman" w:hAnsi="Times New Roman" w:cs="Times New Roman"/>
        </w:rPr>
        <w:t>Doser et al.</w:t>
      </w:r>
      <w:del w:id="903" w:author="Larson, Danelle M" w:date="2026-02-02T13:08:00Z" w16du:dateUtc="2026-02-02T19:08:00Z">
        <w:r w:rsidR="000739B5" w:rsidRPr="000739B5" w:rsidDel="00E54934">
          <w:rPr>
            <w:rFonts w:ascii="Times New Roman" w:hAnsi="Times New Roman" w:cs="Times New Roman"/>
          </w:rPr>
          <w:delText>,</w:delText>
        </w:r>
      </w:del>
      <w:r w:rsidR="000739B5" w:rsidRPr="000739B5">
        <w:rPr>
          <w:rFonts w:ascii="Times New Roman" w:hAnsi="Times New Roman" w:cs="Times New Roman"/>
        </w:rPr>
        <w:t xml:space="preserve"> </w:t>
      </w:r>
      <w:ins w:id="904" w:author="Larson, Danelle M" w:date="2026-02-03T11:59:00Z" w16du:dateUtc="2026-02-03T17:59:00Z">
        <w:r w:rsidR="00D73D1E">
          <w:rPr>
            <w:rFonts w:ascii="Times New Roman" w:hAnsi="Times New Roman" w:cs="Times New Roman"/>
          </w:rPr>
          <w:t>(</w:t>
        </w:r>
      </w:ins>
      <w:r w:rsidR="000739B5" w:rsidRPr="000739B5">
        <w:rPr>
          <w:rFonts w:ascii="Times New Roman" w:hAnsi="Times New Roman" w:cs="Times New Roman"/>
        </w:rPr>
        <w:t>2023)</w:t>
      </w:r>
      <w:r w:rsidR="00E509B8">
        <w:rPr>
          <w:rFonts w:ascii="Times New Roman" w:hAnsi="Times New Roman" w:cs="Times New Roman"/>
          <w:lang w:eastAsia="en-GB"/>
        </w:rPr>
        <w:fldChar w:fldCharType="end"/>
      </w:r>
      <w:r w:rsidR="00692D3C">
        <w:rPr>
          <w:rFonts w:ascii="Times New Roman" w:hAnsi="Times New Roman" w:cs="Times New Roman"/>
          <w:lang w:eastAsia="en-GB"/>
        </w:rPr>
        <w:t xml:space="preserve">, but </w:t>
      </w:r>
      <w:r w:rsidR="005B22CE">
        <w:rPr>
          <w:rFonts w:ascii="Times New Roman" w:hAnsi="Times New Roman" w:cs="Times New Roman"/>
          <w:lang w:eastAsia="en-GB"/>
        </w:rPr>
        <w:t xml:space="preserve">our </w:t>
      </w:r>
      <w:r w:rsidR="00914D28">
        <w:rPr>
          <w:rFonts w:ascii="Times New Roman" w:hAnsi="Times New Roman" w:cs="Times New Roman"/>
          <w:lang w:eastAsia="en-GB"/>
        </w:rPr>
        <w:t xml:space="preserve">current </w:t>
      </w:r>
      <w:r w:rsidR="005B22CE">
        <w:rPr>
          <w:rFonts w:ascii="Times New Roman" w:hAnsi="Times New Roman" w:cs="Times New Roman"/>
          <w:lang w:eastAsia="en-GB"/>
        </w:rPr>
        <w:t xml:space="preserve">study design did not allow for </w:t>
      </w:r>
      <w:del w:id="905" w:author="Larson, Danelle M" w:date="2026-01-30T11:43:00Z" w16du:dateUtc="2026-01-30T17:43:00Z">
        <w:r w:rsidR="005B22CE" w:rsidDel="002458EB">
          <w:rPr>
            <w:rFonts w:ascii="Times New Roman" w:hAnsi="Times New Roman" w:cs="Times New Roman"/>
            <w:lang w:eastAsia="en-GB"/>
          </w:rPr>
          <w:delText xml:space="preserve">good </w:delText>
        </w:r>
      </w:del>
      <w:ins w:id="906" w:author="Larson, Danelle M" w:date="2026-01-30T11:43:00Z" w16du:dateUtc="2026-01-30T17:43:00Z">
        <w:r w:rsidR="002458EB">
          <w:rPr>
            <w:rFonts w:ascii="Times New Roman" w:hAnsi="Times New Roman" w:cs="Times New Roman"/>
            <w:lang w:eastAsia="en-GB"/>
          </w:rPr>
          <w:t xml:space="preserve">accurate </w:t>
        </w:r>
      </w:ins>
      <w:r w:rsidR="005B22CE">
        <w:rPr>
          <w:rFonts w:ascii="Times New Roman" w:hAnsi="Times New Roman" w:cs="Times New Roman"/>
          <w:lang w:eastAsia="en-GB"/>
        </w:rPr>
        <w:t>detection estimates</w:t>
      </w:r>
      <w:r w:rsidR="00C65596">
        <w:rPr>
          <w:rFonts w:ascii="Times New Roman" w:hAnsi="Times New Roman" w:cs="Times New Roman"/>
          <w:lang w:eastAsia="en-GB"/>
        </w:rPr>
        <w:t>.</w:t>
      </w:r>
      <w:r w:rsidR="00914D28">
        <w:rPr>
          <w:rFonts w:ascii="Times New Roman" w:hAnsi="Times New Roman" w:cs="Times New Roman"/>
          <w:lang w:eastAsia="en-GB"/>
        </w:rPr>
        <w:t xml:space="preserve"> Our field sampling has moderately </w:t>
      </w:r>
      <w:del w:id="907" w:author="Larson, Danelle M" w:date="2026-01-30T11:43:00Z" w16du:dateUtc="2026-01-30T17:43:00Z">
        <w:r w:rsidR="00914D28" w:rsidDel="002458EB">
          <w:rPr>
            <w:rFonts w:ascii="Times New Roman" w:hAnsi="Times New Roman" w:cs="Times New Roman"/>
            <w:lang w:eastAsia="en-GB"/>
          </w:rPr>
          <w:delText xml:space="preserve">good </w:delText>
        </w:r>
      </w:del>
      <w:ins w:id="908" w:author="Larson, Danelle M" w:date="2026-01-30T11:43:00Z" w16du:dateUtc="2026-01-30T17:43:00Z">
        <w:r w:rsidR="002458EB">
          <w:rPr>
            <w:rFonts w:ascii="Times New Roman" w:hAnsi="Times New Roman" w:cs="Times New Roman"/>
            <w:lang w:eastAsia="en-GB"/>
          </w:rPr>
          <w:t xml:space="preserve">high </w:t>
        </w:r>
      </w:ins>
      <w:r w:rsidR="00914D28">
        <w:rPr>
          <w:rFonts w:ascii="Times New Roman" w:hAnsi="Times New Roman" w:cs="Times New Roman"/>
          <w:lang w:eastAsia="en-GB"/>
        </w:rPr>
        <w:t>detection probabilities</w:t>
      </w:r>
      <w:ins w:id="909" w:author="Larson, Danelle M" w:date="2026-01-30T11:43:00Z" w16du:dateUtc="2026-01-30T17:43:00Z">
        <w:r w:rsidR="002458EB">
          <w:rPr>
            <w:rFonts w:ascii="Times New Roman" w:hAnsi="Times New Roman" w:cs="Times New Roman"/>
            <w:lang w:eastAsia="en-GB"/>
          </w:rPr>
          <w:t xml:space="preserve"> for common species</w:t>
        </w:r>
      </w:ins>
      <w:r w:rsidR="00914D28">
        <w:rPr>
          <w:rFonts w:ascii="Times New Roman" w:hAnsi="Times New Roman" w:cs="Times New Roman"/>
          <w:lang w:eastAsia="en-GB"/>
        </w:rPr>
        <w:t xml:space="preserve"> </w:t>
      </w:r>
      <w:r w:rsidR="00914D28">
        <w:rPr>
          <w:rFonts w:ascii="Times New Roman" w:eastAsia="Calibri" w:hAnsi="Times New Roman" w:cs="Times New Roman"/>
        </w:rPr>
        <w:fldChar w:fldCharType="begin"/>
      </w:r>
      <w:r w:rsidR="00A27BE5">
        <w:rPr>
          <w:rFonts w:ascii="Times New Roman" w:eastAsia="Calibri" w:hAnsi="Times New Roman" w:cs="Times New Roman"/>
        </w:rPr>
        <w:instrText xml:space="preserve"> ADDIN ZOTERO_ITEM CSL_CITATION {"citationID":"adcnEmLE","properties":{"formattedCitation":"(Gray, 2021; Gray et al., 2013)","plainCitation":"(Gray, 2021; Gray et al., 2013)","noteIndex":0},"citationItems":[{"id":4633,"uris":["http://zotero.org/users/13640977/items/E75WKCLN"],"itemData":{"id":4633,"type":"article-journal","abstract":"Levels of submersed aquatic vegetation (SAV) are commonly assessed using a modified garden rake. However, the utility of the rake sampling method relative to methods that are typically viewed as more definitive (and expensive) such as snorkeling and coring remains a matter of debate. This study explores whether probabilities of species detections for four SAV species varied among sampling units in a rake-biomass study and, if so, whether such variation reflected variation in species abundance. Variation in detection probabilities, when unaddressed, may yield biased estimators of percent frequency of occurrence (“occupancy”) and of occurrence-habitat asso­ ciations. Biomass-driven variation in detection probabilities is important because such variation may not be explainable using covariates typically measured when sampling using the rake method. This study found sub­ stantial among-unit variation in detection probabilities, with majorities of that variation on the logit or modeling scale being associated with biomass but not with the non-biomass covariates substrate type, water depth and day of study. The study closes by exploring sampling protocols and modeling methods that may yield improved SAV occupancy estimates.","container-title":"Aquatic Botany","DOI":"10.1016/j.aquabot.2021.103375","ISSN":"03043770","journalAbbreviation":"Aquatic Botany","language":"en","page":"103375","source":"DOI.org (Crossref)","title":"Probabilities of detecting submersed aquatic vegetation species using a rake method may vary with biomass","volume":"171","author":[{"family":"Gray","given":"Brian R."}],"issued":{"date-parts":[["2021",4]]},"citation-key":"grayProbabilitiesDetectingSubmersed2021"}},{"id":4200,"uris":["http://zotero.org/users/13640977/items/UQQWULLY"],"itemData":{"id":4200,"type":"article-journal","abstract":"Site occupancy models are commonly used by ecologists to estimate the probabilities of species site occupancy and of species detection. This study addresses the influence on site occupancy and detection estimates of variation in species availability among surveys within sites. Such variation in availability may result from temporary emigration, nonavailability of the species for detection, and sampling sites spatially when species presence is not uniform within sites. We demonstrate, using Monte Carlo simulations and aquatic vegetation data, that variation in availability and heterogeneity in the probability of availability may yield biases in the expected values of the site occupancy and detection estimates that have traditionally been associated with low-detection probabilities and heterogeneity in those probabilities. These findings confirm that the effects of availability may be important for ecologists and managers, and that where such effects are expected, modification of sampling designs and/or analytical methods should be considered. Failure to limit the effects of availability may preclude reliable estimation of the probability of site occupancy.","container-title":"Natural Resource Modeling","issue":"4","page":"526-545","title":"Influences of availability on parameter estimates from site occupancy models with application to submersed aquatic vegetation","volume":"26","author":[{"family":"Gray","given":"Brian R"},{"family":"Holland","given":"Mark D"},{"family":"Yi","given":"Feng"},{"family":"Ann","given":"Leigh"},{"family":"Starcevich","given":"Harrod"}],"issued":{"date-parts":[["2013"]]},"citation-key":"grayInfluencesAvailabilityParameter2013"}}],"schema":"https://github.com/citation-style-language/schema/raw/master/csl-citation.json"} </w:instrText>
      </w:r>
      <w:r w:rsidR="00914D28">
        <w:rPr>
          <w:rFonts w:ascii="Times New Roman" w:eastAsia="Calibri" w:hAnsi="Times New Roman" w:cs="Times New Roman"/>
        </w:rPr>
        <w:fldChar w:fldCharType="separate"/>
      </w:r>
      <w:r w:rsidR="000739B5" w:rsidRPr="000739B5">
        <w:rPr>
          <w:rFonts w:ascii="Times New Roman" w:hAnsi="Times New Roman" w:cs="Times New Roman"/>
        </w:rPr>
        <w:t>(Gray</w:t>
      </w:r>
      <w:del w:id="910" w:author="Larson, Danelle M" w:date="2026-02-02T13:09:00Z" w16du:dateUtc="2026-02-02T19:09:00Z">
        <w:r w:rsidR="000739B5" w:rsidRPr="000739B5" w:rsidDel="00E54934">
          <w:rPr>
            <w:rFonts w:ascii="Times New Roman" w:hAnsi="Times New Roman" w:cs="Times New Roman"/>
          </w:rPr>
          <w:delText>,</w:delText>
        </w:r>
      </w:del>
      <w:r w:rsidR="000739B5" w:rsidRPr="000739B5">
        <w:rPr>
          <w:rFonts w:ascii="Times New Roman" w:hAnsi="Times New Roman" w:cs="Times New Roman"/>
        </w:rPr>
        <w:t xml:space="preserve"> 2021; Gray et al.</w:t>
      </w:r>
      <w:del w:id="911" w:author="Larson, Danelle M" w:date="2026-02-02T13:09:00Z" w16du:dateUtc="2026-02-02T19:09:00Z">
        <w:r w:rsidR="000739B5" w:rsidRPr="000739B5" w:rsidDel="00E54934">
          <w:rPr>
            <w:rFonts w:ascii="Times New Roman" w:hAnsi="Times New Roman" w:cs="Times New Roman"/>
          </w:rPr>
          <w:delText>,</w:delText>
        </w:r>
      </w:del>
      <w:r w:rsidR="000739B5" w:rsidRPr="000739B5">
        <w:rPr>
          <w:rFonts w:ascii="Times New Roman" w:hAnsi="Times New Roman" w:cs="Times New Roman"/>
        </w:rPr>
        <w:t xml:space="preserve"> 2013)</w:t>
      </w:r>
      <w:r w:rsidR="00914D28">
        <w:rPr>
          <w:rFonts w:ascii="Times New Roman" w:eastAsia="Calibri" w:hAnsi="Times New Roman" w:cs="Times New Roman"/>
        </w:rPr>
        <w:fldChar w:fldCharType="end"/>
      </w:r>
      <w:r w:rsidR="006B60B0">
        <w:rPr>
          <w:rFonts w:ascii="Times New Roman" w:eastAsia="Calibri" w:hAnsi="Times New Roman" w:cs="Times New Roman"/>
        </w:rPr>
        <w:t>;</w:t>
      </w:r>
      <w:r w:rsidR="00914D28">
        <w:rPr>
          <w:rFonts w:ascii="Times New Roman" w:eastAsia="Calibri" w:hAnsi="Times New Roman" w:cs="Times New Roman"/>
        </w:rPr>
        <w:t xml:space="preserve"> therefore</w:t>
      </w:r>
      <w:r w:rsidR="003F79FB">
        <w:rPr>
          <w:rFonts w:ascii="Times New Roman" w:eastAsia="Calibri" w:hAnsi="Times New Roman" w:cs="Times New Roman"/>
        </w:rPr>
        <w:t>,</w:t>
      </w:r>
      <w:r w:rsidR="00914D28">
        <w:rPr>
          <w:rFonts w:ascii="Times New Roman" w:eastAsia="Calibri" w:hAnsi="Times New Roman" w:cs="Times New Roman"/>
        </w:rPr>
        <w:t xml:space="preserve"> the main results and conclusions </w:t>
      </w:r>
      <w:r w:rsidR="00BE2899">
        <w:rPr>
          <w:rFonts w:ascii="Times New Roman" w:eastAsia="Calibri" w:hAnsi="Times New Roman" w:cs="Times New Roman"/>
        </w:rPr>
        <w:t xml:space="preserve">in this study </w:t>
      </w:r>
      <w:r w:rsidR="00914D28">
        <w:rPr>
          <w:rFonts w:ascii="Times New Roman" w:eastAsia="Calibri" w:hAnsi="Times New Roman" w:cs="Times New Roman"/>
        </w:rPr>
        <w:t xml:space="preserve">are not likely </w:t>
      </w:r>
      <w:ins w:id="912" w:author="Larson, Danelle M" w:date="2026-01-30T11:44:00Z" w16du:dateUtc="2026-01-30T17:44:00Z">
        <w:r w:rsidR="00AD128D">
          <w:rPr>
            <w:rFonts w:ascii="Times New Roman" w:eastAsia="Calibri" w:hAnsi="Times New Roman" w:cs="Times New Roman"/>
          </w:rPr>
          <w:t xml:space="preserve">qualitatively </w:t>
        </w:r>
      </w:ins>
      <w:r w:rsidR="00914D28">
        <w:rPr>
          <w:rFonts w:ascii="Times New Roman" w:eastAsia="Calibri" w:hAnsi="Times New Roman" w:cs="Times New Roman"/>
        </w:rPr>
        <w:t xml:space="preserve">affected by </w:t>
      </w:r>
      <w:r w:rsidR="003A429E">
        <w:rPr>
          <w:rFonts w:ascii="Times New Roman" w:eastAsia="Calibri" w:hAnsi="Times New Roman" w:cs="Times New Roman"/>
        </w:rPr>
        <w:t>detection</w:t>
      </w:r>
      <w:ins w:id="913" w:author="jeff houser" w:date="2026-01-26T15:42:00Z" w16du:dateUtc="2026-01-26T21:42:00Z">
        <w:r w:rsidR="00B96CAD">
          <w:rPr>
            <w:rFonts w:ascii="Times New Roman" w:eastAsia="Calibri" w:hAnsi="Times New Roman" w:cs="Times New Roman"/>
          </w:rPr>
          <w:t xml:space="preserve"> probability</w:t>
        </w:r>
      </w:ins>
      <w:r w:rsidR="003A429E">
        <w:rPr>
          <w:rFonts w:ascii="Times New Roman" w:eastAsia="Calibri" w:hAnsi="Times New Roman" w:cs="Times New Roman"/>
        </w:rPr>
        <w:t>.</w:t>
      </w:r>
    </w:p>
    <w:p w14:paraId="2E7DDA49" w14:textId="2B8494A5" w:rsidR="00E00F55" w:rsidRDefault="00FB7BFE" w:rsidP="00A57512">
      <w:pPr>
        <w:spacing w:line="480" w:lineRule="auto"/>
        <w:rPr>
          <w:ins w:id="914" w:author="Larson, Danelle M" w:date="2026-02-03T12:01:00Z" w16du:dateUtc="2026-02-03T18:01:00Z"/>
          <w:rFonts w:ascii="Times New Roman" w:hAnsi="Times New Roman" w:cs="Times New Roman"/>
        </w:rPr>
      </w:pPr>
      <w:r w:rsidRPr="00007A62">
        <w:rPr>
          <w:rFonts w:ascii="Times New Roman" w:hAnsi="Times New Roman" w:cs="Times New Roman"/>
        </w:rPr>
        <w:tab/>
      </w:r>
      <w:commentRangeStart w:id="915"/>
      <w:commentRangeStart w:id="916"/>
      <w:del w:id="917" w:author="Larson, Danelle M" w:date="2026-02-02T09:56:00Z" w16du:dateUtc="2026-02-02T15:56:00Z">
        <w:r w:rsidRPr="00007A62" w:rsidDel="003335B9">
          <w:rPr>
            <w:rFonts w:ascii="Times New Roman" w:hAnsi="Times New Roman" w:cs="Times New Roman"/>
          </w:rPr>
          <w:delText xml:space="preserve">We </w:delText>
        </w:r>
      </w:del>
      <w:del w:id="918" w:author="Larson, Danelle M" w:date="2026-01-30T11:44:00Z" w16du:dateUtc="2026-01-30T17:44:00Z">
        <w:r w:rsidR="008766D3" w:rsidDel="00842E0C">
          <w:rPr>
            <w:rFonts w:ascii="Times New Roman" w:hAnsi="Times New Roman" w:cs="Times New Roman"/>
          </w:rPr>
          <w:delText>question</w:delText>
        </w:r>
        <w:r w:rsidR="00ED56EA" w:rsidDel="00842E0C">
          <w:rPr>
            <w:rFonts w:ascii="Times New Roman" w:hAnsi="Times New Roman" w:cs="Times New Roman"/>
          </w:rPr>
          <w:delText xml:space="preserve"> whether</w:delText>
        </w:r>
      </w:del>
      <w:ins w:id="919" w:author="Larson, Danelle M" w:date="2026-02-02T09:56:00Z" w16du:dateUtc="2026-02-02T15:56:00Z">
        <w:r w:rsidR="003335B9">
          <w:rPr>
            <w:rFonts w:ascii="Times New Roman" w:hAnsi="Times New Roman" w:cs="Times New Roman"/>
          </w:rPr>
          <w:t>Possi</w:t>
        </w:r>
      </w:ins>
      <w:ins w:id="920" w:author="Larson, Danelle M" w:date="2026-02-02T09:57:00Z" w16du:dateUtc="2026-02-02T15:57:00Z">
        <w:r w:rsidR="003335B9">
          <w:rPr>
            <w:rFonts w:ascii="Times New Roman" w:hAnsi="Times New Roman" w:cs="Times New Roman"/>
          </w:rPr>
          <w:t>bly,</w:t>
        </w:r>
      </w:ins>
      <w:r w:rsidRPr="00007A62">
        <w:rPr>
          <w:rFonts w:ascii="Times New Roman" w:hAnsi="Times New Roman" w:cs="Times New Roman"/>
        </w:rPr>
        <w:t xml:space="preserve"> f</w:t>
      </w:r>
      <w:r w:rsidR="00603AC4" w:rsidRPr="00007A62">
        <w:rPr>
          <w:rFonts w:ascii="Times New Roman" w:hAnsi="Times New Roman" w:cs="Times New Roman"/>
        </w:rPr>
        <w:t xml:space="preserve">uture </w:t>
      </w:r>
      <w:ins w:id="921" w:author="Larson, Danelle M" w:date="2026-01-30T11:44:00Z" w16du:dateUtc="2026-01-30T17:44:00Z">
        <w:r w:rsidR="00842E0C">
          <w:rPr>
            <w:rFonts w:ascii="Times New Roman" w:hAnsi="Times New Roman" w:cs="Times New Roman"/>
          </w:rPr>
          <w:t xml:space="preserve">HMSC </w:t>
        </w:r>
      </w:ins>
      <w:r w:rsidR="00603AC4" w:rsidRPr="00007A62">
        <w:rPr>
          <w:rFonts w:ascii="Times New Roman" w:hAnsi="Times New Roman" w:cs="Times New Roman"/>
        </w:rPr>
        <w:t xml:space="preserve">models </w:t>
      </w:r>
      <w:del w:id="922" w:author="Larson, Danelle M" w:date="2026-01-30T11:44:00Z" w16du:dateUtc="2026-01-30T17:44:00Z">
        <w:r w:rsidR="00603AC4" w:rsidRPr="00007A62" w:rsidDel="00842E0C">
          <w:rPr>
            <w:rFonts w:ascii="Times New Roman" w:hAnsi="Times New Roman" w:cs="Times New Roman"/>
          </w:rPr>
          <w:delText xml:space="preserve">with </w:delText>
        </w:r>
      </w:del>
      <w:ins w:id="923" w:author="Larson, Danelle M" w:date="2026-01-30T11:44:00Z" w16du:dateUtc="2026-01-30T17:44:00Z">
        <w:r w:rsidR="00842E0C">
          <w:rPr>
            <w:rFonts w:ascii="Times New Roman" w:hAnsi="Times New Roman" w:cs="Times New Roman"/>
          </w:rPr>
          <w:t>that can use</w:t>
        </w:r>
        <w:r w:rsidR="00842E0C" w:rsidRPr="00007A62">
          <w:rPr>
            <w:rFonts w:ascii="Times New Roman" w:hAnsi="Times New Roman" w:cs="Times New Roman"/>
          </w:rPr>
          <w:t xml:space="preserve"> </w:t>
        </w:r>
      </w:ins>
      <w:r w:rsidR="00603AC4" w:rsidRPr="00007A62">
        <w:rPr>
          <w:rFonts w:ascii="Times New Roman" w:hAnsi="Times New Roman" w:cs="Times New Roman"/>
        </w:rPr>
        <w:t xml:space="preserve">plant species abundances (instead of </w:t>
      </w:r>
      <w:r w:rsidR="000B29D9" w:rsidRPr="00007A62">
        <w:rPr>
          <w:rFonts w:ascii="Times New Roman" w:hAnsi="Times New Roman" w:cs="Times New Roman"/>
        </w:rPr>
        <w:t>simpl</w:t>
      </w:r>
      <w:r w:rsidR="000B29D9">
        <w:rPr>
          <w:rFonts w:ascii="Times New Roman" w:hAnsi="Times New Roman" w:cs="Times New Roman"/>
        </w:rPr>
        <w:t xml:space="preserve">y </w:t>
      </w:r>
      <w:r w:rsidR="00B0654E">
        <w:rPr>
          <w:rFonts w:ascii="Times New Roman" w:hAnsi="Times New Roman" w:cs="Times New Roman"/>
        </w:rPr>
        <w:t>detection/non-detection</w:t>
      </w:r>
      <w:r w:rsidR="00603AC4" w:rsidRPr="00007A62">
        <w:rPr>
          <w:rFonts w:ascii="Times New Roman" w:hAnsi="Times New Roman" w:cs="Times New Roman"/>
        </w:rPr>
        <w:t xml:space="preserve">) would </w:t>
      </w:r>
      <w:del w:id="924" w:author="Larson, Danelle M" w:date="2026-02-02T09:57:00Z" w16du:dateUtc="2026-02-02T15:57:00Z">
        <w:r w:rsidR="00603AC4" w:rsidRPr="00007A62" w:rsidDel="003335B9">
          <w:rPr>
            <w:rFonts w:ascii="Times New Roman" w:hAnsi="Times New Roman" w:cs="Times New Roman"/>
          </w:rPr>
          <w:delText>improve</w:delText>
        </w:r>
        <w:r w:rsidR="005B3481" w:rsidRPr="00007A62" w:rsidDel="003335B9">
          <w:rPr>
            <w:rFonts w:ascii="Times New Roman" w:hAnsi="Times New Roman" w:cs="Times New Roman"/>
          </w:rPr>
          <w:delText xml:space="preserve"> the fit of</w:delText>
        </w:r>
      </w:del>
      <w:ins w:id="925" w:author="Larson, Danelle M" w:date="2026-02-02T09:57:00Z" w16du:dateUtc="2026-02-02T15:57:00Z">
        <w:r w:rsidR="003335B9">
          <w:rPr>
            <w:rFonts w:ascii="Times New Roman" w:hAnsi="Times New Roman" w:cs="Times New Roman"/>
          </w:rPr>
          <w:t>further clarify</w:t>
        </w:r>
        <w:r w:rsidR="008D5317">
          <w:rPr>
            <w:rFonts w:ascii="Times New Roman" w:hAnsi="Times New Roman" w:cs="Times New Roman"/>
          </w:rPr>
          <w:t xml:space="preserve"> species-</w:t>
        </w:r>
      </w:ins>
      <w:del w:id="926" w:author="Larson, Danelle M" w:date="2026-02-02T09:57:00Z" w16du:dateUtc="2026-02-02T15:57:00Z">
        <w:r w:rsidR="00603AC4" w:rsidRPr="00007A62" w:rsidDel="008D5317">
          <w:rPr>
            <w:rFonts w:ascii="Times New Roman" w:hAnsi="Times New Roman" w:cs="Times New Roman"/>
          </w:rPr>
          <w:delText xml:space="preserve"> </w:delText>
        </w:r>
      </w:del>
      <w:r w:rsidR="00603AC4" w:rsidRPr="00007A62">
        <w:rPr>
          <w:rFonts w:ascii="Times New Roman" w:hAnsi="Times New Roman" w:cs="Times New Roman"/>
        </w:rPr>
        <w:t xml:space="preserve">environmental relationships. </w:t>
      </w:r>
      <w:commentRangeEnd w:id="915"/>
      <w:r w:rsidR="0028388F">
        <w:rPr>
          <w:rStyle w:val="CommentReference"/>
          <w:rFonts w:ascii="Times New Roman" w:eastAsia="Times New Roman" w:hAnsi="Times New Roman" w:cs="Times New Roman"/>
        </w:rPr>
        <w:commentReference w:id="915"/>
      </w:r>
      <w:commentRangeEnd w:id="916"/>
      <w:r w:rsidR="00842E0C">
        <w:rPr>
          <w:rStyle w:val="CommentReference"/>
          <w:rFonts w:ascii="Times New Roman" w:eastAsia="Times New Roman" w:hAnsi="Times New Roman" w:cs="Times New Roman"/>
        </w:rPr>
        <w:commentReference w:id="916"/>
      </w:r>
      <w:r w:rsidR="00E0426C" w:rsidRPr="00007A62">
        <w:rPr>
          <w:rFonts w:ascii="Times New Roman" w:hAnsi="Times New Roman" w:cs="Times New Roman"/>
        </w:rPr>
        <w:t xml:space="preserve">We did not model </w:t>
      </w:r>
      <w:r w:rsidR="005B3481" w:rsidRPr="00007A62">
        <w:rPr>
          <w:rFonts w:ascii="Times New Roman" w:hAnsi="Times New Roman" w:cs="Times New Roman"/>
        </w:rPr>
        <w:t xml:space="preserve">species </w:t>
      </w:r>
      <w:r w:rsidR="00E0426C" w:rsidRPr="00007A62">
        <w:rPr>
          <w:rFonts w:ascii="Times New Roman" w:hAnsi="Times New Roman" w:cs="Times New Roman"/>
        </w:rPr>
        <w:t>abundance</w:t>
      </w:r>
      <w:r w:rsidR="005B3481" w:rsidRPr="00007A62">
        <w:rPr>
          <w:rFonts w:ascii="Times New Roman" w:hAnsi="Times New Roman" w:cs="Times New Roman"/>
        </w:rPr>
        <w:t>s</w:t>
      </w:r>
      <w:r w:rsidR="00000835">
        <w:rPr>
          <w:rFonts w:ascii="Times New Roman" w:hAnsi="Times New Roman" w:cs="Times New Roman"/>
        </w:rPr>
        <w:t>,</w:t>
      </w:r>
      <w:r w:rsidR="00E0426C" w:rsidRPr="00007A62">
        <w:rPr>
          <w:rFonts w:ascii="Times New Roman" w:hAnsi="Times New Roman" w:cs="Times New Roman"/>
        </w:rPr>
        <w:t xml:space="preserve"> because the species</w:t>
      </w:r>
      <w:r w:rsidR="00A51AEB">
        <w:rPr>
          <w:rFonts w:ascii="Times New Roman" w:hAnsi="Times New Roman" w:cs="Times New Roman"/>
        </w:rPr>
        <w:t xml:space="preserve"> were measured</w:t>
      </w:r>
      <w:r w:rsidR="00E0426C" w:rsidRPr="00007A62">
        <w:rPr>
          <w:rFonts w:ascii="Times New Roman" w:hAnsi="Times New Roman" w:cs="Times New Roman"/>
        </w:rPr>
        <w:t xml:space="preserve"> </w:t>
      </w:r>
      <w:r w:rsidR="005B3481" w:rsidRPr="00007A62">
        <w:rPr>
          <w:rFonts w:ascii="Times New Roman" w:hAnsi="Times New Roman" w:cs="Times New Roman"/>
        </w:rPr>
        <w:t>on an</w:t>
      </w:r>
      <w:r w:rsidR="00E0426C" w:rsidRPr="00007A62">
        <w:rPr>
          <w:rFonts w:ascii="Times New Roman" w:hAnsi="Times New Roman" w:cs="Times New Roman"/>
        </w:rPr>
        <w:t xml:space="preserve"> ordinal abundance scale that HMSC cannot currently accommodate</w:t>
      </w:r>
      <w:r w:rsidR="006C6854">
        <w:rPr>
          <w:rFonts w:ascii="Times New Roman" w:hAnsi="Times New Roman" w:cs="Times New Roman"/>
        </w:rPr>
        <w:t xml:space="preserve"> </w:t>
      </w:r>
      <w:r w:rsidR="0032105C">
        <w:rPr>
          <w:rFonts w:ascii="Times New Roman" w:hAnsi="Times New Roman" w:cs="Times New Roman"/>
        </w:rPr>
        <w:fldChar w:fldCharType="begin" w:fldLock="1"/>
      </w:r>
      <w:r w:rsidR="00A27BE5">
        <w:rPr>
          <w:rFonts w:ascii="Times New Roman" w:hAnsi="Times New Roman" w:cs="Times New Roman"/>
        </w:rPr>
        <w:instrText xml:space="preserve"> ADDIN ZOTERO_ITEM CSL_CITATION {"citationID":"qO3rnPFk","properties":{"formattedCitation":"(Ovaskainen &amp; Abrego, 2020)","plainCitation":"(Ovaskainen &amp; Abrego, 2020)","noteIndex":0},"citationItems":[{"id":4209,"uris":["http://www.mendeley.com/documents/?uuid=c8138601-8717-3f6d-a8b0-50ffe6312710","http://zotero.org/users/13640977/items/Z75BJFSY"],"itemData":{"id":4209,"type":"book","publisher":"Cambridge University Press","title":"Joint Species Distribution Modelling – With Applications in R","author":[{"family":"Ovaskainen","given":"Otso"},{"family":"Abrego","given":"Nerea"}],"issued":{"date-parts":[["2020"]]},"citation-key":"ovaskainenJointSpeciesDistribution2020"}}],"schema":"https://github.com/citation-style-language/schema/raw/master/csl-citation.json"} </w:instrText>
      </w:r>
      <w:r w:rsidR="0032105C">
        <w:rPr>
          <w:rFonts w:ascii="Times New Roman" w:hAnsi="Times New Roman" w:cs="Times New Roman"/>
        </w:rPr>
        <w:fldChar w:fldCharType="separate"/>
      </w:r>
      <w:r w:rsidR="000739B5" w:rsidRPr="000739B5">
        <w:rPr>
          <w:rFonts w:ascii="Times New Roman" w:hAnsi="Times New Roman" w:cs="Times New Roman"/>
        </w:rPr>
        <w:t>(Ovaskainen &amp; Abrego</w:t>
      </w:r>
      <w:del w:id="927" w:author="Larson, Danelle M" w:date="2026-02-02T13:09:00Z" w16du:dateUtc="2026-02-02T19:09:00Z">
        <w:r w:rsidR="000739B5" w:rsidRPr="000739B5" w:rsidDel="00E54934">
          <w:rPr>
            <w:rFonts w:ascii="Times New Roman" w:hAnsi="Times New Roman" w:cs="Times New Roman"/>
          </w:rPr>
          <w:delText>,</w:delText>
        </w:r>
      </w:del>
      <w:r w:rsidR="000739B5" w:rsidRPr="000739B5">
        <w:rPr>
          <w:rFonts w:ascii="Times New Roman" w:hAnsi="Times New Roman" w:cs="Times New Roman"/>
        </w:rPr>
        <w:t xml:space="preserve"> 2020)</w:t>
      </w:r>
      <w:r w:rsidR="0032105C">
        <w:rPr>
          <w:rFonts w:ascii="Times New Roman" w:hAnsi="Times New Roman" w:cs="Times New Roman"/>
        </w:rPr>
        <w:fldChar w:fldCharType="end"/>
      </w:r>
      <w:r w:rsidR="0032105C">
        <w:rPr>
          <w:rFonts w:ascii="Times New Roman" w:hAnsi="Times New Roman" w:cs="Times New Roman"/>
        </w:rPr>
        <w:t>.</w:t>
      </w:r>
      <w:r w:rsidR="00E0426C" w:rsidRPr="00007A62">
        <w:rPr>
          <w:rFonts w:ascii="Times New Roman" w:hAnsi="Times New Roman" w:cs="Times New Roman"/>
        </w:rPr>
        <w:t xml:space="preserve"> </w:t>
      </w:r>
      <w:r w:rsidR="00603AC4" w:rsidRPr="00007A62">
        <w:rPr>
          <w:rFonts w:ascii="Times New Roman" w:hAnsi="Times New Roman" w:cs="Times New Roman"/>
        </w:rPr>
        <w:t xml:space="preserve">Regardless, </w:t>
      </w:r>
      <w:r w:rsidR="0019472A" w:rsidRPr="00007A62">
        <w:rPr>
          <w:rFonts w:ascii="Times New Roman" w:hAnsi="Times New Roman" w:cs="Times New Roman"/>
        </w:rPr>
        <w:t xml:space="preserve">modeling </w:t>
      </w:r>
      <w:del w:id="928" w:author="Larson, Danelle M" w:date="2026-02-02T09:57:00Z" w16du:dateUtc="2026-02-02T15:57:00Z">
        <w:r w:rsidR="00007A62" w:rsidRPr="00007A62" w:rsidDel="008D5317">
          <w:rPr>
            <w:rFonts w:ascii="Times New Roman" w:hAnsi="Times New Roman" w:cs="Times New Roman"/>
          </w:rPr>
          <w:delText xml:space="preserve">the </w:delText>
        </w:r>
        <w:r w:rsidR="0019472A" w:rsidRPr="00007A62" w:rsidDel="008D5317">
          <w:rPr>
            <w:rFonts w:ascii="Times New Roman" w:hAnsi="Times New Roman" w:cs="Times New Roman"/>
          </w:rPr>
          <w:delText xml:space="preserve">mere </w:delText>
        </w:r>
      </w:del>
      <w:r w:rsidR="0019472A" w:rsidRPr="00007A62">
        <w:rPr>
          <w:rFonts w:ascii="Times New Roman" w:hAnsi="Times New Roman" w:cs="Times New Roman"/>
        </w:rPr>
        <w:t xml:space="preserve">species occurrences </w:t>
      </w:r>
      <w:r w:rsidR="002235EB">
        <w:rPr>
          <w:rFonts w:ascii="Times New Roman" w:hAnsi="Times New Roman" w:cs="Times New Roman"/>
        </w:rPr>
        <w:t>herein</w:t>
      </w:r>
      <w:r w:rsidR="0019472A" w:rsidRPr="00007A62">
        <w:rPr>
          <w:rFonts w:ascii="Times New Roman" w:hAnsi="Times New Roman" w:cs="Times New Roman"/>
        </w:rPr>
        <w:t xml:space="preserve"> </w:t>
      </w:r>
      <w:del w:id="929" w:author="Larson, Danelle M" w:date="2026-02-02T09:57:00Z" w16du:dateUtc="2026-02-02T15:57:00Z">
        <w:r w:rsidR="004A06D7" w:rsidRPr="00007A62" w:rsidDel="008D5317">
          <w:rPr>
            <w:rFonts w:ascii="Times New Roman" w:hAnsi="Times New Roman" w:cs="Times New Roman"/>
          </w:rPr>
          <w:delText>show</w:delText>
        </w:r>
        <w:r w:rsidR="00007A62" w:rsidRPr="00007A62" w:rsidDel="008D5317">
          <w:rPr>
            <w:rFonts w:ascii="Times New Roman" w:hAnsi="Times New Roman" w:cs="Times New Roman"/>
          </w:rPr>
          <w:delText>s</w:delText>
        </w:r>
        <w:r w:rsidR="004A06D7" w:rsidRPr="00007A62" w:rsidDel="008D5317">
          <w:rPr>
            <w:rFonts w:ascii="Times New Roman" w:hAnsi="Times New Roman" w:cs="Times New Roman"/>
          </w:rPr>
          <w:delText xml:space="preserve"> </w:delText>
        </w:r>
      </w:del>
      <w:ins w:id="930" w:author="Larson, Danelle M" w:date="2026-02-02T09:57:00Z" w16du:dateUtc="2026-02-02T15:57:00Z">
        <w:r w:rsidR="008D5317" w:rsidRPr="00007A62">
          <w:rPr>
            <w:rFonts w:ascii="Times New Roman" w:hAnsi="Times New Roman" w:cs="Times New Roman"/>
          </w:rPr>
          <w:t>show</w:t>
        </w:r>
        <w:r w:rsidR="008D5317">
          <w:rPr>
            <w:rFonts w:ascii="Times New Roman" w:hAnsi="Times New Roman" w:cs="Times New Roman"/>
          </w:rPr>
          <w:t>ed</w:t>
        </w:r>
        <w:r w:rsidR="008D5317" w:rsidRPr="00007A62">
          <w:rPr>
            <w:rFonts w:ascii="Times New Roman" w:hAnsi="Times New Roman" w:cs="Times New Roman"/>
          </w:rPr>
          <w:t xml:space="preserve"> </w:t>
        </w:r>
      </w:ins>
      <w:r w:rsidR="00BC1769" w:rsidRPr="00007A62">
        <w:rPr>
          <w:rFonts w:ascii="Times New Roman" w:hAnsi="Times New Roman" w:cs="Times New Roman"/>
        </w:rPr>
        <w:t>th</w:t>
      </w:r>
      <w:r w:rsidR="004A1B78">
        <w:rPr>
          <w:rFonts w:ascii="Times New Roman" w:hAnsi="Times New Roman" w:cs="Times New Roman"/>
        </w:rPr>
        <w:t>at</w:t>
      </w:r>
      <w:r w:rsidR="00BC1769" w:rsidRPr="00007A62">
        <w:rPr>
          <w:rFonts w:ascii="Times New Roman" w:hAnsi="Times New Roman" w:cs="Times New Roman"/>
        </w:rPr>
        <w:t xml:space="preserve"> </w:t>
      </w:r>
      <w:r w:rsidR="004A06D7" w:rsidRPr="00007A62">
        <w:rPr>
          <w:rFonts w:ascii="Times New Roman" w:hAnsi="Times New Roman" w:cs="Times New Roman"/>
        </w:rPr>
        <w:t xml:space="preserve">macrophyte </w:t>
      </w:r>
      <w:r w:rsidR="00BC1769" w:rsidRPr="00007A62">
        <w:rPr>
          <w:rFonts w:ascii="Times New Roman" w:hAnsi="Times New Roman" w:cs="Times New Roman"/>
        </w:rPr>
        <w:t>signal</w:t>
      </w:r>
      <w:r w:rsidR="004A06D7" w:rsidRPr="00007A62">
        <w:rPr>
          <w:rFonts w:ascii="Times New Roman" w:hAnsi="Times New Roman" w:cs="Times New Roman"/>
        </w:rPr>
        <w:t>s</w:t>
      </w:r>
      <w:r w:rsidR="00BC1769" w:rsidRPr="00007A62">
        <w:rPr>
          <w:rFonts w:ascii="Times New Roman" w:hAnsi="Times New Roman" w:cs="Times New Roman"/>
        </w:rPr>
        <w:t xml:space="preserve"> </w:t>
      </w:r>
      <w:r w:rsidR="004A1B78">
        <w:rPr>
          <w:rFonts w:ascii="Times New Roman" w:hAnsi="Times New Roman" w:cs="Times New Roman"/>
        </w:rPr>
        <w:t>of</w:t>
      </w:r>
      <w:r w:rsidR="00BC1769" w:rsidRPr="00007A62">
        <w:rPr>
          <w:rFonts w:ascii="Times New Roman" w:hAnsi="Times New Roman" w:cs="Times New Roman"/>
        </w:rPr>
        <w:t xml:space="preserve"> environmental changes </w:t>
      </w:r>
      <w:del w:id="931" w:author="Larson, Danelle M" w:date="2026-02-02T09:57:00Z" w16du:dateUtc="2026-02-02T15:57:00Z">
        <w:r w:rsidR="007B08F4" w:rsidRPr="00007A62" w:rsidDel="008D5317">
          <w:rPr>
            <w:rFonts w:ascii="Times New Roman" w:hAnsi="Times New Roman" w:cs="Times New Roman"/>
          </w:rPr>
          <w:delText xml:space="preserve">are </w:delText>
        </w:r>
        <w:r w:rsidR="00927D9A" w:rsidRPr="00007A62" w:rsidDel="008D5317">
          <w:rPr>
            <w:rFonts w:ascii="Times New Roman" w:hAnsi="Times New Roman" w:cs="Times New Roman"/>
          </w:rPr>
          <w:delText xml:space="preserve">often </w:delText>
        </w:r>
        <w:r w:rsidR="007B08F4" w:rsidRPr="00007A62" w:rsidDel="008D5317">
          <w:rPr>
            <w:rFonts w:ascii="Times New Roman" w:hAnsi="Times New Roman" w:cs="Times New Roman"/>
          </w:rPr>
          <w:delText>strong</w:delText>
        </w:r>
      </w:del>
      <w:ins w:id="932" w:author="Larson, Danelle M" w:date="2026-02-02T09:57:00Z" w16du:dateUtc="2026-02-02T15:57:00Z">
        <w:r w:rsidR="008D5317">
          <w:rPr>
            <w:rFonts w:ascii="Times New Roman" w:hAnsi="Times New Roman" w:cs="Times New Roman"/>
          </w:rPr>
          <w:t>have been strong</w:t>
        </w:r>
      </w:ins>
      <w:r w:rsidR="007B08F4" w:rsidRPr="00007A62">
        <w:rPr>
          <w:rFonts w:ascii="Times New Roman" w:hAnsi="Times New Roman" w:cs="Times New Roman"/>
        </w:rPr>
        <w:t xml:space="preserve"> </w:t>
      </w:r>
      <w:r w:rsidR="00927D9A" w:rsidRPr="00007A62">
        <w:rPr>
          <w:rFonts w:ascii="Times New Roman" w:hAnsi="Times New Roman" w:cs="Times New Roman"/>
        </w:rPr>
        <w:t xml:space="preserve">in the </w:t>
      </w:r>
      <w:r w:rsidR="004C12E5">
        <w:rPr>
          <w:rFonts w:ascii="Times New Roman" w:hAnsi="Times New Roman" w:cs="Times New Roman"/>
        </w:rPr>
        <w:t>UMR</w:t>
      </w:r>
      <w:r w:rsidR="00576352">
        <w:rPr>
          <w:rFonts w:ascii="Times New Roman" w:hAnsi="Times New Roman" w:cs="Times New Roman"/>
        </w:rPr>
        <w:t xml:space="preserve">. </w:t>
      </w:r>
      <w:r w:rsidR="001734A2">
        <w:rPr>
          <w:rFonts w:ascii="Times New Roman" w:hAnsi="Times New Roman" w:cs="Times New Roman"/>
        </w:rPr>
        <w:t xml:space="preserve">As </w:t>
      </w:r>
      <w:r w:rsidR="001B14AD">
        <w:rPr>
          <w:rFonts w:ascii="Times New Roman" w:hAnsi="Times New Roman" w:cs="Times New Roman"/>
        </w:rPr>
        <w:t>examples,</w:t>
      </w:r>
      <w:r w:rsidR="00927D9A" w:rsidRPr="00007A62">
        <w:rPr>
          <w:rFonts w:ascii="Times New Roman" w:hAnsi="Times New Roman" w:cs="Times New Roman"/>
        </w:rPr>
        <w:t xml:space="preserve"> new species occurred following re-oligotrophy</w:t>
      </w:r>
      <w:r w:rsidR="00AB328D">
        <w:rPr>
          <w:rFonts w:ascii="Times New Roman" w:hAnsi="Times New Roman" w:cs="Times New Roman"/>
        </w:rPr>
        <w:t xml:space="preserve"> and</w:t>
      </w:r>
      <w:r w:rsidR="00927D9A" w:rsidRPr="00007A62">
        <w:rPr>
          <w:rFonts w:ascii="Times New Roman" w:hAnsi="Times New Roman" w:cs="Times New Roman"/>
        </w:rPr>
        <w:t xml:space="preserve"> many species </w:t>
      </w:r>
      <w:r w:rsidR="00AE446A">
        <w:rPr>
          <w:rFonts w:ascii="Times New Roman" w:hAnsi="Times New Roman" w:cs="Times New Roman"/>
        </w:rPr>
        <w:t>were</w:t>
      </w:r>
      <w:r w:rsidR="00927D9A" w:rsidRPr="00007A62">
        <w:rPr>
          <w:rFonts w:ascii="Times New Roman" w:hAnsi="Times New Roman" w:cs="Times New Roman"/>
        </w:rPr>
        <w:t xml:space="preserve"> </w:t>
      </w:r>
      <w:r w:rsidR="00007A62" w:rsidRPr="00007A62">
        <w:rPr>
          <w:rFonts w:ascii="Times New Roman" w:hAnsi="Times New Roman" w:cs="Times New Roman"/>
        </w:rPr>
        <w:t xml:space="preserve">completely </w:t>
      </w:r>
      <w:r w:rsidR="00927D9A" w:rsidRPr="00007A62">
        <w:rPr>
          <w:rFonts w:ascii="Times New Roman" w:hAnsi="Times New Roman" w:cs="Times New Roman"/>
        </w:rPr>
        <w:t xml:space="preserve">absent </w:t>
      </w:r>
      <w:ins w:id="933" w:author="Larson, Danelle M" w:date="2026-02-03T12:00:00Z" w16du:dateUtc="2026-02-03T18:00:00Z">
        <w:r w:rsidR="00EA6316">
          <w:rPr>
            <w:rFonts w:ascii="Times New Roman" w:hAnsi="Times New Roman" w:cs="Times New Roman"/>
          </w:rPr>
          <w:t>with</w:t>
        </w:r>
      </w:ins>
      <w:r w:rsidR="00007A62" w:rsidRPr="00007A62">
        <w:rPr>
          <w:rFonts w:ascii="Times New Roman" w:hAnsi="Times New Roman" w:cs="Times New Roman"/>
        </w:rPr>
        <w:t>in pl</w:t>
      </w:r>
      <w:r w:rsidR="00AB328D">
        <w:rPr>
          <w:rFonts w:ascii="Times New Roman" w:hAnsi="Times New Roman" w:cs="Times New Roman"/>
        </w:rPr>
        <w:t>ots</w:t>
      </w:r>
      <w:r w:rsidR="00007A62" w:rsidRPr="00007A62">
        <w:rPr>
          <w:rFonts w:ascii="Times New Roman" w:hAnsi="Times New Roman" w:cs="Times New Roman"/>
        </w:rPr>
        <w:t xml:space="preserve"> with high</w:t>
      </w:r>
      <w:r w:rsidR="00C53095" w:rsidRPr="00007A62">
        <w:rPr>
          <w:rFonts w:ascii="Times New Roman" w:hAnsi="Times New Roman" w:cs="Times New Roman"/>
        </w:rPr>
        <w:t xml:space="preserve"> </w:t>
      </w:r>
      <w:del w:id="934" w:author="Larson, Danelle M" w:date="2026-02-02T12:22:00Z" w16du:dateUtc="2026-02-02T18:22:00Z">
        <w:r w:rsidR="00AB328D" w:rsidDel="005E3078">
          <w:rPr>
            <w:rFonts w:ascii="Times New Roman" w:hAnsi="Times New Roman" w:cs="Times New Roman"/>
          </w:rPr>
          <w:delText>log</w:delText>
        </w:r>
        <w:r w:rsidR="00307C71" w:rsidDel="005E3078">
          <w:rPr>
            <w:rFonts w:ascii="Times New Roman" w:hAnsi="Times New Roman" w:cs="Times New Roman"/>
          </w:rPr>
          <w:delText>N</w:delText>
        </w:r>
      </w:del>
      <w:ins w:id="935" w:author="Larson, Danelle M" w:date="2026-02-02T12:22:00Z" w16du:dateUtc="2026-02-02T18:22:00Z">
        <w:r w:rsidR="005E3078">
          <w:rPr>
            <w:rFonts w:ascii="Times New Roman" w:hAnsi="Times New Roman" w:cs="Times New Roman"/>
          </w:rPr>
          <w:t>TN</w:t>
        </w:r>
      </w:ins>
      <w:r w:rsidR="00AB328D">
        <w:rPr>
          <w:rFonts w:ascii="Times New Roman" w:hAnsi="Times New Roman" w:cs="Times New Roman"/>
        </w:rPr>
        <w:t xml:space="preserve">. </w:t>
      </w:r>
    </w:p>
    <w:p w14:paraId="3E26C236" w14:textId="0AF0DC01" w:rsidR="00B971F4" w:rsidRDefault="00B971F4" w:rsidP="00B971F4">
      <w:pPr>
        <w:pStyle w:val="Heading2"/>
        <w:rPr>
          <w:ins w:id="936" w:author="Larson, Danelle M" w:date="2026-02-03T12:01:00Z" w16du:dateUtc="2026-02-03T18:01:00Z"/>
          <w:rStyle w:val="Heading2Char"/>
          <w:b/>
        </w:rPr>
      </w:pPr>
      <w:ins w:id="937" w:author="Larson, Danelle M" w:date="2026-02-03T12:01:00Z" w16du:dateUtc="2026-02-03T18:01:00Z">
        <w:r>
          <w:rPr>
            <w:rStyle w:val="Heading2Char"/>
            <w:b/>
          </w:rPr>
          <w:t>The Novelty of Parsing Spatial and Temporal Variations</w:t>
        </w:r>
      </w:ins>
    </w:p>
    <w:p w14:paraId="7BA8F6F5" w14:textId="3858A7E7" w:rsidR="00B971F4" w:rsidRDefault="00B971F4" w:rsidP="00A57512">
      <w:pPr>
        <w:spacing w:line="480" w:lineRule="auto"/>
        <w:rPr>
          <w:rFonts w:ascii="Times New Roman" w:hAnsi="Times New Roman" w:cs="Times New Roman"/>
        </w:rPr>
      </w:pPr>
      <w:ins w:id="938" w:author="Larson, Danelle M" w:date="2026-02-03T12:01:00Z" w16du:dateUtc="2026-02-03T18:01:00Z">
        <w:r>
          <w:tab/>
        </w:r>
        <w:r w:rsidRPr="00F33C95">
          <w:rPr>
            <w:rFonts w:ascii="Times New Roman" w:hAnsi="Times New Roman" w:cs="Times New Roman"/>
            <w:rPrChange w:id="939" w:author="Larson, Danelle M" w:date="2026-02-03T12:07:00Z" w16du:dateUtc="2026-02-03T18:07:00Z">
              <w:rPr/>
            </w:rPrChange>
          </w:rPr>
          <w:t>The approach w</w:t>
        </w:r>
      </w:ins>
      <w:ins w:id="940" w:author="Larson, Danelle M" w:date="2026-02-03T12:02:00Z" w16du:dateUtc="2026-02-03T18:02:00Z">
        <w:r w:rsidRPr="00F33C95">
          <w:rPr>
            <w:rFonts w:ascii="Times New Roman" w:hAnsi="Times New Roman" w:cs="Times New Roman"/>
            <w:rPrChange w:id="941" w:author="Larson, Danelle M" w:date="2026-02-03T12:07:00Z" w16du:dateUtc="2026-02-03T18:07:00Z">
              <w:rPr/>
            </w:rPrChange>
          </w:rPr>
          <w:t xml:space="preserve">e’ve taken here to parse the spatial and </w:t>
        </w:r>
      </w:ins>
      <w:ins w:id="942" w:author="Larson, Danelle M" w:date="2026-02-03T12:03:00Z" w16du:dateUtc="2026-02-03T18:03:00Z">
        <w:r w:rsidR="00557D6C" w:rsidRPr="00F33C95">
          <w:rPr>
            <w:rFonts w:ascii="Times New Roman" w:hAnsi="Times New Roman" w:cs="Times New Roman"/>
            <w:rPrChange w:id="943" w:author="Larson, Danelle M" w:date="2026-02-03T12:07:00Z" w16du:dateUtc="2026-02-03T18:07:00Z">
              <w:rPr/>
            </w:rPrChange>
          </w:rPr>
          <w:t>temporal</w:t>
        </w:r>
      </w:ins>
      <w:ins w:id="944" w:author="Larson, Danelle M" w:date="2026-02-03T12:02:00Z" w16du:dateUtc="2026-02-03T18:02:00Z">
        <w:r w:rsidRPr="00F33C95">
          <w:rPr>
            <w:rFonts w:ascii="Times New Roman" w:hAnsi="Times New Roman" w:cs="Times New Roman"/>
            <w:rPrChange w:id="945" w:author="Larson, Danelle M" w:date="2026-02-03T12:07:00Z" w16du:dateUtc="2026-02-03T18:07:00Z">
              <w:rPr/>
            </w:rPrChange>
          </w:rPr>
          <w:t xml:space="preserve"> variations based on </w:t>
        </w:r>
      </w:ins>
      <w:ins w:id="946" w:author="Larson, Danelle M" w:date="2026-02-03T12:03:00Z" w16du:dateUtc="2026-02-03T18:03:00Z">
        <w:r w:rsidR="00557D6C" w:rsidRPr="00F33C95">
          <w:rPr>
            <w:rFonts w:ascii="Times New Roman" w:hAnsi="Times New Roman" w:cs="Times New Roman"/>
            <w:rPrChange w:id="947" w:author="Larson, Danelle M" w:date="2026-02-03T12:07:00Z" w16du:dateUtc="2026-02-03T18:07:00Z">
              <w:rPr/>
            </w:rPrChange>
          </w:rPr>
          <w:t xml:space="preserve">calculating </w:t>
        </w:r>
      </w:ins>
      <w:ins w:id="948" w:author="Larson, Danelle M" w:date="2026-02-03T12:02:00Z" w16du:dateUtc="2026-02-03T18:02:00Z">
        <w:r w:rsidRPr="00F33C95">
          <w:rPr>
            <w:rFonts w:ascii="Times New Roman" w:hAnsi="Times New Roman" w:cs="Times New Roman"/>
            <w:rPrChange w:id="949" w:author="Larson, Danelle M" w:date="2026-02-03T12:07:00Z" w16du:dateUtc="2026-02-03T18:07:00Z">
              <w:rPr/>
            </w:rPrChange>
          </w:rPr>
          <w:t>annual covariate residuals and means</w:t>
        </w:r>
        <w:r w:rsidR="00557D6C" w:rsidRPr="00F33C95">
          <w:rPr>
            <w:rFonts w:ascii="Times New Roman" w:hAnsi="Times New Roman" w:cs="Times New Roman"/>
            <w:rPrChange w:id="950" w:author="Larson, Danelle M" w:date="2026-02-03T12:07:00Z" w16du:dateUtc="2026-02-03T18:07:00Z">
              <w:rPr/>
            </w:rPrChange>
          </w:rPr>
          <w:t xml:space="preserve"> was a </w:t>
        </w:r>
      </w:ins>
      <w:ins w:id="951" w:author="Larson, Danelle M" w:date="2026-02-03T12:03:00Z" w16du:dateUtc="2026-02-03T18:03:00Z">
        <w:r w:rsidR="00557D6C" w:rsidRPr="00F33C95">
          <w:rPr>
            <w:rFonts w:ascii="Times New Roman" w:hAnsi="Times New Roman" w:cs="Times New Roman"/>
            <w:rPrChange w:id="952" w:author="Larson, Danelle M" w:date="2026-02-03T12:07:00Z" w16du:dateUtc="2026-02-03T18:07:00Z">
              <w:rPr/>
            </w:rPrChange>
          </w:rPr>
          <w:t>methodological</w:t>
        </w:r>
      </w:ins>
      <w:ins w:id="953" w:author="Larson, Danelle M" w:date="2026-02-03T12:02:00Z" w16du:dateUtc="2026-02-03T18:02:00Z">
        <w:r w:rsidR="00557D6C" w:rsidRPr="00F33C95">
          <w:rPr>
            <w:rFonts w:ascii="Times New Roman" w:hAnsi="Times New Roman" w:cs="Times New Roman"/>
            <w:rPrChange w:id="954" w:author="Larson, Danelle M" w:date="2026-02-03T12:07:00Z" w16du:dateUtc="2026-02-03T18:07:00Z">
              <w:rPr/>
            </w:rPrChange>
          </w:rPr>
          <w:t xml:space="preserve"> novelty</w:t>
        </w:r>
      </w:ins>
      <w:ins w:id="955" w:author="Larson, Danelle M" w:date="2026-02-03T12:07:00Z" w16du:dateUtc="2026-02-03T18:07:00Z">
        <w:r w:rsidR="00F33C95">
          <w:rPr>
            <w:rFonts w:ascii="Times New Roman" w:hAnsi="Times New Roman" w:cs="Times New Roman"/>
          </w:rPr>
          <w:t xml:space="preserve"> with new </w:t>
        </w:r>
      </w:ins>
      <w:ins w:id="956" w:author="Larson, Danelle M" w:date="2026-02-03T12:09:00Z" w16du:dateUtc="2026-02-03T18:09:00Z">
        <w:r w:rsidR="00935B33">
          <w:rPr>
            <w:rFonts w:ascii="Times New Roman" w:hAnsi="Times New Roman" w:cs="Times New Roman"/>
          </w:rPr>
          <w:t xml:space="preserve">ecological </w:t>
        </w:r>
      </w:ins>
      <w:ins w:id="957" w:author="Larson, Danelle M" w:date="2026-02-03T12:07:00Z" w16du:dateUtc="2026-02-03T18:07:00Z">
        <w:r w:rsidR="00F33C95">
          <w:rPr>
            <w:rFonts w:ascii="Times New Roman" w:hAnsi="Times New Roman" w:cs="Times New Roman"/>
          </w:rPr>
          <w:t>insights</w:t>
        </w:r>
      </w:ins>
      <w:ins w:id="958" w:author="Larson, Danelle M" w:date="2026-02-03T12:08:00Z" w16du:dateUtc="2026-02-03T18:08:00Z">
        <w:r w:rsidR="00F33C95">
          <w:rPr>
            <w:rFonts w:ascii="Times New Roman" w:hAnsi="Times New Roman" w:cs="Times New Roman"/>
          </w:rPr>
          <w:t>. First,</w:t>
        </w:r>
      </w:ins>
      <w:ins w:id="959" w:author="Larson, Danelle M" w:date="2026-02-03T12:02:00Z" w16du:dateUtc="2026-02-03T18:02:00Z">
        <w:r w:rsidR="00557D6C" w:rsidRPr="00F33C95">
          <w:rPr>
            <w:rFonts w:ascii="Times New Roman" w:hAnsi="Times New Roman" w:cs="Times New Roman"/>
            <w:rPrChange w:id="960" w:author="Larson, Danelle M" w:date="2026-02-03T12:07:00Z" w16du:dateUtc="2026-02-03T18:07:00Z">
              <w:rPr/>
            </w:rPrChange>
          </w:rPr>
          <w:t xml:space="preserve"> th</w:t>
        </w:r>
      </w:ins>
      <w:ins w:id="961" w:author="Larson, Danelle M" w:date="2026-02-03T12:08:00Z" w16du:dateUtc="2026-02-03T18:08:00Z">
        <w:r w:rsidR="00E22759">
          <w:rPr>
            <w:rFonts w:ascii="Times New Roman" w:hAnsi="Times New Roman" w:cs="Times New Roman"/>
          </w:rPr>
          <w:t>is</w:t>
        </w:r>
      </w:ins>
      <w:ins w:id="962" w:author="Larson, Danelle M" w:date="2026-02-03T12:02:00Z" w16du:dateUtc="2026-02-03T18:02:00Z">
        <w:r w:rsidR="00557D6C" w:rsidRPr="00F33C95">
          <w:rPr>
            <w:rFonts w:ascii="Times New Roman" w:hAnsi="Times New Roman" w:cs="Times New Roman"/>
            <w:rPrChange w:id="963" w:author="Larson, Danelle M" w:date="2026-02-03T12:07:00Z" w16du:dateUtc="2026-02-03T18:07:00Z">
              <w:rPr/>
            </w:rPrChange>
          </w:rPr>
          <w:t xml:space="preserve"> allowed us to address the </w:t>
        </w:r>
      </w:ins>
      <w:ins w:id="964" w:author="Larson, Danelle M" w:date="2026-02-03T12:03:00Z" w16du:dateUtc="2026-02-03T18:03:00Z">
        <w:r w:rsidR="00557D6C" w:rsidRPr="00F33C95">
          <w:rPr>
            <w:rFonts w:ascii="Times New Roman" w:hAnsi="Times New Roman" w:cs="Times New Roman"/>
            <w:rPrChange w:id="965" w:author="Larson, Danelle M" w:date="2026-02-03T12:07:00Z" w16du:dateUtc="2026-02-03T18:07:00Z">
              <w:rPr/>
            </w:rPrChange>
          </w:rPr>
          <w:t>relative roles</w:t>
        </w:r>
      </w:ins>
      <w:ins w:id="966" w:author="Larson, Danelle M" w:date="2026-02-03T12:02:00Z" w16du:dateUtc="2026-02-03T18:02:00Z">
        <w:r w:rsidR="00557D6C" w:rsidRPr="00F33C95">
          <w:rPr>
            <w:rFonts w:ascii="Times New Roman" w:hAnsi="Times New Roman" w:cs="Times New Roman"/>
            <w:rPrChange w:id="967" w:author="Larson, Danelle M" w:date="2026-02-03T12:07:00Z" w16du:dateUtc="2026-02-03T18:07:00Z">
              <w:rPr/>
            </w:rPrChange>
          </w:rPr>
          <w:t xml:space="preserve"> </w:t>
        </w:r>
      </w:ins>
      <w:ins w:id="968" w:author="Larson, Danelle M" w:date="2026-02-03T12:03:00Z" w16du:dateUtc="2026-02-03T18:03:00Z">
        <w:r w:rsidR="00557D6C" w:rsidRPr="00F33C95">
          <w:rPr>
            <w:rFonts w:ascii="Times New Roman" w:hAnsi="Times New Roman" w:cs="Times New Roman"/>
            <w:rPrChange w:id="969" w:author="Larson, Danelle M" w:date="2026-02-03T12:07:00Z" w16du:dateUtc="2026-02-03T18:07:00Z">
              <w:rPr/>
            </w:rPrChange>
          </w:rPr>
          <w:t>of</w:t>
        </w:r>
      </w:ins>
      <w:ins w:id="970" w:author="Larson, Danelle M" w:date="2026-02-03T12:02:00Z" w16du:dateUtc="2026-02-03T18:02:00Z">
        <w:r w:rsidR="00557D6C" w:rsidRPr="00F33C95">
          <w:rPr>
            <w:rFonts w:ascii="Times New Roman" w:hAnsi="Times New Roman" w:cs="Times New Roman"/>
            <w:rPrChange w:id="971" w:author="Larson, Danelle M" w:date="2026-02-03T12:07:00Z" w16du:dateUtc="2026-02-03T18:07:00Z">
              <w:rPr/>
            </w:rPrChange>
          </w:rPr>
          <w:t xml:space="preserve"> spatial and temporal environmental drivers, which is not well understood to date</w:t>
        </w:r>
      </w:ins>
      <w:ins w:id="972" w:author="Larson, Danelle M" w:date="2026-02-03T12:03:00Z" w16du:dateUtc="2026-02-03T18:03:00Z">
        <w:r w:rsidR="00557D6C" w:rsidRPr="00F33C95">
          <w:rPr>
            <w:rFonts w:ascii="Times New Roman" w:hAnsi="Times New Roman" w:cs="Times New Roman"/>
            <w:rPrChange w:id="973" w:author="Larson, Danelle M" w:date="2026-02-03T12:07:00Z" w16du:dateUtc="2026-02-03T18:07:00Z">
              <w:rPr/>
            </w:rPrChange>
          </w:rPr>
          <w:t xml:space="preserve"> (</w:t>
        </w:r>
      </w:ins>
      <w:ins w:id="974" w:author="Larson, Danelle M" w:date="2026-02-03T12:04:00Z" w16du:dateUtc="2026-02-03T18:04:00Z">
        <w:r w:rsidR="00477161" w:rsidRPr="00F33C95">
          <w:rPr>
            <w:rFonts w:ascii="Times New Roman" w:hAnsi="Times New Roman" w:cs="Times New Roman"/>
            <w:rPrChange w:id="975" w:author="Larson, Danelle M" w:date="2026-02-03T12:07:00Z" w16du:dateUtc="2026-02-03T18:07:00Z">
              <w:rPr/>
            </w:rPrChange>
          </w:rPr>
          <w:t>Alahuhta</w:t>
        </w:r>
      </w:ins>
      <w:ins w:id="976" w:author="Larson, Danelle M" w:date="2026-02-03T12:03:00Z" w16du:dateUtc="2026-02-03T18:03:00Z">
        <w:r w:rsidR="00557D6C" w:rsidRPr="00F33C95">
          <w:rPr>
            <w:rFonts w:ascii="Times New Roman" w:hAnsi="Times New Roman" w:cs="Times New Roman"/>
            <w:rPrChange w:id="977" w:author="Larson, Danelle M" w:date="2026-02-03T12:07:00Z" w16du:dateUtc="2026-02-03T18:07:00Z">
              <w:rPr/>
            </w:rPrChange>
          </w:rPr>
          <w:t xml:space="preserve"> et al. 2021). </w:t>
        </w:r>
      </w:ins>
      <w:ins w:id="978" w:author="Larson, Danelle M" w:date="2026-02-03T12:08:00Z" w16du:dateUtc="2026-02-03T18:08:00Z">
        <w:r w:rsidR="00E22759">
          <w:rPr>
            <w:rFonts w:ascii="Times New Roman" w:hAnsi="Times New Roman" w:cs="Times New Roman"/>
          </w:rPr>
          <w:t>Secondly</w:t>
        </w:r>
      </w:ins>
      <w:ins w:id="979" w:author="Larson, Danelle M" w:date="2026-02-03T12:04:00Z" w16du:dateUtc="2026-02-03T18:04:00Z">
        <w:r w:rsidR="007930CF" w:rsidRPr="00F33C95">
          <w:rPr>
            <w:rFonts w:ascii="Times New Roman" w:hAnsi="Times New Roman" w:cs="Times New Roman"/>
            <w:rPrChange w:id="980" w:author="Larson, Danelle M" w:date="2026-02-03T12:07:00Z" w16du:dateUtc="2026-02-03T18:07:00Z">
              <w:rPr/>
            </w:rPrChange>
          </w:rPr>
          <w:t>, t</w:t>
        </w:r>
      </w:ins>
      <w:ins w:id="981" w:author="Larson, Danelle M" w:date="2026-02-03T12:04:00Z">
        <w:r w:rsidR="007930CF" w:rsidRPr="00F33C95">
          <w:rPr>
            <w:rFonts w:ascii="Times New Roman" w:hAnsi="Times New Roman" w:cs="Times New Roman"/>
            <w:rPrChange w:id="982" w:author="Larson, Danelle M" w:date="2026-02-03T12:07:00Z" w16du:dateUtc="2026-02-03T18:07:00Z">
              <w:rPr/>
            </w:rPrChange>
          </w:rPr>
          <w:t xml:space="preserve">he </w:t>
        </w:r>
        <w:r w:rsidR="007930CF" w:rsidRPr="00F33C95">
          <w:rPr>
            <w:rFonts w:ascii="Times New Roman" w:hAnsi="Times New Roman" w:cs="Times New Roman"/>
            <w:rPrChange w:id="983" w:author="Larson, Danelle M" w:date="2026-02-03T12:07:00Z" w16du:dateUtc="2026-02-03T18:07:00Z">
              <w:rPr/>
            </w:rPrChange>
          </w:rPr>
          <w:lastRenderedPageBreak/>
          <w:t xml:space="preserve">annual means </w:t>
        </w:r>
      </w:ins>
      <w:ins w:id="984" w:author="Larson, Danelle M" w:date="2026-02-03T12:04:00Z" w16du:dateUtc="2026-02-03T18:04:00Z">
        <w:r w:rsidR="007930CF" w:rsidRPr="00F33C95">
          <w:rPr>
            <w:rFonts w:ascii="Times New Roman" w:hAnsi="Times New Roman" w:cs="Times New Roman"/>
            <w:rPrChange w:id="985" w:author="Larson, Danelle M" w:date="2026-02-03T12:07:00Z" w16du:dateUtc="2026-02-03T18:07:00Z">
              <w:rPr/>
            </w:rPrChange>
          </w:rPr>
          <w:t>of the environmental covariates</w:t>
        </w:r>
      </w:ins>
      <w:ins w:id="986" w:author="Larson, Danelle M" w:date="2026-02-03T12:05:00Z" w16du:dateUtc="2026-02-03T18:05:00Z">
        <w:r w:rsidR="007930CF" w:rsidRPr="00F33C95">
          <w:rPr>
            <w:rFonts w:ascii="Times New Roman" w:hAnsi="Times New Roman" w:cs="Times New Roman"/>
            <w:rPrChange w:id="987" w:author="Larson, Danelle M" w:date="2026-02-03T12:07:00Z" w16du:dateUtc="2026-02-03T18:07:00Z">
              <w:rPr/>
            </w:rPrChange>
          </w:rPr>
          <w:t xml:space="preserve"> </w:t>
        </w:r>
      </w:ins>
      <w:ins w:id="988" w:author="Larson, Danelle M" w:date="2026-02-03T12:08:00Z" w16du:dateUtc="2026-02-03T18:08:00Z">
        <w:r w:rsidR="00E22759">
          <w:rPr>
            <w:rFonts w:ascii="Times New Roman" w:hAnsi="Times New Roman" w:cs="Times New Roman"/>
          </w:rPr>
          <w:t>revealed</w:t>
        </w:r>
      </w:ins>
      <w:ins w:id="989" w:author="Larson, Danelle M" w:date="2026-02-03T12:04:00Z">
        <w:r w:rsidR="007930CF" w:rsidRPr="00F33C95">
          <w:rPr>
            <w:rFonts w:ascii="Times New Roman" w:hAnsi="Times New Roman" w:cs="Times New Roman"/>
            <w:rPrChange w:id="990" w:author="Larson, Danelle M" w:date="2026-02-03T12:07:00Z" w16du:dateUtc="2026-02-03T18:07:00Z">
              <w:rPr/>
            </w:rPrChange>
          </w:rPr>
          <w:t xml:space="preserve"> evidence of directional trends in species responses to each environmental variable over time</w:t>
        </w:r>
      </w:ins>
      <w:ins w:id="991" w:author="Larson, Danelle M" w:date="2026-02-03T12:05:00Z" w16du:dateUtc="2026-02-03T18:05:00Z">
        <w:r w:rsidR="00BB499D" w:rsidRPr="00F33C95">
          <w:rPr>
            <w:rFonts w:ascii="Times New Roman" w:hAnsi="Times New Roman" w:cs="Times New Roman"/>
            <w:rPrChange w:id="992" w:author="Larson, Danelle M" w:date="2026-02-03T12:07:00Z" w16du:dateUtc="2026-02-03T18:07:00Z">
              <w:rPr/>
            </w:rPrChange>
          </w:rPr>
          <w:t xml:space="preserve"> (</w:t>
        </w:r>
      </w:ins>
      <w:ins w:id="993" w:author="Larson, Danelle M" w:date="2026-02-03T12:08:00Z" w16du:dateUtc="2026-02-03T18:08:00Z">
        <w:r w:rsidR="00E22759">
          <w:rPr>
            <w:rFonts w:ascii="Times New Roman" w:hAnsi="Times New Roman" w:cs="Times New Roman"/>
          </w:rPr>
          <w:t>including</w:t>
        </w:r>
      </w:ins>
      <w:ins w:id="994" w:author="Larson, Danelle M" w:date="2026-02-03T12:05:00Z" w16du:dateUtc="2026-02-03T18:05:00Z">
        <w:r w:rsidR="00BB499D" w:rsidRPr="00F33C95">
          <w:rPr>
            <w:rFonts w:ascii="Times New Roman" w:hAnsi="Times New Roman" w:cs="Times New Roman"/>
            <w:rPrChange w:id="995" w:author="Larson, Danelle M" w:date="2026-02-03T12:07:00Z" w16du:dateUtc="2026-02-03T18:07:00Z">
              <w:rPr/>
            </w:rPrChange>
          </w:rPr>
          <w:t xml:space="preserve"> re-oligotrophy)</w:t>
        </w:r>
        <w:r w:rsidR="007930CF" w:rsidRPr="00F33C95">
          <w:rPr>
            <w:rFonts w:ascii="Times New Roman" w:hAnsi="Times New Roman" w:cs="Times New Roman"/>
            <w:rPrChange w:id="996" w:author="Larson, Danelle M" w:date="2026-02-03T12:07:00Z" w16du:dateUtc="2026-02-03T18:07:00Z">
              <w:rPr/>
            </w:rPrChange>
          </w:rPr>
          <w:t xml:space="preserve">, which was </w:t>
        </w:r>
      </w:ins>
      <w:ins w:id="997" w:author="Larson, Danelle M" w:date="2026-02-03T12:04:00Z">
        <w:r w:rsidR="007930CF" w:rsidRPr="00F33C95">
          <w:rPr>
            <w:rFonts w:ascii="Times New Roman" w:hAnsi="Times New Roman" w:cs="Times New Roman"/>
            <w:rPrChange w:id="998" w:author="Larson, Danelle M" w:date="2026-02-03T12:07:00Z" w16du:dateUtc="2026-02-03T18:07:00Z">
              <w:rPr/>
            </w:rPrChange>
          </w:rPr>
          <w:t>a key goal of the current study.</w:t>
        </w:r>
      </w:ins>
      <w:ins w:id="999" w:author="Larson, Danelle M" w:date="2026-02-03T12:05:00Z" w16du:dateUtc="2026-02-03T18:05:00Z">
        <w:r w:rsidR="00BB499D" w:rsidRPr="00F33C95">
          <w:rPr>
            <w:rFonts w:ascii="Times New Roman" w:hAnsi="Times New Roman" w:cs="Times New Roman"/>
            <w:rPrChange w:id="1000" w:author="Larson, Danelle M" w:date="2026-02-03T12:07:00Z" w16du:dateUtc="2026-02-03T18:07:00Z">
              <w:rPr/>
            </w:rPrChange>
          </w:rPr>
          <w:t xml:space="preserve"> </w:t>
        </w:r>
      </w:ins>
      <w:ins w:id="1001" w:author="Larson, Danelle M" w:date="2026-02-03T12:10:00Z">
        <w:r w:rsidR="00DD438B" w:rsidRPr="00DD438B">
          <w:rPr>
            <w:rFonts w:ascii="Times New Roman" w:hAnsi="Times New Roman" w:cs="Times New Roman"/>
          </w:rPr>
          <w:t xml:space="preserve">This new approach reveals that spatial heterogeneity within the </w:t>
        </w:r>
      </w:ins>
      <w:ins w:id="1002" w:author="Larson, Danelle M" w:date="2026-02-03T12:11:00Z" w16du:dateUtc="2026-02-03T18:11:00Z">
        <w:r w:rsidR="00DD438B">
          <w:rPr>
            <w:rFonts w:ascii="Times New Roman" w:hAnsi="Times New Roman" w:cs="Times New Roman"/>
          </w:rPr>
          <w:t>large</w:t>
        </w:r>
      </w:ins>
      <w:ins w:id="1003" w:author="Larson, Danelle M" w:date="2026-02-03T12:10:00Z">
        <w:r w:rsidR="00DD438B" w:rsidRPr="00DD438B">
          <w:rPr>
            <w:rFonts w:ascii="Times New Roman" w:hAnsi="Times New Roman" w:cs="Times New Roman"/>
          </w:rPr>
          <w:t xml:space="preserve"> riverscape played a dominant role in shaping macrophyte communities, while also underscoring directional shifts that were associated with pool-wide changes in environmental conditions, including re-oligotrophication and rising water levels over time.</w:t>
        </w:r>
      </w:ins>
    </w:p>
    <w:p w14:paraId="2603674C" w14:textId="33CB4733" w:rsidR="00AD677A" w:rsidRPr="0064366B" w:rsidRDefault="001A52B3" w:rsidP="00AD677A">
      <w:pPr>
        <w:pStyle w:val="Heading2"/>
        <w:rPr>
          <w:iCs/>
        </w:rPr>
      </w:pPr>
      <w:r w:rsidRPr="003C65BD">
        <w:rPr>
          <w:rStyle w:val="Heading2Char"/>
          <w:b/>
        </w:rPr>
        <w:t>R</w:t>
      </w:r>
      <w:r w:rsidR="00270E17" w:rsidRPr="003C65BD">
        <w:rPr>
          <w:rStyle w:val="Heading2Char"/>
          <w:b/>
        </w:rPr>
        <w:t xml:space="preserve">iver </w:t>
      </w:r>
      <w:r w:rsidR="00673671" w:rsidRPr="00F40B79">
        <w:rPr>
          <w:rStyle w:val="Heading2Char"/>
          <w:b/>
          <w:iCs/>
        </w:rPr>
        <w:t>R</w:t>
      </w:r>
      <w:r w:rsidR="00270E17" w:rsidRPr="00F40B79">
        <w:rPr>
          <w:rStyle w:val="Heading2Char"/>
          <w:b/>
          <w:iCs/>
        </w:rPr>
        <w:t>estoration</w:t>
      </w:r>
      <w:r w:rsidR="00270E17" w:rsidRPr="003C65BD">
        <w:rPr>
          <w:rStyle w:val="Heading2Char"/>
          <w:b/>
        </w:rPr>
        <w:t xml:space="preserve"> and </w:t>
      </w:r>
      <w:r w:rsidR="002351F4" w:rsidRPr="00F40B79">
        <w:rPr>
          <w:rStyle w:val="Heading2Char"/>
          <w:b/>
          <w:iCs/>
        </w:rPr>
        <w:t>M</w:t>
      </w:r>
      <w:r w:rsidR="00270E17" w:rsidRPr="00F40B79">
        <w:rPr>
          <w:rStyle w:val="Heading2Char"/>
          <w:b/>
          <w:iCs/>
        </w:rPr>
        <w:t>anagement</w:t>
      </w:r>
      <w:r w:rsidRPr="00F40B79">
        <w:rPr>
          <w:rStyle w:val="Heading2Char"/>
          <w:b/>
          <w:iCs/>
        </w:rPr>
        <w:t xml:space="preserve"> </w:t>
      </w:r>
      <w:r w:rsidR="002351F4" w:rsidRPr="00F40B79">
        <w:rPr>
          <w:rStyle w:val="Heading2Char"/>
          <w:b/>
          <w:iCs/>
        </w:rPr>
        <w:t>A</w:t>
      </w:r>
      <w:r w:rsidRPr="00F40B79">
        <w:rPr>
          <w:rStyle w:val="Heading2Char"/>
          <w:b/>
          <w:iCs/>
        </w:rPr>
        <w:t>pplication</w:t>
      </w:r>
      <w:r w:rsidR="002E3158" w:rsidRPr="00F40B79">
        <w:rPr>
          <w:rStyle w:val="Heading2Char"/>
          <w:b/>
          <w:iCs/>
        </w:rPr>
        <w:t>s</w:t>
      </w:r>
    </w:p>
    <w:p w14:paraId="31C88334" w14:textId="74C61783" w:rsidR="00D10FCD" w:rsidRDefault="00A30A5F" w:rsidP="00BA3FD7">
      <w:pPr>
        <w:spacing w:line="480" w:lineRule="auto"/>
        <w:ind w:firstLine="720"/>
        <w:rPr>
          <w:rFonts w:ascii="Times New Roman" w:hAnsi="Times New Roman" w:cs="Times New Roman"/>
          <w:lang w:eastAsia="en-GB"/>
        </w:rPr>
      </w:pPr>
      <w:r>
        <w:rPr>
          <w:rFonts w:ascii="Times New Roman" w:hAnsi="Times New Roman" w:cs="Times New Roman"/>
        </w:rPr>
        <w:t xml:space="preserve">The </w:t>
      </w:r>
      <w:r w:rsidR="00891831">
        <w:rPr>
          <w:rFonts w:ascii="Times New Roman" w:hAnsi="Times New Roman" w:cs="Times New Roman"/>
        </w:rPr>
        <w:t>UMR</w:t>
      </w:r>
      <w:r>
        <w:rPr>
          <w:rFonts w:ascii="Times New Roman" w:hAnsi="Times New Roman" w:cs="Times New Roman"/>
        </w:rPr>
        <w:t xml:space="preserve"> is so large</w:t>
      </w:r>
      <w:r w:rsidR="00EC71BC">
        <w:rPr>
          <w:rFonts w:ascii="Times New Roman" w:hAnsi="Times New Roman" w:cs="Times New Roman"/>
        </w:rPr>
        <w:t xml:space="preserve"> that environmental restoration goals and tactics </w:t>
      </w:r>
      <w:r w:rsidR="009E08C4">
        <w:rPr>
          <w:rFonts w:ascii="Times New Roman" w:hAnsi="Times New Roman" w:cs="Times New Roman"/>
        </w:rPr>
        <w:t xml:space="preserve">for water quality and macrophytes </w:t>
      </w:r>
      <w:r w:rsidR="00EC71BC">
        <w:rPr>
          <w:rFonts w:ascii="Times New Roman" w:hAnsi="Times New Roman" w:cs="Times New Roman"/>
        </w:rPr>
        <w:t xml:space="preserve">differ among </w:t>
      </w:r>
      <w:r w:rsidR="009E08C4">
        <w:rPr>
          <w:rFonts w:ascii="Times New Roman" w:hAnsi="Times New Roman" w:cs="Times New Roman"/>
        </w:rPr>
        <w:t xml:space="preserve">its </w:t>
      </w:r>
      <w:r w:rsidR="00D930C3">
        <w:rPr>
          <w:rFonts w:ascii="Times New Roman" w:hAnsi="Times New Roman" w:cs="Times New Roman"/>
        </w:rPr>
        <w:t>reaches</w:t>
      </w:r>
      <w:r w:rsidR="0032105C">
        <w:rPr>
          <w:rFonts w:ascii="Times New Roman" w:hAnsi="Times New Roman" w:cs="Times New Roman"/>
        </w:rPr>
        <w:t xml:space="preserve"> </w:t>
      </w:r>
      <w:r w:rsidR="0032105C">
        <w:rPr>
          <w:rFonts w:ascii="Times New Roman" w:hAnsi="Times New Roman" w:cs="Times New Roman"/>
        </w:rPr>
        <w:fldChar w:fldCharType="begin" w:fldLock="1"/>
      </w:r>
      <w:r w:rsidR="00A27BE5">
        <w:rPr>
          <w:rFonts w:ascii="Times New Roman" w:hAnsi="Times New Roman" w:cs="Times New Roman"/>
        </w:rPr>
        <w:instrText xml:space="preserve"> ADDIN ZOTERO_ITEM CSL_CITATION {"citationID":"3JUC6uMS","properties":{"formattedCitation":"(McCain et al., 2018)","plainCitation":"(McCain et al., 2018)","noteIndex":0},"citationItems":[{"id":2706,"uris":["http://www.mendeley.com/documents/?uuid=3da74529-7693-433b-a304-636cea4e2077","http://zotero.org/users/13640977/items/QJAL76E7"],"itemData":{"id":2706,"type":"book","event-place":"Rock Island, IL","note":"DOI: 10.3133/ofr20181143","publisher":"U.S. Army Corps of Engineers","publisher-place":"Rock Islan</w:instrText>
      </w:r>
      <w:r w:rsidR="00A27BE5">
        <w:rPr>
          <w:rFonts w:ascii="Times New Roman" w:hAnsi="Times New Roman" w:cs="Times New Roman" w:hint="eastAsia"/>
        </w:rPr>
        <w:instrText xml:space="preserve">d, IL","title":"Habitat Needs Assessment </w:instrText>
      </w:r>
      <w:r w:rsidR="00A27BE5">
        <w:rPr>
          <w:rFonts w:ascii="Times New Roman" w:hAnsi="Times New Roman" w:cs="Times New Roman" w:hint="eastAsia"/>
        </w:rPr>
        <w:instrText>‐</w:instrText>
      </w:r>
      <w:r w:rsidR="00A27BE5">
        <w:rPr>
          <w:rFonts w:ascii="Times New Roman" w:hAnsi="Times New Roman" w:cs="Times New Roman" w:hint="eastAsia"/>
        </w:rPr>
        <w:instrText xml:space="preserve"> II : Linking Science to Management Perspectives","author":[{"family":"McCain","given":"Kathryn"},{"family":"Schmueker","given":"Sara"},{"family":"De Jager","given":"Nathan"}],"issued":{"date-parts":[["2018"]]},"c</w:instrText>
      </w:r>
      <w:r w:rsidR="00A27BE5">
        <w:rPr>
          <w:rFonts w:ascii="Times New Roman" w:hAnsi="Times New Roman" w:cs="Times New Roman"/>
        </w:rPr>
        <w:instrText xml:space="preserve">itation-key":"mccainHabitatNeedsAssessment2018"}}],"schema":"https://github.com/citation-style-language/schema/raw/master/csl-citation.json"} </w:instrText>
      </w:r>
      <w:r w:rsidR="0032105C">
        <w:rPr>
          <w:rFonts w:ascii="Times New Roman" w:hAnsi="Times New Roman" w:cs="Times New Roman"/>
        </w:rPr>
        <w:fldChar w:fldCharType="separate"/>
      </w:r>
      <w:r w:rsidR="000739B5" w:rsidRPr="000739B5">
        <w:rPr>
          <w:rFonts w:ascii="Times New Roman" w:hAnsi="Times New Roman" w:cs="Times New Roman"/>
        </w:rPr>
        <w:t>(McCain et al.</w:t>
      </w:r>
      <w:del w:id="1004" w:author="Larson, Danelle M" w:date="2026-02-02T13:09:00Z" w16du:dateUtc="2026-02-02T19:09:00Z">
        <w:r w:rsidR="000739B5" w:rsidRPr="000739B5" w:rsidDel="00E54934">
          <w:rPr>
            <w:rFonts w:ascii="Times New Roman" w:hAnsi="Times New Roman" w:cs="Times New Roman"/>
          </w:rPr>
          <w:delText>,</w:delText>
        </w:r>
      </w:del>
      <w:r w:rsidR="000739B5" w:rsidRPr="000739B5">
        <w:rPr>
          <w:rFonts w:ascii="Times New Roman" w:hAnsi="Times New Roman" w:cs="Times New Roman"/>
        </w:rPr>
        <w:t xml:space="preserve"> 2018)</w:t>
      </w:r>
      <w:r w:rsidR="0032105C">
        <w:rPr>
          <w:rFonts w:ascii="Times New Roman" w:hAnsi="Times New Roman" w:cs="Times New Roman"/>
        </w:rPr>
        <w:fldChar w:fldCharType="end"/>
      </w:r>
      <w:r w:rsidR="0032105C">
        <w:rPr>
          <w:rFonts w:ascii="Times New Roman" w:hAnsi="Times New Roman" w:cs="Times New Roman"/>
        </w:rPr>
        <w:t xml:space="preserve">. </w:t>
      </w:r>
      <w:r w:rsidR="00DD293E">
        <w:rPr>
          <w:rFonts w:ascii="Times New Roman" w:hAnsi="Times New Roman" w:cs="Times New Roman"/>
        </w:rPr>
        <w:t xml:space="preserve">We </w:t>
      </w:r>
      <w:r w:rsidR="00AC0F55">
        <w:rPr>
          <w:rFonts w:ascii="Times New Roman" w:hAnsi="Times New Roman" w:cs="Times New Roman"/>
        </w:rPr>
        <w:t xml:space="preserve">hoped </w:t>
      </w:r>
      <w:r w:rsidR="00DD293E">
        <w:rPr>
          <w:rFonts w:ascii="Times New Roman" w:hAnsi="Times New Roman" w:cs="Times New Roman"/>
        </w:rPr>
        <w:t xml:space="preserve">our models </w:t>
      </w:r>
      <w:r w:rsidR="00AC0F55">
        <w:rPr>
          <w:rFonts w:ascii="Times New Roman" w:hAnsi="Times New Roman" w:cs="Times New Roman"/>
        </w:rPr>
        <w:t>would</w:t>
      </w:r>
      <w:r w:rsidR="00DD293E">
        <w:rPr>
          <w:rFonts w:ascii="Times New Roman" w:hAnsi="Times New Roman" w:cs="Times New Roman"/>
        </w:rPr>
        <w:t xml:space="preserve"> </w:t>
      </w:r>
      <w:del w:id="1005" w:author="Larson, Danelle M" w:date="2026-02-02T09:59:00Z" w16du:dateUtc="2026-02-02T15:59:00Z">
        <w:r w:rsidR="00AC0F55" w:rsidDel="00AA5F91">
          <w:rPr>
            <w:rFonts w:ascii="Times New Roman" w:hAnsi="Times New Roman" w:cs="Times New Roman"/>
          </w:rPr>
          <w:delText xml:space="preserve">create </w:delText>
        </w:r>
      </w:del>
      <w:ins w:id="1006" w:author="Larson, Danelle M" w:date="2026-02-02T09:59:00Z" w16du:dateUtc="2026-02-02T15:59:00Z">
        <w:r w:rsidR="00AA5F91">
          <w:rPr>
            <w:rFonts w:ascii="Times New Roman" w:hAnsi="Times New Roman" w:cs="Times New Roman"/>
          </w:rPr>
          <w:t>identify</w:t>
        </w:r>
        <w:r w:rsidR="00DF2915">
          <w:rPr>
            <w:rFonts w:ascii="Times New Roman" w:hAnsi="Times New Roman" w:cs="Times New Roman"/>
          </w:rPr>
          <w:t xml:space="preserve"> generalities</w:t>
        </w:r>
      </w:ins>
      <w:del w:id="1007" w:author="Larson, Danelle M" w:date="2026-02-02T09:59:00Z" w16du:dateUtc="2026-02-02T15:59:00Z">
        <w:r w:rsidR="00AC0F55" w:rsidDel="00DF2915">
          <w:rPr>
            <w:rFonts w:ascii="Times New Roman" w:hAnsi="Times New Roman" w:cs="Times New Roman"/>
          </w:rPr>
          <w:delText>generalizations</w:delText>
        </w:r>
      </w:del>
      <w:r w:rsidR="00AC0F55">
        <w:rPr>
          <w:rFonts w:ascii="Times New Roman" w:hAnsi="Times New Roman" w:cs="Times New Roman"/>
        </w:rPr>
        <w:t xml:space="preserve"> </w:t>
      </w:r>
      <w:del w:id="1008" w:author="Larson, Danelle M" w:date="2026-02-03T12:12:00Z" w16du:dateUtc="2026-02-03T18:12:00Z">
        <w:r w:rsidR="00AC0F55" w:rsidDel="00177D40">
          <w:rPr>
            <w:rFonts w:ascii="Times New Roman" w:hAnsi="Times New Roman" w:cs="Times New Roman"/>
          </w:rPr>
          <w:delText xml:space="preserve">for </w:delText>
        </w:r>
      </w:del>
      <w:ins w:id="1009" w:author="Larson, Danelle M" w:date="2026-02-03T12:12:00Z" w16du:dateUtc="2026-02-03T18:12:00Z">
        <w:r w:rsidR="00177D40">
          <w:rPr>
            <w:rFonts w:ascii="Times New Roman" w:hAnsi="Times New Roman" w:cs="Times New Roman"/>
          </w:rPr>
          <w:t>of</w:t>
        </w:r>
        <w:r w:rsidR="00177D40">
          <w:rPr>
            <w:rFonts w:ascii="Times New Roman" w:hAnsi="Times New Roman" w:cs="Times New Roman"/>
          </w:rPr>
          <w:t xml:space="preserve"> </w:t>
        </w:r>
      </w:ins>
      <w:r w:rsidR="00AC0F55">
        <w:rPr>
          <w:rFonts w:ascii="Times New Roman" w:hAnsi="Times New Roman" w:cs="Times New Roman"/>
        </w:rPr>
        <w:t xml:space="preserve">regional patterns and processes to </w:t>
      </w:r>
      <w:del w:id="1010" w:author="Larson, Danelle M" w:date="2026-02-02T10:00:00Z" w16du:dateUtc="2026-02-02T16:00:00Z">
        <w:r w:rsidR="009B4697" w:rsidDel="00DF2915">
          <w:rPr>
            <w:rFonts w:ascii="Times New Roman" w:hAnsi="Times New Roman" w:cs="Times New Roman"/>
          </w:rPr>
          <w:delText xml:space="preserve">easily </w:delText>
        </w:r>
      </w:del>
      <w:r w:rsidR="009B4697">
        <w:rPr>
          <w:rFonts w:ascii="Times New Roman" w:hAnsi="Times New Roman" w:cs="Times New Roman"/>
        </w:rPr>
        <w:t>aid</w:t>
      </w:r>
      <w:r w:rsidR="0039674C">
        <w:rPr>
          <w:rFonts w:ascii="Times New Roman" w:hAnsi="Times New Roman" w:cs="Times New Roman"/>
        </w:rPr>
        <w:t xml:space="preserve"> river restoration and management applications</w:t>
      </w:r>
      <w:r w:rsidR="009B4697">
        <w:rPr>
          <w:rFonts w:ascii="Times New Roman" w:hAnsi="Times New Roman" w:cs="Times New Roman"/>
        </w:rPr>
        <w:t>,</w:t>
      </w:r>
      <w:r w:rsidR="00EA1428">
        <w:rPr>
          <w:rFonts w:ascii="Times New Roman" w:hAnsi="Times New Roman" w:cs="Times New Roman"/>
        </w:rPr>
        <w:t xml:space="preserve"> but </w:t>
      </w:r>
      <w:ins w:id="1011" w:author="Larson, Danelle M" w:date="2026-02-02T10:00:00Z" w16du:dateUtc="2026-02-02T16:00:00Z">
        <w:r w:rsidR="00D50A29">
          <w:rPr>
            <w:rFonts w:ascii="Times New Roman" w:hAnsi="Times New Roman" w:cs="Times New Roman"/>
          </w:rPr>
          <w:t xml:space="preserve">we found </w:t>
        </w:r>
      </w:ins>
      <w:r w:rsidR="00186225">
        <w:rPr>
          <w:rFonts w:ascii="Times New Roman" w:hAnsi="Times New Roman" w:cs="Times New Roman"/>
        </w:rPr>
        <w:t>the four</w:t>
      </w:r>
      <w:r w:rsidR="003C65BD">
        <w:rPr>
          <w:rFonts w:ascii="Times New Roman" w:hAnsi="Times New Roman" w:cs="Times New Roman"/>
        </w:rPr>
        <w:t xml:space="preserve"> study</w:t>
      </w:r>
      <w:r w:rsidR="00186225">
        <w:rPr>
          <w:rFonts w:ascii="Times New Roman" w:hAnsi="Times New Roman" w:cs="Times New Roman"/>
        </w:rPr>
        <w:t xml:space="preserve"> </w:t>
      </w:r>
      <w:r w:rsidR="00D930C3">
        <w:rPr>
          <w:rFonts w:ascii="Times New Roman" w:hAnsi="Times New Roman" w:cs="Times New Roman"/>
        </w:rPr>
        <w:t>reaches</w:t>
      </w:r>
      <w:r w:rsidR="00EA1428">
        <w:rPr>
          <w:rFonts w:ascii="Times New Roman" w:hAnsi="Times New Roman" w:cs="Times New Roman"/>
        </w:rPr>
        <w:t xml:space="preserve"> varied in </w:t>
      </w:r>
      <w:r w:rsidR="00F1566B">
        <w:rPr>
          <w:rFonts w:ascii="Times New Roman" w:hAnsi="Times New Roman" w:cs="Times New Roman"/>
        </w:rPr>
        <w:t xml:space="preserve">macrophyte </w:t>
      </w:r>
      <w:r w:rsidR="00EA1428">
        <w:rPr>
          <w:rFonts w:ascii="Times New Roman" w:hAnsi="Times New Roman" w:cs="Times New Roman"/>
        </w:rPr>
        <w:t>community composition</w:t>
      </w:r>
      <w:r w:rsidR="00F1566B">
        <w:rPr>
          <w:rFonts w:ascii="Times New Roman" w:hAnsi="Times New Roman" w:cs="Times New Roman"/>
        </w:rPr>
        <w:t xml:space="preserve"> and</w:t>
      </w:r>
      <w:r w:rsidR="00EA1428">
        <w:rPr>
          <w:rFonts w:ascii="Times New Roman" w:hAnsi="Times New Roman" w:cs="Times New Roman"/>
        </w:rPr>
        <w:t xml:space="preserve"> </w:t>
      </w:r>
      <w:r w:rsidR="00186225">
        <w:rPr>
          <w:rFonts w:ascii="Times New Roman" w:hAnsi="Times New Roman" w:cs="Times New Roman"/>
        </w:rPr>
        <w:t xml:space="preserve">even </w:t>
      </w:r>
      <w:r w:rsidR="004866B5">
        <w:rPr>
          <w:rFonts w:ascii="Times New Roman" w:hAnsi="Times New Roman" w:cs="Times New Roman"/>
        </w:rPr>
        <w:t xml:space="preserve">in </w:t>
      </w:r>
      <w:r w:rsidR="00186225">
        <w:rPr>
          <w:rFonts w:ascii="Times New Roman" w:hAnsi="Times New Roman" w:cs="Times New Roman"/>
        </w:rPr>
        <w:t xml:space="preserve">their </w:t>
      </w:r>
      <w:r w:rsidR="00F1566B">
        <w:rPr>
          <w:rFonts w:ascii="Times New Roman" w:hAnsi="Times New Roman" w:cs="Times New Roman"/>
        </w:rPr>
        <w:t xml:space="preserve">direction and magnitude of </w:t>
      </w:r>
      <w:r w:rsidR="00EA1428">
        <w:rPr>
          <w:rFonts w:ascii="Times New Roman" w:hAnsi="Times New Roman" w:cs="Times New Roman"/>
        </w:rPr>
        <w:t xml:space="preserve">environmental responses. For example, </w:t>
      </w:r>
      <w:r w:rsidR="006A5097">
        <w:rPr>
          <w:rFonts w:ascii="Times New Roman" w:hAnsi="Times New Roman" w:cs="Times New Roman"/>
        </w:rPr>
        <w:t xml:space="preserve">unlike the other three study </w:t>
      </w:r>
      <w:r w:rsidR="00D930C3">
        <w:rPr>
          <w:rFonts w:ascii="Times New Roman" w:hAnsi="Times New Roman" w:cs="Times New Roman"/>
        </w:rPr>
        <w:t>reaches</w:t>
      </w:r>
      <w:r w:rsidR="006A5097">
        <w:rPr>
          <w:rFonts w:ascii="Times New Roman" w:hAnsi="Times New Roman" w:cs="Times New Roman"/>
        </w:rPr>
        <w:t xml:space="preserve">, </w:t>
      </w:r>
      <w:r w:rsidR="009C78B2">
        <w:rPr>
          <w:rFonts w:ascii="Times New Roman" w:hAnsi="Times New Roman" w:cs="Times New Roman"/>
        </w:rPr>
        <w:t xml:space="preserve">the community </w:t>
      </w:r>
      <w:del w:id="1012" w:author="Larson, Danelle M" w:date="2026-02-02T10:00:00Z" w16du:dateUtc="2026-02-02T16:00:00Z">
        <w:r w:rsidR="009C78B2" w:rsidDel="00D50A29">
          <w:rPr>
            <w:rFonts w:ascii="Times New Roman" w:hAnsi="Times New Roman" w:cs="Times New Roman"/>
          </w:rPr>
          <w:delText xml:space="preserve">of </w:delText>
        </w:r>
      </w:del>
      <w:ins w:id="1013" w:author="Larson, Danelle M" w:date="2026-02-02T10:00:00Z" w16du:dateUtc="2026-02-02T16:00:00Z">
        <w:r w:rsidR="00D50A29">
          <w:rPr>
            <w:rFonts w:ascii="Times New Roman" w:hAnsi="Times New Roman" w:cs="Times New Roman"/>
          </w:rPr>
          <w:t xml:space="preserve">in </w:t>
        </w:r>
      </w:ins>
      <w:del w:id="1014" w:author="jeff houser" w:date="2026-01-26T15:04:00Z" w16du:dateUtc="2026-01-26T21:04:00Z">
        <w:r w:rsidR="00996C54" w:rsidDel="00B228B3">
          <w:rPr>
            <w:rFonts w:ascii="Times New Roman" w:hAnsi="Times New Roman" w:cs="Times New Roman"/>
          </w:rPr>
          <w:delText>Reach</w:delText>
        </w:r>
      </w:del>
      <w:ins w:id="1015" w:author="jeff houser" w:date="2026-01-26T15:04:00Z" w16du:dateUtc="2026-01-26T21:04:00Z">
        <w:r w:rsidR="00B228B3">
          <w:rPr>
            <w:rFonts w:ascii="Times New Roman" w:hAnsi="Times New Roman" w:cs="Times New Roman"/>
          </w:rPr>
          <w:t>Pool</w:t>
        </w:r>
      </w:ins>
      <w:r w:rsidR="009C78B2">
        <w:rPr>
          <w:rFonts w:ascii="Times New Roman" w:hAnsi="Times New Roman" w:cs="Times New Roman"/>
        </w:rPr>
        <w:t xml:space="preserve"> 13 was largely driven by </w:t>
      </w:r>
      <w:r w:rsidR="00570160" w:rsidRPr="00754A01">
        <w:rPr>
          <w:rFonts w:ascii="Times New Roman" w:eastAsiaTheme="minorHAnsi" w:hAnsi="Times New Roman" w:cs="Times New Roman"/>
        </w:rPr>
        <w:t>hydrogeomorphology</w:t>
      </w:r>
      <w:r w:rsidR="00570160" w:rsidDel="00570160">
        <w:rPr>
          <w:rFonts w:ascii="Times New Roman" w:hAnsi="Times New Roman" w:cs="Times New Roman"/>
        </w:rPr>
        <w:t xml:space="preserve"> </w:t>
      </w:r>
      <w:r w:rsidR="009C515B">
        <w:rPr>
          <w:rFonts w:ascii="Times New Roman" w:hAnsi="Times New Roman" w:cs="Times New Roman"/>
        </w:rPr>
        <w:t>and</w:t>
      </w:r>
      <w:r w:rsidR="009B4697">
        <w:rPr>
          <w:rFonts w:ascii="Times New Roman" w:hAnsi="Times New Roman" w:cs="Times New Roman"/>
        </w:rPr>
        <w:t xml:space="preserve"> positively</w:t>
      </w:r>
      <w:r w:rsidR="00A6404D">
        <w:rPr>
          <w:rFonts w:ascii="Times New Roman" w:hAnsi="Times New Roman" w:cs="Times New Roman"/>
        </w:rPr>
        <w:t xml:space="preserve"> </w:t>
      </w:r>
      <w:r w:rsidR="009C515B">
        <w:rPr>
          <w:rFonts w:ascii="Times New Roman" w:hAnsi="Times New Roman" w:cs="Times New Roman"/>
        </w:rPr>
        <w:t>responsive</w:t>
      </w:r>
      <w:r w:rsidR="0063406E">
        <w:rPr>
          <w:rFonts w:ascii="Times New Roman" w:hAnsi="Times New Roman" w:cs="Times New Roman"/>
        </w:rPr>
        <w:t xml:space="preserve"> </w:t>
      </w:r>
      <w:r w:rsidR="00303D4F">
        <w:rPr>
          <w:rFonts w:ascii="Times New Roman" w:hAnsi="Times New Roman" w:cs="Times New Roman"/>
          <w:lang w:eastAsia="en-GB"/>
        </w:rPr>
        <w:t>to TSS</w:t>
      </w:r>
      <w:r w:rsidR="006A5097">
        <w:rPr>
          <w:rFonts w:ascii="Times New Roman" w:hAnsi="Times New Roman" w:cs="Times New Roman"/>
          <w:lang w:eastAsia="en-GB"/>
        </w:rPr>
        <w:t>.</w:t>
      </w:r>
      <w:r w:rsidR="00F73F5C">
        <w:rPr>
          <w:rFonts w:ascii="Times New Roman" w:hAnsi="Times New Roman" w:cs="Times New Roman"/>
          <w:lang w:eastAsia="en-GB"/>
        </w:rPr>
        <w:t xml:space="preserve"> </w:t>
      </w:r>
      <w:r w:rsidR="001D7638">
        <w:rPr>
          <w:rFonts w:ascii="Times New Roman" w:hAnsi="Times New Roman" w:cs="Times New Roman"/>
          <w:lang w:eastAsia="en-GB"/>
        </w:rPr>
        <w:t xml:space="preserve">As another example, the </w:t>
      </w:r>
      <w:del w:id="1016" w:author="Larson, Danelle M" w:date="2026-02-02T10:00:00Z" w16du:dateUtc="2026-02-02T16:00:00Z">
        <w:r w:rsidR="001D7638" w:rsidDel="00D50A29">
          <w:rPr>
            <w:rFonts w:ascii="Times New Roman" w:hAnsi="Times New Roman" w:cs="Times New Roman"/>
            <w:lang w:eastAsia="en-GB"/>
          </w:rPr>
          <w:delText>developed</w:delText>
        </w:r>
      </w:del>
      <w:r w:rsidR="001D7638">
        <w:rPr>
          <w:rFonts w:ascii="Times New Roman" w:hAnsi="Times New Roman" w:cs="Times New Roman"/>
          <w:lang w:eastAsia="en-GB"/>
        </w:rPr>
        <w:t xml:space="preserve"> macrophyte communities of </w:t>
      </w:r>
      <w:del w:id="1017" w:author="Larson, Danelle M" w:date="2026-01-30T11:46:00Z" w16du:dateUtc="2026-01-30T17:46:00Z">
        <w:r w:rsidR="00AA25BA" w:rsidDel="006C6B6C">
          <w:rPr>
            <w:rFonts w:ascii="Times New Roman" w:hAnsi="Times New Roman" w:cs="Times New Roman"/>
            <w:lang w:eastAsia="en-GB"/>
          </w:rPr>
          <w:delText xml:space="preserve">Upper </w:delText>
        </w:r>
        <w:r w:rsidR="00996C54" w:rsidDel="006C6B6C">
          <w:rPr>
            <w:rFonts w:ascii="Times New Roman" w:hAnsi="Times New Roman" w:cs="Times New Roman"/>
            <w:lang w:eastAsia="en-GB"/>
          </w:rPr>
          <w:delText>Reach</w:delText>
        </w:r>
      </w:del>
      <w:ins w:id="1018" w:author="jeff houser" w:date="2026-01-26T15:04:00Z" w16du:dateUtc="2026-01-26T21:04:00Z">
        <w:del w:id="1019" w:author="Larson, Danelle M" w:date="2026-01-30T11:46:00Z" w16du:dateUtc="2026-01-30T17:46:00Z">
          <w:r w:rsidR="00B228B3" w:rsidDel="006C6B6C">
            <w:rPr>
              <w:rFonts w:ascii="Times New Roman" w:hAnsi="Times New Roman" w:cs="Times New Roman"/>
              <w:lang w:eastAsia="en-GB"/>
            </w:rPr>
            <w:delText>Pool</w:delText>
          </w:r>
        </w:del>
      </w:ins>
      <w:del w:id="1020" w:author="Larson, Danelle M" w:date="2026-01-30T11:46:00Z" w16du:dateUtc="2026-01-30T17:46:00Z">
        <w:r w:rsidR="00AA25BA" w:rsidDel="006C6B6C">
          <w:rPr>
            <w:rFonts w:ascii="Times New Roman" w:hAnsi="Times New Roman" w:cs="Times New Roman"/>
            <w:lang w:eastAsia="en-GB"/>
          </w:rPr>
          <w:delText xml:space="preserve"> 4 and </w:delText>
        </w:r>
      </w:del>
      <w:r w:rsidR="001D7638">
        <w:rPr>
          <w:rFonts w:ascii="Times New Roman" w:hAnsi="Times New Roman" w:cs="Times New Roman"/>
          <w:lang w:eastAsia="en-GB"/>
        </w:rPr>
        <w:t xml:space="preserve">Lower </w:t>
      </w:r>
      <w:del w:id="1021" w:author="jeff houser" w:date="2026-01-26T15:04:00Z" w16du:dateUtc="2026-01-26T21:04:00Z">
        <w:r w:rsidR="00996C54" w:rsidDel="00B228B3">
          <w:rPr>
            <w:rFonts w:ascii="Times New Roman" w:hAnsi="Times New Roman" w:cs="Times New Roman"/>
            <w:lang w:eastAsia="en-GB"/>
          </w:rPr>
          <w:delText>Reach</w:delText>
        </w:r>
      </w:del>
      <w:ins w:id="1022" w:author="jeff houser" w:date="2026-01-26T15:04:00Z" w16du:dateUtc="2026-01-26T21:04:00Z">
        <w:r w:rsidR="00B228B3">
          <w:rPr>
            <w:rFonts w:ascii="Times New Roman" w:hAnsi="Times New Roman" w:cs="Times New Roman"/>
            <w:lang w:eastAsia="en-GB"/>
          </w:rPr>
          <w:t>Pool</w:t>
        </w:r>
      </w:ins>
      <w:r w:rsidR="001D7638">
        <w:rPr>
          <w:rFonts w:ascii="Times New Roman" w:hAnsi="Times New Roman" w:cs="Times New Roman"/>
          <w:lang w:eastAsia="en-GB"/>
        </w:rPr>
        <w:t xml:space="preserve"> 4 </w:t>
      </w:r>
      <w:commentRangeStart w:id="1023"/>
      <w:commentRangeStart w:id="1024"/>
      <w:del w:id="1025" w:author="Larson, Danelle M" w:date="2026-01-30T11:46:00Z" w16du:dateUtc="2026-01-30T17:46:00Z">
        <w:r w:rsidR="001D7638" w:rsidDel="006C6B6C">
          <w:rPr>
            <w:rFonts w:ascii="Times New Roman" w:hAnsi="Times New Roman" w:cs="Times New Roman"/>
            <w:lang w:eastAsia="en-GB"/>
          </w:rPr>
          <w:delText xml:space="preserve">were </w:delText>
        </w:r>
      </w:del>
      <w:ins w:id="1026" w:author="Larson, Danelle M" w:date="2026-01-30T11:46:00Z" w16du:dateUtc="2026-01-30T17:46:00Z">
        <w:r w:rsidR="006C6B6C">
          <w:rPr>
            <w:rFonts w:ascii="Times New Roman" w:hAnsi="Times New Roman" w:cs="Times New Roman"/>
            <w:lang w:eastAsia="en-GB"/>
          </w:rPr>
          <w:t xml:space="preserve">was </w:t>
        </w:r>
      </w:ins>
      <w:r w:rsidR="001D7638">
        <w:rPr>
          <w:rFonts w:ascii="Times New Roman" w:hAnsi="Times New Roman" w:cs="Times New Roman"/>
          <w:lang w:eastAsia="en-GB"/>
        </w:rPr>
        <w:t xml:space="preserve">more responsive </w:t>
      </w:r>
      <w:r w:rsidR="005268E6">
        <w:rPr>
          <w:rFonts w:ascii="Times New Roman" w:hAnsi="Times New Roman" w:cs="Times New Roman"/>
          <w:lang w:eastAsia="en-GB"/>
        </w:rPr>
        <w:t xml:space="preserve">than other </w:t>
      </w:r>
      <w:r w:rsidR="00D930C3">
        <w:rPr>
          <w:rFonts w:ascii="Times New Roman" w:hAnsi="Times New Roman" w:cs="Times New Roman"/>
        </w:rPr>
        <w:t>reaches</w:t>
      </w:r>
      <w:r w:rsidR="005268E6">
        <w:rPr>
          <w:rFonts w:ascii="Times New Roman" w:hAnsi="Times New Roman" w:cs="Times New Roman"/>
          <w:lang w:eastAsia="en-GB"/>
        </w:rPr>
        <w:t xml:space="preserve"> </w:t>
      </w:r>
      <w:r w:rsidR="001D7638">
        <w:rPr>
          <w:rFonts w:ascii="Times New Roman" w:hAnsi="Times New Roman" w:cs="Times New Roman"/>
          <w:lang w:eastAsia="en-GB"/>
        </w:rPr>
        <w:t>to water quality drivers</w:t>
      </w:r>
      <w:commentRangeEnd w:id="1023"/>
      <w:r w:rsidR="00366603">
        <w:rPr>
          <w:rStyle w:val="CommentReference"/>
          <w:rFonts w:ascii="Times New Roman" w:eastAsia="Times New Roman" w:hAnsi="Times New Roman" w:cs="Times New Roman"/>
        </w:rPr>
        <w:commentReference w:id="1023"/>
      </w:r>
      <w:commentRangeEnd w:id="1024"/>
      <w:r w:rsidR="008C08F4">
        <w:rPr>
          <w:rStyle w:val="CommentReference"/>
          <w:rFonts w:ascii="Times New Roman" w:eastAsia="Times New Roman" w:hAnsi="Times New Roman" w:cs="Times New Roman"/>
        </w:rPr>
        <w:commentReference w:id="1024"/>
      </w:r>
      <w:ins w:id="1027" w:author="Larson, Danelle M" w:date="2026-01-30T11:46:00Z" w16du:dateUtc="2026-01-30T17:46:00Z">
        <w:r w:rsidR="006C6B6C">
          <w:rPr>
            <w:rFonts w:ascii="Times New Roman" w:hAnsi="Times New Roman" w:cs="Times New Roman"/>
            <w:lang w:eastAsia="en-GB"/>
          </w:rPr>
          <w:t xml:space="preserve">, perhaps because some of the greatest environmental changes </w:t>
        </w:r>
        <w:r w:rsidR="001917B2">
          <w:rPr>
            <w:rFonts w:ascii="Times New Roman" w:hAnsi="Times New Roman" w:cs="Times New Roman"/>
            <w:lang w:eastAsia="en-GB"/>
          </w:rPr>
          <w:t>occurred in Lower Pool 4</w:t>
        </w:r>
      </w:ins>
      <w:r w:rsidR="001D7638">
        <w:rPr>
          <w:rFonts w:ascii="Times New Roman" w:hAnsi="Times New Roman" w:cs="Times New Roman"/>
          <w:lang w:eastAsia="en-GB"/>
        </w:rPr>
        <w:t xml:space="preserve">. </w:t>
      </w:r>
      <w:r w:rsidR="005268E6">
        <w:rPr>
          <w:rFonts w:ascii="Times New Roman" w:hAnsi="Times New Roman" w:cs="Times New Roman"/>
          <w:lang w:eastAsia="en-GB"/>
        </w:rPr>
        <w:t xml:space="preserve">When </w:t>
      </w:r>
      <w:r w:rsidR="006F18B7">
        <w:rPr>
          <w:rFonts w:ascii="Times New Roman" w:hAnsi="Times New Roman" w:cs="Times New Roman"/>
          <w:lang w:eastAsia="en-GB"/>
        </w:rPr>
        <w:t>managing for specific macrophyte community types in th</w:t>
      </w:r>
      <w:r w:rsidR="00AD677A">
        <w:rPr>
          <w:rFonts w:ascii="Times New Roman" w:hAnsi="Times New Roman" w:cs="Times New Roman"/>
          <w:lang w:eastAsia="en-GB"/>
        </w:rPr>
        <w:t>is</w:t>
      </w:r>
      <w:r w:rsidR="006F18B7">
        <w:rPr>
          <w:rFonts w:ascii="Times New Roman" w:hAnsi="Times New Roman" w:cs="Times New Roman"/>
          <w:lang w:eastAsia="en-GB"/>
        </w:rPr>
        <w:t xml:space="preserve"> river </w:t>
      </w:r>
      <w:r w:rsidR="0032105C">
        <w:rPr>
          <w:rFonts w:ascii="Times New Roman" w:hAnsi="Times New Roman" w:cs="Times New Roman"/>
          <w:lang w:eastAsia="en-GB"/>
        </w:rPr>
        <w:fldChar w:fldCharType="begin" w:fldLock="1"/>
      </w:r>
      <w:r w:rsidR="00A27BE5">
        <w:rPr>
          <w:rFonts w:ascii="Times New Roman" w:hAnsi="Times New Roman" w:cs="Times New Roman"/>
          <w:lang w:eastAsia="en-GB"/>
        </w:rPr>
        <w:instrText xml:space="preserve"> ADDIN ZOTERO_ITEM CSL_CITATION {"citationID":"XUX6yXW5","properties":{"formattedCitation":"(D. M. Larson, Carhart, et al., 2023)","plainCitation":"(D. M. Larson, Carhart, et al., 2023)","noteIndex":0},"citationItems":[{"id":4533,"uris":["http://www.mendeley.com/documents/?uuid=4a3f8184-5e98-367c-855a-e1d6366da0e3","http://zotero.org/users/13640977/items/SXNFQUKZ"],"itemData":{"id":4533,"type":"article-journal","container-title":"Ecosphere","DOI":"10.1002/ecs2.4468","page":"e4468","title":"Aquatic vegetation types identified during early and late phases of vegetation recovery in the Upper Mississippi River","volume":"14","author":[{"family":"Larson","given":"Danelle M"},{"family":"Carhart","given":"Alicia"},{"family":"Lund","given":"Eric"}],"issued":{"date-parts":[["2023"]]},"citation-key":"larsonAquaticVegetationTypes2023"}}],"schema":"https://github.com/citation-style-language/schema/raw/master/csl-citation.json"} </w:instrText>
      </w:r>
      <w:r w:rsidR="0032105C">
        <w:rPr>
          <w:rFonts w:ascii="Times New Roman" w:hAnsi="Times New Roman" w:cs="Times New Roman"/>
          <w:lang w:eastAsia="en-GB"/>
        </w:rPr>
        <w:fldChar w:fldCharType="separate"/>
      </w:r>
      <w:r w:rsidR="00DD79A4" w:rsidRPr="00DD79A4">
        <w:rPr>
          <w:rFonts w:ascii="Times New Roman" w:hAnsi="Times New Roman" w:cs="Times New Roman"/>
        </w:rPr>
        <w:t>(</w:t>
      </w:r>
      <w:del w:id="1028" w:author="Larson, Danelle M" w:date="2026-02-02T13:09:00Z" w16du:dateUtc="2026-02-02T19:09:00Z">
        <w:r w:rsidR="00DD79A4" w:rsidRPr="00DD79A4" w:rsidDel="00CA5093">
          <w:rPr>
            <w:rFonts w:ascii="Times New Roman" w:hAnsi="Times New Roman" w:cs="Times New Roman"/>
          </w:rPr>
          <w:delText>D. M.</w:delText>
        </w:r>
      </w:del>
      <w:del w:id="1029" w:author="Larson, Danelle M" w:date="2026-02-03T12:12:00Z" w16du:dateUtc="2026-02-03T18:12:00Z">
        <w:r w:rsidR="00DD79A4" w:rsidRPr="00DD79A4" w:rsidDel="00293F73">
          <w:rPr>
            <w:rFonts w:ascii="Times New Roman" w:hAnsi="Times New Roman" w:cs="Times New Roman"/>
          </w:rPr>
          <w:delText xml:space="preserve"> </w:delText>
        </w:r>
      </w:del>
      <w:r w:rsidR="00DD79A4" w:rsidRPr="00DD79A4">
        <w:rPr>
          <w:rFonts w:ascii="Times New Roman" w:hAnsi="Times New Roman" w:cs="Times New Roman"/>
        </w:rPr>
        <w:t>Larson</w:t>
      </w:r>
      <w:ins w:id="1030" w:author="Larson, Danelle M" w:date="2026-02-02T13:09:00Z" w16du:dateUtc="2026-02-02T19:09:00Z">
        <w:r w:rsidR="00CA5093">
          <w:rPr>
            <w:rFonts w:ascii="Times New Roman" w:hAnsi="Times New Roman" w:cs="Times New Roman"/>
          </w:rPr>
          <w:t xml:space="preserve"> </w:t>
        </w:r>
      </w:ins>
      <w:del w:id="1031" w:author="Larson, Danelle M" w:date="2026-02-02T13:09:00Z" w16du:dateUtc="2026-02-02T19:09:00Z">
        <w:r w:rsidR="00DD79A4" w:rsidRPr="00DD79A4" w:rsidDel="00CA5093">
          <w:rPr>
            <w:rFonts w:ascii="Times New Roman" w:hAnsi="Times New Roman" w:cs="Times New Roman"/>
          </w:rPr>
          <w:delText xml:space="preserve">, Carhart, </w:delText>
        </w:r>
      </w:del>
      <w:r w:rsidR="00DD79A4" w:rsidRPr="00DD79A4">
        <w:rPr>
          <w:rFonts w:ascii="Times New Roman" w:hAnsi="Times New Roman" w:cs="Times New Roman"/>
        </w:rPr>
        <w:t>et al.</w:t>
      </w:r>
      <w:del w:id="1032" w:author="Larson, Danelle M" w:date="2026-02-02T13:09:00Z" w16du:dateUtc="2026-02-02T19:09:00Z">
        <w:r w:rsidR="00DD79A4" w:rsidRPr="00DD79A4" w:rsidDel="00CA5093">
          <w:rPr>
            <w:rFonts w:ascii="Times New Roman" w:hAnsi="Times New Roman" w:cs="Times New Roman"/>
          </w:rPr>
          <w:delText>,</w:delText>
        </w:r>
      </w:del>
      <w:r w:rsidR="00DD79A4" w:rsidRPr="00DD79A4">
        <w:rPr>
          <w:rFonts w:ascii="Times New Roman" w:hAnsi="Times New Roman" w:cs="Times New Roman"/>
        </w:rPr>
        <w:t xml:space="preserve"> 2023</w:t>
      </w:r>
      <w:ins w:id="1033" w:author="Larson, Danelle M" w:date="2026-02-03T12:12:00Z" w16du:dateUtc="2026-02-03T18:12:00Z">
        <w:r w:rsidR="00293F73">
          <w:rPr>
            <w:rFonts w:ascii="Times New Roman" w:hAnsi="Times New Roman" w:cs="Times New Roman"/>
          </w:rPr>
          <w:t>a</w:t>
        </w:r>
      </w:ins>
      <w:r w:rsidR="00DD79A4" w:rsidRPr="00DD79A4">
        <w:rPr>
          <w:rFonts w:ascii="Times New Roman" w:hAnsi="Times New Roman" w:cs="Times New Roman"/>
        </w:rPr>
        <w:t>)</w:t>
      </w:r>
      <w:r w:rsidR="0032105C">
        <w:rPr>
          <w:rFonts w:ascii="Times New Roman" w:hAnsi="Times New Roman" w:cs="Times New Roman"/>
          <w:lang w:eastAsia="en-GB"/>
        </w:rPr>
        <w:fldChar w:fldCharType="end"/>
      </w:r>
      <w:r w:rsidR="0032105C">
        <w:rPr>
          <w:rFonts w:ascii="Times New Roman" w:hAnsi="Times New Roman" w:cs="Times New Roman"/>
          <w:lang w:eastAsia="en-GB"/>
        </w:rPr>
        <w:t xml:space="preserve">, </w:t>
      </w:r>
      <w:r w:rsidR="00520D67">
        <w:rPr>
          <w:rFonts w:ascii="Times New Roman" w:hAnsi="Times New Roman" w:cs="Times New Roman"/>
          <w:lang w:eastAsia="en-GB"/>
        </w:rPr>
        <w:t>consideration of the spatiotemporal context</w:t>
      </w:r>
      <w:ins w:id="1034" w:author="Larson, Danelle M" w:date="2026-02-03T12:12:00Z" w16du:dateUtc="2026-02-03T18:12:00Z">
        <w:r w:rsidR="00293F73">
          <w:rPr>
            <w:rFonts w:ascii="Times New Roman" w:hAnsi="Times New Roman" w:cs="Times New Roman"/>
            <w:lang w:eastAsia="en-GB"/>
          </w:rPr>
          <w:t>, river reach,</w:t>
        </w:r>
      </w:ins>
      <w:r w:rsidR="00520D67">
        <w:rPr>
          <w:rFonts w:ascii="Times New Roman" w:hAnsi="Times New Roman" w:cs="Times New Roman"/>
          <w:lang w:eastAsia="en-GB"/>
        </w:rPr>
        <w:t xml:space="preserve"> and species-specific drivers </w:t>
      </w:r>
      <w:r w:rsidR="00EF22BC">
        <w:rPr>
          <w:rFonts w:ascii="Times New Roman" w:hAnsi="Times New Roman" w:cs="Times New Roman"/>
          <w:lang w:eastAsia="en-GB"/>
        </w:rPr>
        <w:t>is important</w:t>
      </w:r>
      <w:r w:rsidR="00AD677A">
        <w:rPr>
          <w:rFonts w:ascii="Times New Roman" w:hAnsi="Times New Roman" w:cs="Times New Roman"/>
          <w:lang w:eastAsia="en-GB"/>
        </w:rPr>
        <w:t xml:space="preserve">. </w:t>
      </w:r>
    </w:p>
    <w:p w14:paraId="6C6A0534" w14:textId="7CF67AD0" w:rsidR="00606352" w:rsidRDefault="007858FF" w:rsidP="00A824E8">
      <w:pPr>
        <w:spacing w:line="480" w:lineRule="auto"/>
        <w:ind w:firstLine="720"/>
        <w:rPr>
          <w:rFonts w:ascii="Times New Roman" w:hAnsi="Times New Roman" w:cs="Times New Roman"/>
          <w:lang w:eastAsia="en-GB"/>
        </w:rPr>
      </w:pPr>
      <w:r>
        <w:rPr>
          <w:rFonts w:ascii="Times New Roman" w:hAnsi="Times New Roman" w:cs="Times New Roman"/>
          <w:lang w:eastAsia="en-GB"/>
        </w:rPr>
        <w:t>Riverine m</w:t>
      </w:r>
      <w:r w:rsidR="007963B7">
        <w:rPr>
          <w:rFonts w:ascii="Times New Roman" w:hAnsi="Times New Roman" w:cs="Times New Roman"/>
          <w:lang w:eastAsia="en-GB"/>
        </w:rPr>
        <w:t xml:space="preserve">acrophyte restoration </w:t>
      </w:r>
      <w:r w:rsidR="00270E17">
        <w:rPr>
          <w:rFonts w:ascii="Times New Roman" w:hAnsi="Times New Roman" w:cs="Times New Roman"/>
          <w:lang w:eastAsia="en-GB"/>
        </w:rPr>
        <w:t>may</w:t>
      </w:r>
      <w:r w:rsidR="007963B7">
        <w:rPr>
          <w:rFonts w:ascii="Times New Roman" w:hAnsi="Times New Roman" w:cs="Times New Roman"/>
          <w:lang w:eastAsia="en-GB"/>
        </w:rPr>
        <w:t xml:space="preserve"> focus on the key controlling variables of flow rate, retention time, dilution, and water column nutrient</w:t>
      </w:r>
      <w:ins w:id="1035" w:author="Larson, Danelle M" w:date="2026-02-03T12:13:00Z" w16du:dateUtc="2026-02-03T18:13:00Z">
        <w:r w:rsidR="006F10CA">
          <w:rPr>
            <w:rFonts w:ascii="Times New Roman" w:hAnsi="Times New Roman" w:cs="Times New Roman"/>
            <w:lang w:eastAsia="en-GB"/>
          </w:rPr>
          <w:t xml:space="preserve"> inputs</w:t>
        </w:r>
      </w:ins>
      <w:del w:id="1036" w:author="Larson, Danelle M" w:date="2026-02-03T12:13:00Z" w16du:dateUtc="2026-02-03T18:13:00Z">
        <w:r w:rsidR="007963B7" w:rsidDel="006F10CA">
          <w:rPr>
            <w:rFonts w:ascii="Times New Roman" w:hAnsi="Times New Roman" w:cs="Times New Roman"/>
            <w:lang w:eastAsia="en-GB"/>
          </w:rPr>
          <w:delText>s</w:delText>
        </w:r>
      </w:del>
      <w:r w:rsidR="0032105C">
        <w:rPr>
          <w:rFonts w:ascii="Times New Roman" w:hAnsi="Times New Roman" w:cs="Times New Roman"/>
          <w:lang w:eastAsia="en-GB"/>
        </w:rPr>
        <w:t xml:space="preserve"> </w:t>
      </w:r>
      <w:r w:rsidR="0032105C">
        <w:rPr>
          <w:rFonts w:ascii="Times New Roman" w:hAnsi="Times New Roman" w:cs="Times New Roman"/>
          <w:lang w:eastAsia="en-GB"/>
        </w:rPr>
        <w:fldChar w:fldCharType="begin" w:fldLock="1"/>
      </w:r>
      <w:r w:rsidR="00A27BE5">
        <w:rPr>
          <w:rFonts w:ascii="Times New Roman" w:hAnsi="Times New Roman" w:cs="Times New Roman"/>
          <w:lang w:eastAsia="en-GB"/>
        </w:rPr>
        <w:instrText xml:space="preserve"> ADDIN ZOTERO_ITEM CSL_CITATION {"citationID":"5qEKOSPQ","properties":{"formattedCitation":"(Delaney &amp; Larson, 2023; Hilton et al., 2006)","plainCitation":"(Delaney &amp; Larson, 2023; Hilton et al., 2006)","noteIndex":0},"citationItems":[{"id":4181,"uris":["http://www.mendeley.com/documents/?uuid=9a15b49f-b3e3-3946-861f-5a904a0c6033","http://zotero.org/users/13640977/items/GIKV22YE"],"itemData":{"id":4181,"type":"article-journal","abstract":"Although the process of eutrophication is reasonably well understood in lakes, there is currently no conceptual understanding of how eutrophication develops in rivers. This issue is addressed here. A review of the main processes controlling the development of eutrophication in lakes has been carried out as a precursor to considering the effect in rivers. The importance of hydraulic flushing in controlling algal growth suggests that short-retention-time rivers will show different effects compared to long retention-time, impounded rivers. The latter are likely to operate like lakes, moving from macrophyte domination to phytoplankton domination whereas the former move to benthic and filamentous algal domination. Subsequently, a conceptual model of the development of eutrophic conditions in short-retention-time rivers is developed. Although there is general agreement in the literature that an increase in nutrients, particularly phosphorus, is a pre-requisite for the eutrophic conditions to develop, there is little evidence in short-retention-time rivers that the plant (macro and micro) biomass is limited by nutrients and a good case can be made that the interaction of hydraulic drag with light limitation is the main controlling factor. The light limitation is brought about by the development of epiphytic algal films on the macrophyte leaves. The implications of this conceptual model are discussed and a series of observable effects are predicted, which should result if the model is correct. © 2006 Elsevier B.V. All rights reserved.","container-title":"Science of the Total Environment","DOI":"10.1016/j.scitotenv.2006.02.055","ISSN":"00489697","issue":"1-3","note":"PMID: 16643991","page":"66-83","title":"How green is my river? A new paradigm of eutrophication in rivers","volume":"365","author":[{"family":"Hilton","given":"John"},{"family":"O'Hare","given":"Matthew"},{"family":"Bowes","given":"Michael J."},{"family":"Jones","given":"J. Iwan"}],"issued":{"date-parts":[["2006",7,15]]},"citation-key":"hiltonHowGreenMy2006"}},{"id":4619,"uris":["http://www.mendeley.com/documents/?uuid=1c960080-8164-49f0-ad51-79dca9f16b2e","http://zotero.org/users/13640977/items/L87IKF7R"],"itemData":{"id":4619,"type":"article-journal","abstract":"Ecosystem state transitions can be ecologically devastating or be a restoration success. State transitio</w:instrText>
      </w:r>
      <w:r w:rsidR="00A27BE5">
        <w:rPr>
          <w:rFonts w:ascii="Times New Roman" w:hAnsi="Times New Roman" w:cs="Times New Roman" w:hint="eastAsia"/>
          <w:lang w:eastAsia="en-GB"/>
        </w:rPr>
        <w:instrText>ns are common within aquatic systems worldwide, especially considering human</w:instrText>
      </w:r>
      <w:r w:rsidR="00A27BE5">
        <w:rPr>
          <w:rFonts w:ascii="Times New Roman" w:hAnsi="Times New Roman" w:cs="Times New Roman" w:hint="eastAsia"/>
          <w:lang w:eastAsia="en-GB"/>
        </w:rPr>
        <w:instrText>‐</w:instrText>
      </w:r>
      <w:r w:rsidR="00A27BE5">
        <w:rPr>
          <w:rFonts w:ascii="Times New Roman" w:hAnsi="Times New Roman" w:cs="Times New Roman" w:hint="eastAsia"/>
          <w:lang w:eastAsia="en-GB"/>
        </w:rPr>
        <w:instrText>mediated changes to land use and water use. We created a transferable conceptual framework to enable multi</w:instrText>
      </w:r>
      <w:r w:rsidR="00A27BE5">
        <w:rPr>
          <w:rFonts w:ascii="Times New Roman" w:hAnsi="Times New Roman" w:cs="Times New Roman" w:hint="eastAsia"/>
          <w:lang w:eastAsia="en-GB"/>
        </w:rPr>
        <w:instrText>‐</w:instrText>
      </w:r>
      <w:r w:rsidR="00A27BE5">
        <w:rPr>
          <w:rFonts w:ascii="Times New Roman" w:hAnsi="Times New Roman" w:cs="Times New Roman" w:hint="eastAsia"/>
          <w:lang w:eastAsia="en-GB"/>
        </w:rPr>
        <w:instrText>scale assessments of state resilience and early warnings of state trans</w:instrText>
      </w:r>
      <w:r w:rsidR="00A27BE5">
        <w:rPr>
          <w:rFonts w:ascii="Times New Roman" w:hAnsi="Times New Roman" w:cs="Times New Roman"/>
          <w:lang w:eastAsia="en-GB"/>
        </w:rPr>
        <w:instrText xml:space="preserve">itions that can inform strategic restorations and avoid ecosystem collapse. The conceptual framework integrated machine learning predictions with ecosystem state concepts, such as state classification, gradients of vulnerability or recovery potential leading to state transitions, and investigation of possible environmental drivers. As an example, we generated prediction probabilities of submersed aquatic vegetation (SAV) presence at nearly 10,000 sites within the Upper Mississippi River, USA. Then, we used an interpretability method for explanation of model predictions to gain insights on possible environmental drivers and threshold or linear responses of SAV presence and absence. The results are also presented via an online, interactive dashboard where our habitat suitability model outputs and prediction explanations from many spatial scales (4 m–400 km of river reach) can inform research and restoration planning.This article is protected by copyright. All rights reserved","container-title":"Conservation Biology","DOI":"10.1111/cobi.14203","ISSN":"0888-8892","issue":"October 2023","page":"1-13","title":"Using explainable machine learning methods to evaluate vulnerability and restoration potential of ecosystem state transitions","author":[{"family":"Delaney","given":"John T."},{"family":"Larson","given":"Danelle M."}],"issued":{"date-parts":[["2023"]]},"citation-key":"delaneyUsingExplainableMachine2023"}}],"schema":"https://github.com/citation-style-language/schema/raw/master/csl-citation.json"} </w:instrText>
      </w:r>
      <w:r w:rsidR="0032105C">
        <w:rPr>
          <w:rFonts w:ascii="Times New Roman" w:hAnsi="Times New Roman" w:cs="Times New Roman"/>
          <w:lang w:eastAsia="en-GB"/>
        </w:rPr>
        <w:fldChar w:fldCharType="separate"/>
      </w:r>
      <w:r w:rsidR="000739B5" w:rsidRPr="000739B5">
        <w:rPr>
          <w:rFonts w:ascii="Times New Roman" w:hAnsi="Times New Roman" w:cs="Times New Roman"/>
        </w:rPr>
        <w:t>(Delaney &amp; Larson</w:t>
      </w:r>
      <w:del w:id="1037" w:author="Larson, Danelle M" w:date="2026-02-02T13:09:00Z" w16du:dateUtc="2026-02-02T19:09:00Z">
        <w:r w:rsidR="000739B5" w:rsidRPr="000739B5" w:rsidDel="00CA5093">
          <w:rPr>
            <w:rFonts w:ascii="Times New Roman" w:hAnsi="Times New Roman" w:cs="Times New Roman"/>
          </w:rPr>
          <w:delText>,</w:delText>
        </w:r>
      </w:del>
      <w:r w:rsidR="000739B5" w:rsidRPr="000739B5">
        <w:rPr>
          <w:rFonts w:ascii="Times New Roman" w:hAnsi="Times New Roman" w:cs="Times New Roman"/>
        </w:rPr>
        <w:t xml:space="preserve"> 2023; Hilton et al.</w:t>
      </w:r>
      <w:del w:id="1038" w:author="Larson, Danelle M" w:date="2026-02-02T13:10:00Z" w16du:dateUtc="2026-02-02T19:10:00Z">
        <w:r w:rsidR="000739B5" w:rsidRPr="000739B5" w:rsidDel="00CA5093">
          <w:rPr>
            <w:rFonts w:ascii="Times New Roman" w:hAnsi="Times New Roman" w:cs="Times New Roman"/>
          </w:rPr>
          <w:delText>,</w:delText>
        </w:r>
      </w:del>
      <w:r w:rsidR="000739B5" w:rsidRPr="000739B5">
        <w:rPr>
          <w:rFonts w:ascii="Times New Roman" w:hAnsi="Times New Roman" w:cs="Times New Roman"/>
        </w:rPr>
        <w:t xml:space="preserve"> 2006)</w:t>
      </w:r>
      <w:r w:rsidR="0032105C">
        <w:rPr>
          <w:rFonts w:ascii="Times New Roman" w:hAnsi="Times New Roman" w:cs="Times New Roman"/>
          <w:lang w:eastAsia="en-GB"/>
        </w:rPr>
        <w:fldChar w:fldCharType="end"/>
      </w:r>
      <w:r w:rsidR="0032105C">
        <w:rPr>
          <w:rFonts w:ascii="Times New Roman" w:hAnsi="Times New Roman" w:cs="Times New Roman"/>
          <w:lang w:eastAsia="en-GB"/>
        </w:rPr>
        <w:t xml:space="preserve">. </w:t>
      </w:r>
      <w:del w:id="1039" w:author="Larson, Danelle M" w:date="2026-02-03T12:14:00Z" w16du:dateUtc="2026-02-03T18:14:00Z">
        <w:r w:rsidR="00FA0890" w:rsidDel="00B33388">
          <w:rPr>
            <w:rFonts w:ascii="Times New Roman" w:hAnsi="Times New Roman" w:cs="Times New Roman"/>
            <w:lang w:eastAsia="en-GB"/>
          </w:rPr>
          <w:delText xml:space="preserve">Our results </w:delText>
        </w:r>
        <w:r w:rsidR="006137BB" w:rsidDel="00B33388">
          <w:rPr>
            <w:rFonts w:ascii="Times New Roman" w:hAnsi="Times New Roman" w:cs="Times New Roman"/>
            <w:lang w:eastAsia="en-GB"/>
          </w:rPr>
          <w:delText>indicate</w:delText>
        </w:r>
        <w:r w:rsidR="00FA0890" w:rsidDel="00B33388">
          <w:rPr>
            <w:rFonts w:ascii="Times New Roman" w:hAnsi="Times New Roman" w:cs="Times New Roman"/>
            <w:lang w:eastAsia="en-GB"/>
          </w:rPr>
          <w:delText xml:space="preserve"> that </w:delText>
        </w:r>
        <w:r w:rsidR="002966D0" w:rsidDel="00B33388">
          <w:rPr>
            <w:rFonts w:ascii="Times New Roman" w:hAnsi="Times New Roman" w:cs="Times New Roman"/>
            <w:lang w:eastAsia="en-GB"/>
          </w:rPr>
          <w:delText xml:space="preserve">Mississippi River </w:delText>
        </w:r>
        <w:r w:rsidR="00FA0890" w:rsidDel="00B33388">
          <w:rPr>
            <w:rFonts w:ascii="Times New Roman" w:hAnsi="Times New Roman" w:cs="Times New Roman"/>
            <w:lang w:eastAsia="en-GB"/>
          </w:rPr>
          <w:delText xml:space="preserve">macrophyte recovery </w:delText>
        </w:r>
        <w:r w:rsidR="002B09E0" w:rsidDel="00B33388">
          <w:rPr>
            <w:rFonts w:ascii="Times New Roman" w:hAnsi="Times New Roman" w:cs="Times New Roman"/>
            <w:lang w:eastAsia="en-GB"/>
          </w:rPr>
          <w:delText xml:space="preserve">occurred </w:delText>
        </w:r>
        <w:r w:rsidR="00FA0890" w:rsidDel="00B33388">
          <w:rPr>
            <w:rFonts w:ascii="Times New Roman" w:hAnsi="Times New Roman" w:cs="Times New Roman"/>
            <w:lang w:eastAsia="en-GB"/>
          </w:rPr>
          <w:delText xml:space="preserve">in part </w:delText>
        </w:r>
        <w:r w:rsidR="002B09E0" w:rsidDel="00B33388">
          <w:rPr>
            <w:rFonts w:ascii="Times New Roman" w:hAnsi="Times New Roman" w:cs="Times New Roman"/>
            <w:lang w:eastAsia="en-GB"/>
          </w:rPr>
          <w:delText>because</w:delText>
        </w:r>
        <w:r w:rsidR="008B20B9" w:rsidDel="00B33388">
          <w:rPr>
            <w:rFonts w:ascii="Times New Roman" w:hAnsi="Times New Roman" w:cs="Times New Roman"/>
            <w:lang w:eastAsia="en-GB"/>
          </w:rPr>
          <w:delText xml:space="preserve"> of</w:delText>
        </w:r>
        <w:r w:rsidR="00FA0890" w:rsidDel="00B33388">
          <w:rPr>
            <w:rFonts w:ascii="Times New Roman" w:hAnsi="Times New Roman" w:cs="Times New Roman"/>
            <w:lang w:eastAsia="en-GB"/>
          </w:rPr>
          <w:delText xml:space="preserve"> </w:delText>
        </w:r>
      </w:del>
      <w:commentRangeStart w:id="1040"/>
      <w:commentRangeStart w:id="1041"/>
      <w:del w:id="1042" w:author="Larson, Danelle M" w:date="2026-01-30T11:57:00Z" w16du:dateUtc="2026-01-30T17:57:00Z">
        <w:r w:rsidR="00FA0890" w:rsidDel="00C76439">
          <w:rPr>
            <w:rFonts w:ascii="Times New Roman" w:hAnsi="Times New Roman" w:cs="Times New Roman"/>
            <w:lang w:eastAsia="en-GB"/>
          </w:rPr>
          <w:delText xml:space="preserve">increased dilution </w:delText>
        </w:r>
        <w:commentRangeEnd w:id="1040"/>
        <w:r w:rsidR="00B479E4" w:rsidDel="00C76439">
          <w:rPr>
            <w:rStyle w:val="CommentReference"/>
            <w:rFonts w:ascii="Times New Roman" w:eastAsia="Times New Roman" w:hAnsi="Times New Roman" w:cs="Times New Roman"/>
          </w:rPr>
          <w:commentReference w:id="1040"/>
        </w:r>
      </w:del>
      <w:commentRangeEnd w:id="1041"/>
      <w:del w:id="1043" w:author="Larson, Danelle M" w:date="2026-02-03T12:14:00Z" w16du:dateUtc="2026-02-03T18:14:00Z">
        <w:r w:rsidR="004E2E39" w:rsidDel="00B33388">
          <w:rPr>
            <w:rStyle w:val="CommentReference"/>
            <w:rFonts w:ascii="Times New Roman" w:eastAsia="Times New Roman" w:hAnsi="Times New Roman" w:cs="Times New Roman"/>
          </w:rPr>
          <w:commentReference w:id="1041"/>
        </w:r>
      </w:del>
      <w:del w:id="1044" w:author="Larson, Danelle M" w:date="2026-01-30T11:57:00Z" w16du:dateUtc="2026-01-30T17:57:00Z">
        <w:r w:rsidR="00A85AAC" w:rsidDel="00C76439">
          <w:rPr>
            <w:rFonts w:ascii="Times New Roman" w:hAnsi="Times New Roman" w:cs="Times New Roman"/>
            <w:lang w:eastAsia="en-GB"/>
          </w:rPr>
          <w:delText>and reduced</w:delText>
        </w:r>
        <w:r w:rsidR="00FA0890" w:rsidDel="00C76439">
          <w:rPr>
            <w:rFonts w:ascii="Times New Roman" w:hAnsi="Times New Roman" w:cs="Times New Roman"/>
            <w:lang w:eastAsia="en-GB"/>
          </w:rPr>
          <w:delText xml:space="preserve"> water column nutrient </w:delText>
        </w:r>
      </w:del>
      <w:ins w:id="1045" w:author="jeff houser" w:date="2026-01-26T15:44:00Z" w16du:dateUtc="2026-01-26T21:44:00Z">
        <w:del w:id="1046" w:author="Larson, Danelle M" w:date="2026-01-30T11:57:00Z" w16du:dateUtc="2026-01-30T17:57:00Z">
          <w:r w:rsidR="00593F5E" w:rsidDel="00C76439">
            <w:rPr>
              <w:rFonts w:ascii="Times New Roman" w:hAnsi="Times New Roman" w:cs="Times New Roman"/>
              <w:lang w:eastAsia="en-GB"/>
            </w:rPr>
            <w:delText xml:space="preserve">TP </w:delText>
          </w:r>
        </w:del>
      </w:ins>
      <w:del w:id="1047" w:author="Larson, Danelle M" w:date="2026-01-30T11:57:00Z" w16du:dateUtc="2026-01-30T17:57:00Z">
        <w:r w:rsidR="00FA0890" w:rsidDel="00C76439">
          <w:rPr>
            <w:rFonts w:ascii="Times New Roman" w:hAnsi="Times New Roman" w:cs="Times New Roman"/>
            <w:lang w:eastAsia="en-GB"/>
          </w:rPr>
          <w:delText>inputs</w:delText>
        </w:r>
        <w:r w:rsidR="00A85AAC" w:rsidDel="00C76439">
          <w:rPr>
            <w:rFonts w:ascii="Times New Roman" w:hAnsi="Times New Roman" w:cs="Times New Roman"/>
            <w:lang w:eastAsia="en-GB"/>
          </w:rPr>
          <w:delText xml:space="preserve"> over time</w:delText>
        </w:r>
        <w:r w:rsidR="00FA0890" w:rsidDel="00C76439">
          <w:rPr>
            <w:rFonts w:ascii="Times New Roman" w:hAnsi="Times New Roman" w:cs="Times New Roman"/>
            <w:lang w:eastAsia="en-GB"/>
          </w:rPr>
          <w:delText xml:space="preserve">. </w:delText>
        </w:r>
        <w:r w:rsidR="001C17C6" w:rsidDel="00C76439">
          <w:rPr>
            <w:rFonts w:ascii="Times New Roman" w:hAnsi="Times New Roman" w:cs="Times New Roman"/>
            <w:lang w:eastAsia="en-GB"/>
          </w:rPr>
          <w:delText>The hydrologic changes were systemic</w:delText>
        </w:r>
      </w:del>
      <w:commentRangeStart w:id="1048"/>
      <w:commentRangeStart w:id="1049"/>
      <w:del w:id="1050" w:author="Larson, Danelle M" w:date="2026-01-30T11:48:00Z" w16du:dateUtc="2026-01-30T17:48:00Z">
        <w:r w:rsidR="001C17C6" w:rsidDel="0029270D">
          <w:rPr>
            <w:rFonts w:ascii="Times New Roman" w:hAnsi="Times New Roman" w:cs="Times New Roman"/>
            <w:lang w:eastAsia="en-GB"/>
          </w:rPr>
          <w:delText xml:space="preserve"> and </w:delText>
        </w:r>
        <w:r w:rsidR="005D3B52" w:rsidDel="0029270D">
          <w:rPr>
            <w:rFonts w:ascii="Times New Roman" w:hAnsi="Times New Roman" w:cs="Times New Roman"/>
            <w:lang w:eastAsia="en-GB"/>
          </w:rPr>
          <w:delText xml:space="preserve">of </w:delText>
        </w:r>
        <w:r w:rsidR="001C17C6" w:rsidDel="0029270D">
          <w:rPr>
            <w:rFonts w:ascii="Times New Roman" w:hAnsi="Times New Roman" w:cs="Times New Roman"/>
            <w:lang w:eastAsia="en-GB"/>
          </w:rPr>
          <w:delText>natural origins</w:delText>
        </w:r>
        <w:r w:rsidR="000637D7" w:rsidDel="0029270D">
          <w:rPr>
            <w:rFonts w:ascii="Times New Roman" w:hAnsi="Times New Roman" w:cs="Times New Roman"/>
            <w:lang w:eastAsia="en-GB"/>
          </w:rPr>
          <w:delText xml:space="preserve"> (unless anthropogenic climatic changes </w:delText>
        </w:r>
        <w:r w:rsidR="000637D7" w:rsidDel="0029270D">
          <w:rPr>
            <w:rFonts w:ascii="Times New Roman" w:hAnsi="Times New Roman" w:cs="Times New Roman"/>
            <w:lang w:eastAsia="en-GB"/>
          </w:rPr>
          <w:lastRenderedPageBreak/>
          <w:delText>influenced precipitation</w:delText>
        </w:r>
        <w:commentRangeEnd w:id="1048"/>
        <w:r w:rsidR="005552E4" w:rsidDel="0029270D">
          <w:rPr>
            <w:rStyle w:val="CommentReference"/>
            <w:rFonts w:ascii="Times New Roman" w:eastAsia="Times New Roman" w:hAnsi="Times New Roman" w:cs="Times New Roman"/>
          </w:rPr>
          <w:commentReference w:id="1048"/>
        </w:r>
      </w:del>
      <w:commentRangeEnd w:id="1049"/>
      <w:del w:id="1051" w:author="Larson, Danelle M" w:date="2026-01-30T11:49:00Z" w16du:dateUtc="2026-01-30T17:49:00Z">
        <w:r w:rsidR="0029270D" w:rsidDel="003F3C88">
          <w:rPr>
            <w:rStyle w:val="CommentReference"/>
            <w:rFonts w:ascii="Times New Roman" w:eastAsia="Times New Roman" w:hAnsi="Times New Roman" w:cs="Times New Roman"/>
          </w:rPr>
          <w:commentReference w:id="1049"/>
        </w:r>
      </w:del>
      <w:del w:id="1052" w:author="Larson, Danelle M" w:date="2026-01-30T11:48:00Z" w16du:dateUtc="2026-01-30T17:48:00Z">
        <w:r w:rsidR="000637D7" w:rsidDel="0029270D">
          <w:rPr>
            <w:rFonts w:ascii="Times New Roman" w:hAnsi="Times New Roman" w:cs="Times New Roman"/>
            <w:lang w:eastAsia="en-GB"/>
          </w:rPr>
          <w:delText>)</w:delText>
        </w:r>
      </w:del>
      <w:del w:id="1053" w:author="Larson, Danelle M" w:date="2026-01-30T11:49:00Z" w16du:dateUtc="2026-01-30T17:49:00Z">
        <w:r w:rsidR="001C17C6" w:rsidDel="003F3C88">
          <w:rPr>
            <w:rFonts w:ascii="Times New Roman" w:hAnsi="Times New Roman" w:cs="Times New Roman"/>
            <w:lang w:eastAsia="en-GB"/>
          </w:rPr>
          <w:delText>, whereas</w:delText>
        </w:r>
      </w:del>
      <w:del w:id="1054" w:author="Larson, Danelle M" w:date="2026-01-30T11:57:00Z" w16du:dateUtc="2026-01-30T17:57:00Z">
        <w:r w:rsidR="001C17C6" w:rsidDel="00C76439">
          <w:rPr>
            <w:rFonts w:ascii="Times New Roman" w:hAnsi="Times New Roman" w:cs="Times New Roman"/>
            <w:lang w:eastAsia="en-GB"/>
          </w:rPr>
          <w:delText xml:space="preserve"> the reduction of nutrients </w:delText>
        </w:r>
      </w:del>
      <w:ins w:id="1055" w:author="jeff houser" w:date="2026-01-26T15:47:00Z" w16du:dateUtc="2026-01-26T21:47:00Z">
        <w:del w:id="1056" w:author="Larson, Danelle M" w:date="2026-01-30T11:57:00Z" w16du:dateUtc="2026-01-30T17:57:00Z">
          <w:r w:rsidR="004B3599" w:rsidDel="00C76439">
            <w:rPr>
              <w:rFonts w:ascii="Times New Roman" w:hAnsi="Times New Roman" w:cs="Times New Roman"/>
              <w:lang w:eastAsia="en-GB"/>
            </w:rPr>
            <w:delText xml:space="preserve">TP </w:delText>
          </w:r>
        </w:del>
      </w:ins>
      <w:del w:id="1057" w:author="Larson, Danelle M" w:date="2026-01-30T11:57:00Z" w16du:dateUtc="2026-01-30T17:57:00Z">
        <w:r w:rsidR="001C17C6" w:rsidDel="00C76439">
          <w:rPr>
            <w:rFonts w:ascii="Times New Roman" w:hAnsi="Times New Roman" w:cs="Times New Roman"/>
            <w:lang w:eastAsia="en-GB"/>
          </w:rPr>
          <w:delText xml:space="preserve">was a </w:delText>
        </w:r>
        <w:r w:rsidR="00F51923" w:rsidDel="00C76439">
          <w:rPr>
            <w:rFonts w:ascii="Times New Roman" w:hAnsi="Times New Roman" w:cs="Times New Roman"/>
            <w:lang w:eastAsia="en-GB"/>
          </w:rPr>
          <w:delText xml:space="preserve">result of </w:delText>
        </w:r>
        <w:r w:rsidR="001C17C6" w:rsidDel="00C76439">
          <w:rPr>
            <w:rFonts w:ascii="Times New Roman" w:hAnsi="Times New Roman" w:cs="Times New Roman"/>
            <w:lang w:eastAsia="en-GB"/>
          </w:rPr>
          <w:delText xml:space="preserve">deliberate human intervention </w:delText>
        </w:r>
        <w:r w:rsidR="00124355" w:rsidDel="00C76439">
          <w:rPr>
            <w:rFonts w:ascii="Times New Roman" w:hAnsi="Times New Roman" w:cs="Times New Roman"/>
            <w:lang w:eastAsia="en-GB"/>
          </w:rPr>
          <w:delText xml:space="preserve">and the </w:delText>
        </w:r>
      </w:del>
      <w:del w:id="1058" w:author="Larson, Danelle M" w:date="2026-02-03T12:14:00Z" w16du:dateUtc="2026-02-03T18:14:00Z">
        <w:r w:rsidR="00124355" w:rsidDel="00B33388">
          <w:rPr>
            <w:rFonts w:ascii="Times New Roman" w:hAnsi="Times New Roman" w:cs="Times New Roman"/>
            <w:lang w:eastAsia="en-GB"/>
          </w:rPr>
          <w:delText xml:space="preserve">implementation </w:delText>
        </w:r>
      </w:del>
      <w:commentRangeStart w:id="1059"/>
      <w:commentRangeStart w:id="1060"/>
      <w:del w:id="1061" w:author="Larson, Danelle M" w:date="2026-01-30T11:59:00Z" w16du:dateUtc="2026-01-30T17:59:00Z">
        <w:r w:rsidR="00F602CC" w:rsidDel="004E2E39">
          <w:rPr>
            <w:rFonts w:ascii="Times New Roman" w:hAnsi="Times New Roman" w:cs="Times New Roman"/>
            <w:lang w:eastAsia="en-GB"/>
          </w:rPr>
          <w:delText xml:space="preserve">over several decades </w:delText>
        </w:r>
      </w:del>
      <w:del w:id="1062" w:author="Larson, Danelle M" w:date="2026-02-03T12:14:00Z" w16du:dateUtc="2026-02-03T18:14:00Z">
        <w:r w:rsidR="00124355" w:rsidDel="00B33388">
          <w:rPr>
            <w:rFonts w:ascii="Times New Roman" w:hAnsi="Times New Roman" w:cs="Times New Roman"/>
            <w:lang w:eastAsia="en-GB"/>
          </w:rPr>
          <w:delText>of</w:delText>
        </w:r>
        <w:r w:rsidR="00A120F0" w:rsidDel="00B33388">
          <w:rPr>
            <w:rFonts w:ascii="Times New Roman" w:hAnsi="Times New Roman" w:cs="Times New Roman"/>
            <w:lang w:eastAsia="en-GB"/>
          </w:rPr>
          <w:delText xml:space="preserve"> U.S.</w:delText>
        </w:r>
        <w:r w:rsidR="001C17C6" w:rsidDel="00B33388">
          <w:rPr>
            <w:rFonts w:ascii="Times New Roman" w:hAnsi="Times New Roman" w:cs="Times New Roman"/>
            <w:lang w:eastAsia="en-GB"/>
          </w:rPr>
          <w:delText xml:space="preserve"> Clean Water Act </w:delText>
        </w:r>
        <w:r w:rsidR="00A120F0" w:rsidDel="00B33388">
          <w:rPr>
            <w:rFonts w:ascii="Times New Roman" w:hAnsi="Times New Roman" w:cs="Times New Roman"/>
            <w:lang w:eastAsia="en-GB"/>
          </w:rPr>
          <w:delText>regulation</w:delText>
        </w:r>
        <w:r w:rsidR="001C17C6" w:rsidDel="00B33388">
          <w:rPr>
            <w:rFonts w:ascii="Times New Roman" w:hAnsi="Times New Roman" w:cs="Times New Roman"/>
            <w:lang w:eastAsia="en-GB"/>
          </w:rPr>
          <w:delText>s</w:delText>
        </w:r>
      </w:del>
      <w:del w:id="1063" w:author="Larson, Danelle M" w:date="2026-01-30T11:58:00Z" w16du:dateUtc="2026-01-30T17:58:00Z">
        <w:r w:rsidR="002966D0" w:rsidDel="00D44825">
          <w:rPr>
            <w:rFonts w:ascii="Times New Roman" w:hAnsi="Times New Roman" w:cs="Times New Roman"/>
            <w:lang w:eastAsia="en-GB"/>
          </w:rPr>
          <w:delText>.</w:delText>
        </w:r>
      </w:del>
      <w:del w:id="1064" w:author="Larson, Danelle M" w:date="2026-02-03T12:14:00Z" w16du:dateUtc="2026-02-03T18:14:00Z">
        <w:r w:rsidR="006F7508" w:rsidDel="00B33388">
          <w:rPr>
            <w:rFonts w:ascii="Times New Roman" w:hAnsi="Times New Roman" w:cs="Times New Roman"/>
            <w:lang w:eastAsia="en-GB"/>
          </w:rPr>
          <w:delText xml:space="preserve"> </w:delText>
        </w:r>
        <w:commentRangeEnd w:id="1059"/>
        <w:r w:rsidR="00E04C65" w:rsidDel="00B33388">
          <w:rPr>
            <w:rStyle w:val="CommentReference"/>
            <w:rFonts w:ascii="Times New Roman" w:eastAsia="Times New Roman" w:hAnsi="Times New Roman" w:cs="Times New Roman"/>
          </w:rPr>
          <w:commentReference w:id="1059"/>
        </w:r>
        <w:commentRangeEnd w:id="1060"/>
        <w:r w:rsidR="00B21AA7" w:rsidDel="00B33388">
          <w:rPr>
            <w:rStyle w:val="CommentReference"/>
            <w:rFonts w:ascii="Times New Roman" w:eastAsia="Times New Roman" w:hAnsi="Times New Roman" w:cs="Times New Roman"/>
          </w:rPr>
          <w:commentReference w:id="1060"/>
        </w:r>
      </w:del>
      <w:r w:rsidR="006F7508">
        <w:rPr>
          <w:rFonts w:ascii="Times New Roman" w:hAnsi="Times New Roman" w:cs="Times New Roman"/>
          <w:lang w:eastAsia="en-GB"/>
        </w:rPr>
        <w:t>In the</w:t>
      </w:r>
      <w:r w:rsidR="000637D7">
        <w:rPr>
          <w:rFonts w:ascii="Times New Roman" w:hAnsi="Times New Roman" w:cs="Times New Roman"/>
          <w:lang w:eastAsia="en-GB"/>
        </w:rPr>
        <w:t xml:space="preserve"> </w:t>
      </w:r>
      <w:r w:rsidR="00891831">
        <w:rPr>
          <w:rFonts w:ascii="Times New Roman" w:hAnsi="Times New Roman" w:cs="Times New Roman"/>
          <w:lang w:eastAsia="en-GB"/>
        </w:rPr>
        <w:t>UMR</w:t>
      </w:r>
      <w:r w:rsidR="006F7508">
        <w:rPr>
          <w:rFonts w:ascii="Times New Roman" w:hAnsi="Times New Roman" w:cs="Times New Roman"/>
          <w:lang w:eastAsia="en-GB"/>
        </w:rPr>
        <w:t xml:space="preserve">, there is </w:t>
      </w:r>
      <w:del w:id="1065" w:author="Larson, Danelle M" w:date="2026-02-03T12:13:00Z" w16du:dateUtc="2026-02-03T18:13:00Z">
        <w:r w:rsidR="00CA7FD1" w:rsidDel="00A467FF">
          <w:rPr>
            <w:rFonts w:ascii="Times New Roman" w:hAnsi="Times New Roman" w:cs="Times New Roman"/>
            <w:lang w:eastAsia="en-GB"/>
          </w:rPr>
          <w:delText xml:space="preserve">another </w:delText>
        </w:r>
      </w:del>
      <w:r w:rsidR="00CA7FD1">
        <w:rPr>
          <w:rFonts w:ascii="Times New Roman" w:hAnsi="Times New Roman" w:cs="Times New Roman"/>
          <w:lang w:eastAsia="en-GB"/>
        </w:rPr>
        <w:t>opportunity</w:t>
      </w:r>
      <w:r w:rsidR="006F7508">
        <w:rPr>
          <w:rFonts w:ascii="Times New Roman" w:hAnsi="Times New Roman" w:cs="Times New Roman"/>
          <w:lang w:eastAsia="en-GB"/>
        </w:rPr>
        <w:t xml:space="preserve"> to manipulate the environmental drivers in areas depauperate of aquatic plants</w:t>
      </w:r>
      <w:r w:rsidR="0032105C">
        <w:rPr>
          <w:rFonts w:ascii="Times New Roman" w:hAnsi="Times New Roman" w:cs="Times New Roman"/>
          <w:lang w:eastAsia="en-GB"/>
        </w:rPr>
        <w:t xml:space="preserve"> </w:t>
      </w:r>
      <w:r w:rsidR="0032105C">
        <w:rPr>
          <w:rFonts w:ascii="Times New Roman" w:hAnsi="Times New Roman" w:cs="Times New Roman"/>
          <w:lang w:eastAsia="en-GB"/>
        </w:rPr>
        <w:fldChar w:fldCharType="begin" w:fldLock="1"/>
      </w:r>
      <w:r w:rsidR="00A27BE5">
        <w:rPr>
          <w:rFonts w:ascii="Times New Roman" w:hAnsi="Times New Roman" w:cs="Times New Roman"/>
          <w:lang w:eastAsia="en-GB"/>
        </w:rPr>
        <w:instrText xml:space="preserve"> ADDIN ZOTERO_ITEM CSL_CITATION {"citationID":"aNsjfveM","properties":{"formattedCitation":"(Carhart et al., 2021; Delaney &amp; Larson, 2023)","plainCitation":"(Carhart et al., 2021; Delaney &amp; Larson, 2023)","noteIndex":0},"citationItems":[{"id":4237,"uris":["http://www.mendeley.com/documents/?uuid=1adb0a26-5fbd-39d6-a12f-67b66e0d2f91","http://zotero.org/users/13640977/items/2F73VUNF"],"itemData":{"id":4237,"type":"article-journal","container-title":"Wetlands","DOI":"10.1007/s13157-021-01454-1","ISSN":"0277-5212","issue":"5","page":"57","title":"Understanding Constraints on Submersed Vegetation Distribution in a Large, Floodplain River: the Role of Water Level Fluctuations, Water Clarity and River Geomorphology","volume":"41","author":[{"family":"Carhart","given":"Alicia M."},{"family":"Kalas","given":"John E."},{"family":"Rogala","given":"James T."},{"family":"Rohweder","given":"Jason J."},{"family":"Drake","given":"Deanne C."},{"family":"Houser","given":"Jeffrey N."}],"issued":{"date-parts":[["2021",6,8]]},"citation-key":"carhartUnderstandingConstraintsSubmersed2021"}},{"id":4619,"uris":["http://www.mendeley.com/documents/?uuid=1c960080-8164-49f0-ad51-79dca9f16b2e","http://zotero.org/users/13640977/items/L87IKF7R"],"itemData":{"id":4619,"type":"article-jou</w:instrText>
      </w:r>
      <w:r w:rsidR="00A27BE5">
        <w:rPr>
          <w:rFonts w:ascii="Times New Roman" w:hAnsi="Times New Roman" w:cs="Times New Roman" w:hint="eastAsia"/>
          <w:lang w:eastAsia="en-GB"/>
        </w:rPr>
        <w:instrText>rnal","abstract":"Ecosystem state transitions can be ecologically devastating or be a restoration success. State transitions are common within aquatic systems worldwide, especially considering human</w:instrText>
      </w:r>
      <w:r w:rsidR="00A27BE5">
        <w:rPr>
          <w:rFonts w:ascii="Times New Roman" w:hAnsi="Times New Roman" w:cs="Times New Roman" w:hint="eastAsia"/>
          <w:lang w:eastAsia="en-GB"/>
        </w:rPr>
        <w:instrText>‐</w:instrText>
      </w:r>
      <w:r w:rsidR="00A27BE5">
        <w:rPr>
          <w:rFonts w:ascii="Times New Roman" w:hAnsi="Times New Roman" w:cs="Times New Roman" w:hint="eastAsia"/>
          <w:lang w:eastAsia="en-GB"/>
        </w:rPr>
        <w:instrText>mediated changes to land use and water use. We created a transferable conceptual framework to enable multi</w:instrText>
      </w:r>
      <w:r w:rsidR="00A27BE5">
        <w:rPr>
          <w:rFonts w:ascii="Times New Roman" w:hAnsi="Times New Roman" w:cs="Times New Roman" w:hint="eastAsia"/>
          <w:lang w:eastAsia="en-GB"/>
        </w:rPr>
        <w:instrText>‐</w:instrText>
      </w:r>
      <w:r w:rsidR="00A27BE5">
        <w:rPr>
          <w:rFonts w:ascii="Times New Roman" w:hAnsi="Times New Roman" w:cs="Times New Roman" w:hint="eastAsia"/>
          <w:lang w:eastAsia="en-GB"/>
        </w:rPr>
        <w:instrText>scale assessments of state resilience and early warnings of state transitions that can inform strategic restorations and avoid ecosystem collapse. The conceptual framework integrated machine learning pred</w:instrText>
      </w:r>
      <w:r w:rsidR="00A27BE5">
        <w:rPr>
          <w:rFonts w:ascii="Times New Roman" w:hAnsi="Times New Roman" w:cs="Times New Roman"/>
          <w:lang w:eastAsia="en-GB"/>
        </w:rPr>
        <w:instrText xml:space="preserve">ictions with ecosystem state concepts, such as state classification, gradients of vulnerability or recovery potential leading to state transitions, and investigation of possible environmental drivers. As an example, we generated prediction probabilities of submersed aquatic vegetation (SAV) presence at nearly 10,000 sites within the Upper Mississippi River, USA. Then, we used an interpretability method for explanation of model predictions to gain insights on possible environmental drivers and threshold or linear responses of SAV presence and absence. The results are also presented via an online, interactive dashboard where our habitat suitability model outputs and prediction explanations from many spatial scales (4 m–400 km of river reach) can inform research and restoration planning.This article is protected by copyright. All rights reserved","container-title":"Conservation Biology","DOI":"10.1111/cobi.14203","ISSN":"0888-8892","issue":"October 2023","page":"1-13","title":"Using explainable machine learning methods to evaluate vulnerability and restoration potential of ecosystem state transitions","author":[{"family":"Delaney","given":"John T."},{"family":"Larson","given":"Danelle M."}],"issued":{"date-parts":[["2023"]]},"citation-key":"delaneyUsingExplainableMachine2023"}}],"schema":"https://github.com/citation-style-language/schema/raw/master/csl-citation.json"} </w:instrText>
      </w:r>
      <w:r w:rsidR="0032105C">
        <w:rPr>
          <w:rFonts w:ascii="Times New Roman" w:hAnsi="Times New Roman" w:cs="Times New Roman"/>
          <w:lang w:eastAsia="en-GB"/>
        </w:rPr>
        <w:fldChar w:fldCharType="separate"/>
      </w:r>
      <w:r w:rsidR="000739B5" w:rsidRPr="000739B5">
        <w:rPr>
          <w:rFonts w:ascii="Times New Roman" w:hAnsi="Times New Roman" w:cs="Times New Roman"/>
        </w:rPr>
        <w:t>(Carhart et al.</w:t>
      </w:r>
      <w:del w:id="1066" w:author="Larson, Danelle M" w:date="2026-02-02T13:10:00Z" w16du:dateUtc="2026-02-02T19:10:00Z">
        <w:r w:rsidR="000739B5" w:rsidRPr="000739B5" w:rsidDel="00CA5093">
          <w:rPr>
            <w:rFonts w:ascii="Times New Roman" w:hAnsi="Times New Roman" w:cs="Times New Roman"/>
          </w:rPr>
          <w:delText>,</w:delText>
        </w:r>
      </w:del>
      <w:r w:rsidR="000739B5" w:rsidRPr="000739B5">
        <w:rPr>
          <w:rFonts w:ascii="Times New Roman" w:hAnsi="Times New Roman" w:cs="Times New Roman"/>
        </w:rPr>
        <w:t xml:space="preserve"> 2021; Delaney &amp; Larson</w:t>
      </w:r>
      <w:del w:id="1067" w:author="Larson, Danelle M" w:date="2026-02-02T13:10:00Z" w16du:dateUtc="2026-02-02T19:10:00Z">
        <w:r w:rsidR="000739B5" w:rsidRPr="000739B5" w:rsidDel="00CA5093">
          <w:rPr>
            <w:rFonts w:ascii="Times New Roman" w:hAnsi="Times New Roman" w:cs="Times New Roman"/>
          </w:rPr>
          <w:delText>,</w:delText>
        </w:r>
      </w:del>
      <w:r w:rsidR="000739B5" w:rsidRPr="000739B5">
        <w:rPr>
          <w:rFonts w:ascii="Times New Roman" w:hAnsi="Times New Roman" w:cs="Times New Roman"/>
        </w:rPr>
        <w:t xml:space="preserve"> 2023)</w:t>
      </w:r>
      <w:r w:rsidR="0032105C">
        <w:rPr>
          <w:rFonts w:ascii="Times New Roman" w:hAnsi="Times New Roman" w:cs="Times New Roman"/>
          <w:lang w:eastAsia="en-GB"/>
        </w:rPr>
        <w:fldChar w:fldCharType="end"/>
      </w:r>
      <w:r w:rsidR="00C729CF">
        <w:rPr>
          <w:rFonts w:ascii="Times New Roman" w:hAnsi="Times New Roman" w:cs="Times New Roman"/>
          <w:lang w:eastAsia="en-GB"/>
        </w:rPr>
        <w:t>. For</w:t>
      </w:r>
      <w:r w:rsidR="006346DA">
        <w:rPr>
          <w:rFonts w:ascii="Times New Roman" w:hAnsi="Times New Roman" w:cs="Times New Roman"/>
          <w:lang w:eastAsia="en-GB"/>
        </w:rPr>
        <w:t xml:space="preserve"> example, the use of engineering features can </w:t>
      </w:r>
      <w:r w:rsidR="00DF043A">
        <w:rPr>
          <w:rFonts w:ascii="Times New Roman" w:hAnsi="Times New Roman" w:cs="Times New Roman"/>
          <w:lang w:eastAsia="en-GB"/>
        </w:rPr>
        <w:t xml:space="preserve">increase </w:t>
      </w:r>
      <w:r w:rsidR="00983A21">
        <w:rPr>
          <w:rFonts w:ascii="Times New Roman" w:hAnsi="Times New Roman" w:cs="Times New Roman"/>
        </w:rPr>
        <w:t>hydrogeomorphic</w:t>
      </w:r>
      <w:r w:rsidR="004F79E4">
        <w:rPr>
          <w:rFonts w:ascii="Times New Roman" w:hAnsi="Times New Roman" w:cs="Times New Roman"/>
          <w:lang w:eastAsia="en-GB"/>
        </w:rPr>
        <w:t xml:space="preserve"> </w:t>
      </w:r>
      <w:r w:rsidR="00DF043A">
        <w:rPr>
          <w:rFonts w:ascii="Times New Roman" w:hAnsi="Times New Roman" w:cs="Times New Roman"/>
          <w:lang w:eastAsia="en-GB"/>
        </w:rPr>
        <w:t xml:space="preserve">connectivity that </w:t>
      </w:r>
      <w:r w:rsidR="006346DA">
        <w:rPr>
          <w:rFonts w:ascii="Times New Roman" w:hAnsi="Times New Roman" w:cs="Times New Roman"/>
          <w:lang w:eastAsia="en-GB"/>
        </w:rPr>
        <w:t>reduce</w:t>
      </w:r>
      <w:r w:rsidR="00DF043A">
        <w:rPr>
          <w:rFonts w:ascii="Times New Roman" w:hAnsi="Times New Roman" w:cs="Times New Roman"/>
          <w:lang w:eastAsia="en-GB"/>
        </w:rPr>
        <w:t>s</w:t>
      </w:r>
      <w:r w:rsidR="006346DA">
        <w:rPr>
          <w:rFonts w:ascii="Times New Roman" w:hAnsi="Times New Roman" w:cs="Times New Roman"/>
          <w:lang w:eastAsia="en-GB"/>
        </w:rPr>
        <w:t xml:space="preserve"> retention time and flow </w:t>
      </w:r>
      <w:r w:rsidR="00C812F2">
        <w:rPr>
          <w:rFonts w:ascii="Times New Roman" w:hAnsi="Times New Roman" w:cs="Times New Roman"/>
          <w:lang w:eastAsia="en-GB"/>
        </w:rPr>
        <w:t>rates and</w:t>
      </w:r>
      <w:r w:rsidR="00DB0FCE">
        <w:rPr>
          <w:rFonts w:ascii="Times New Roman" w:hAnsi="Times New Roman" w:cs="Times New Roman"/>
          <w:lang w:eastAsia="en-GB"/>
        </w:rPr>
        <w:t xml:space="preserve"> increase</w:t>
      </w:r>
      <w:ins w:id="1068" w:author="Larson, Danelle M" w:date="2026-02-03T12:13:00Z" w16du:dateUtc="2026-02-03T18:13:00Z">
        <w:r w:rsidR="006F10CA">
          <w:rPr>
            <w:rFonts w:ascii="Times New Roman" w:hAnsi="Times New Roman" w:cs="Times New Roman"/>
            <w:lang w:eastAsia="en-GB"/>
          </w:rPr>
          <w:t>s</w:t>
        </w:r>
      </w:ins>
      <w:r w:rsidR="00DB0FCE">
        <w:rPr>
          <w:rFonts w:ascii="Times New Roman" w:hAnsi="Times New Roman" w:cs="Times New Roman"/>
          <w:lang w:eastAsia="en-GB"/>
        </w:rPr>
        <w:t xml:space="preserve"> dilution </w:t>
      </w:r>
      <w:del w:id="1069" w:author="Larson, Danelle M" w:date="2026-02-03T12:13:00Z" w16du:dateUtc="2026-02-03T18:13:00Z">
        <w:r w:rsidR="00DB0FCE" w:rsidDel="006F10CA">
          <w:rPr>
            <w:rFonts w:ascii="Times New Roman" w:hAnsi="Times New Roman" w:cs="Times New Roman"/>
            <w:lang w:eastAsia="en-GB"/>
          </w:rPr>
          <w:delText xml:space="preserve">at various spatial scales </w:delText>
        </w:r>
      </w:del>
      <w:r w:rsidR="00DB0FCE">
        <w:rPr>
          <w:rFonts w:ascii="Times New Roman" w:hAnsi="Times New Roman" w:cs="Times New Roman"/>
          <w:lang w:eastAsia="en-GB"/>
        </w:rPr>
        <w:t>to recover plants</w:t>
      </w:r>
      <w:r w:rsidR="00BA3FD7">
        <w:rPr>
          <w:rFonts w:ascii="Times New Roman" w:hAnsi="Times New Roman" w:cs="Times New Roman"/>
          <w:lang w:eastAsia="en-GB"/>
        </w:rPr>
        <w:t xml:space="preserve"> </w:t>
      </w:r>
      <w:r w:rsidR="0032105C">
        <w:rPr>
          <w:rFonts w:ascii="Times New Roman" w:hAnsi="Times New Roman" w:cs="Times New Roman"/>
          <w:lang w:eastAsia="en-GB"/>
        </w:rPr>
        <w:fldChar w:fldCharType="begin" w:fldLock="1"/>
      </w:r>
      <w:r w:rsidR="00A27BE5">
        <w:rPr>
          <w:rFonts w:ascii="Times New Roman" w:hAnsi="Times New Roman" w:cs="Times New Roman"/>
          <w:lang w:eastAsia="en-GB"/>
        </w:rPr>
        <w:instrText xml:space="preserve"> ADDIN ZOTERO_ITEM CSL_CITATION {"citationID":"NQ8MQPEj","properties":{"formattedCitation":"(Heglund et al., 2022)","plainCitation":"(Heglund et al., 2022)","noteIndex":0},"citationItems":[{"id":4508,"uris":["http://www.mendeley.com/documents/?uuid=513e6e98-26e8-3338-a52b-7ef51281e07b","http://zotero.org/users/13640977/items/FGSW724B"],"itemData":{"id":4508,"type":"report","note":"DOI: 10.13140/RG.2.2.27806.41288","page":"1-41","publisher":"Upper Mississippi River Basin Association","title":"Recommendations Regarding Water Level Management to Achieve Ecological Goals in the Upper Mississippi River System","URL":"https://umrba.org/document/umrba-2022-water-level-management-priority-actions","author":[{"family":"Heglund","given":"Patricia"},{"family":"Salvato","given":"Lauren"},{"family":"Larson","given":"Danelle"},{"family":"McFarlane","given":"Aaron"}],"accessed":{"date-parts":[["2022",9,14]]},"issued":{"date-parts":[["2022"]]},"citation-key":"heglundRecommendationsRegardingWater2022"}}],"schema":"https://github.com/citation-style-language/schema/raw/master/csl-citation.json"} </w:instrText>
      </w:r>
      <w:r w:rsidR="0032105C">
        <w:rPr>
          <w:rFonts w:ascii="Times New Roman" w:hAnsi="Times New Roman" w:cs="Times New Roman"/>
          <w:lang w:eastAsia="en-GB"/>
        </w:rPr>
        <w:fldChar w:fldCharType="separate"/>
      </w:r>
      <w:r w:rsidR="000739B5" w:rsidRPr="000739B5">
        <w:rPr>
          <w:rFonts w:ascii="Times New Roman" w:hAnsi="Times New Roman" w:cs="Times New Roman"/>
        </w:rPr>
        <w:t>(Heglund et al.</w:t>
      </w:r>
      <w:del w:id="1070" w:author="Larson, Danelle M" w:date="2026-02-02T13:10:00Z" w16du:dateUtc="2026-02-02T19:10:00Z">
        <w:r w:rsidR="000739B5" w:rsidRPr="000739B5" w:rsidDel="00CA5093">
          <w:rPr>
            <w:rFonts w:ascii="Times New Roman" w:hAnsi="Times New Roman" w:cs="Times New Roman"/>
          </w:rPr>
          <w:delText>,</w:delText>
        </w:r>
      </w:del>
      <w:r w:rsidR="000739B5" w:rsidRPr="000739B5">
        <w:rPr>
          <w:rFonts w:ascii="Times New Roman" w:hAnsi="Times New Roman" w:cs="Times New Roman"/>
        </w:rPr>
        <w:t xml:space="preserve"> 2022)</w:t>
      </w:r>
      <w:r w:rsidR="0032105C">
        <w:rPr>
          <w:rFonts w:ascii="Times New Roman" w:hAnsi="Times New Roman" w:cs="Times New Roman"/>
          <w:lang w:eastAsia="en-GB"/>
        </w:rPr>
        <w:fldChar w:fldCharType="end"/>
      </w:r>
      <w:r w:rsidR="0032105C">
        <w:rPr>
          <w:rFonts w:ascii="Times New Roman" w:hAnsi="Times New Roman" w:cs="Times New Roman"/>
          <w:lang w:eastAsia="en-GB"/>
        </w:rPr>
        <w:t>.</w:t>
      </w:r>
      <w:r w:rsidR="00DB0FCE">
        <w:rPr>
          <w:rFonts w:ascii="Times New Roman" w:hAnsi="Times New Roman" w:cs="Times New Roman"/>
          <w:lang w:eastAsia="en-GB"/>
        </w:rPr>
        <w:t xml:space="preserve"> </w:t>
      </w:r>
      <w:ins w:id="1071" w:author="Larson, Danelle M" w:date="2026-02-03T12:14:00Z" w16du:dateUtc="2026-02-03T18:14:00Z">
        <w:r w:rsidR="00B33388">
          <w:rPr>
            <w:rFonts w:ascii="Times New Roman" w:hAnsi="Times New Roman" w:cs="Times New Roman"/>
            <w:lang w:eastAsia="en-GB"/>
          </w:rPr>
          <w:t>Our results indicate that Mississippi River macrophyte recovery occurred in part because of notable decreases in TP</w:t>
        </w:r>
        <w:r w:rsidR="00B33388">
          <w:rPr>
            <w:rFonts w:ascii="Times New Roman" w:hAnsi="Times New Roman" w:cs="Times New Roman"/>
            <w:lang w:eastAsia="en-GB"/>
          </w:rPr>
          <w:t xml:space="preserve"> inputs</w:t>
        </w:r>
        <w:r w:rsidR="00B33388">
          <w:rPr>
            <w:rFonts w:ascii="Times New Roman" w:hAnsi="Times New Roman" w:cs="Times New Roman"/>
            <w:lang w:eastAsia="en-GB"/>
          </w:rPr>
          <w:t xml:space="preserve">. The major reasons for TP reductions likely include 1) implementation </w:t>
        </w:r>
        <w:commentRangeStart w:id="1072"/>
        <w:commentRangeStart w:id="1073"/>
        <w:r w:rsidR="00B33388">
          <w:rPr>
            <w:rFonts w:ascii="Times New Roman" w:hAnsi="Times New Roman" w:cs="Times New Roman"/>
            <w:lang w:eastAsia="en-GB"/>
          </w:rPr>
          <w:t xml:space="preserve">of U.S. Clean Water Act regulations over several decades, such as upgrades to metropolitan water treatment plants before discharging wastewater into the Mississippi River, 2) reduced TP inputs from major tributaries, and 3) reduced TSS from decreases in agricultural erosion and run-off (Jankowski 2022). </w:t>
        </w:r>
        <w:commentRangeEnd w:id="1072"/>
        <w:r w:rsidR="00B33388">
          <w:rPr>
            <w:rStyle w:val="CommentReference"/>
            <w:rFonts w:ascii="Times New Roman" w:eastAsia="Times New Roman" w:hAnsi="Times New Roman" w:cs="Times New Roman"/>
          </w:rPr>
          <w:commentReference w:id="1072"/>
        </w:r>
        <w:commentRangeEnd w:id="1073"/>
        <w:r w:rsidR="00B33388">
          <w:rPr>
            <w:rStyle w:val="CommentReference"/>
            <w:rFonts w:ascii="Times New Roman" w:eastAsia="Times New Roman" w:hAnsi="Times New Roman" w:cs="Times New Roman"/>
          </w:rPr>
          <w:commentReference w:id="1073"/>
        </w:r>
      </w:ins>
      <w:r w:rsidR="00DF043A">
        <w:rPr>
          <w:rFonts w:ascii="Times New Roman" w:hAnsi="Times New Roman" w:cs="Times New Roman"/>
          <w:lang w:eastAsia="en-GB"/>
        </w:rPr>
        <w:t>In addition, catchment-wide best management practices for nutrient reduction are still progressing</w:t>
      </w:r>
      <w:r w:rsidR="00BA3FD7">
        <w:rPr>
          <w:rFonts w:ascii="Times New Roman" w:hAnsi="Times New Roman" w:cs="Times New Roman"/>
          <w:lang w:eastAsia="en-GB"/>
        </w:rPr>
        <w:t xml:space="preserve"> in this basin</w:t>
      </w:r>
      <w:r w:rsidR="00CD1EF8">
        <w:rPr>
          <w:rFonts w:ascii="Times New Roman" w:hAnsi="Times New Roman" w:cs="Times New Roman"/>
          <w:lang w:eastAsia="en-GB"/>
        </w:rPr>
        <w:t xml:space="preserve">, with more emphasis on </w:t>
      </w:r>
      <w:del w:id="1074" w:author="Larson, Danelle M" w:date="2026-02-02T10:01:00Z" w16du:dateUtc="2026-02-02T16:01:00Z">
        <w:r w:rsidR="000F2309" w:rsidDel="00D80514">
          <w:rPr>
            <w:rFonts w:ascii="Times New Roman" w:hAnsi="Times New Roman" w:cs="Times New Roman"/>
            <w:lang w:eastAsia="en-GB"/>
          </w:rPr>
          <w:delText xml:space="preserve">aiming to </w:delText>
        </w:r>
        <w:r w:rsidR="00CD1EF8" w:rsidDel="00D80514">
          <w:rPr>
            <w:rFonts w:ascii="Times New Roman" w:hAnsi="Times New Roman" w:cs="Times New Roman"/>
            <w:lang w:eastAsia="en-GB"/>
          </w:rPr>
          <w:delText>reduc</w:delText>
        </w:r>
        <w:r w:rsidR="000F2309" w:rsidDel="00D80514">
          <w:rPr>
            <w:rFonts w:ascii="Times New Roman" w:hAnsi="Times New Roman" w:cs="Times New Roman"/>
            <w:lang w:eastAsia="en-GB"/>
          </w:rPr>
          <w:delText>e</w:delText>
        </w:r>
      </w:del>
      <w:ins w:id="1075" w:author="Larson, Danelle M" w:date="2026-02-02T10:01:00Z" w16du:dateUtc="2026-02-02T16:01:00Z">
        <w:r w:rsidR="00D80514">
          <w:rPr>
            <w:rFonts w:ascii="Times New Roman" w:hAnsi="Times New Roman" w:cs="Times New Roman"/>
            <w:lang w:eastAsia="en-GB"/>
          </w:rPr>
          <w:t>reductions to</w:t>
        </w:r>
      </w:ins>
      <w:r w:rsidR="00CD1EF8">
        <w:rPr>
          <w:rFonts w:ascii="Times New Roman" w:hAnsi="Times New Roman" w:cs="Times New Roman"/>
          <w:lang w:eastAsia="en-GB"/>
        </w:rPr>
        <w:t xml:space="preserve"> </w:t>
      </w:r>
      <w:del w:id="1076" w:author="Larson, Danelle M" w:date="2026-02-02T13:10:00Z" w16du:dateUtc="2026-02-02T19:10:00Z">
        <w:r w:rsidR="004F79E4" w:rsidDel="00CA5093">
          <w:rPr>
            <w:rFonts w:ascii="Times New Roman" w:hAnsi="Times New Roman" w:cs="Times New Roman"/>
            <w:lang w:eastAsia="en-GB"/>
          </w:rPr>
          <w:delText>log</w:delText>
        </w:r>
        <w:r w:rsidR="00307C71" w:rsidDel="00CA5093">
          <w:rPr>
            <w:rFonts w:ascii="Times New Roman" w:hAnsi="Times New Roman" w:cs="Times New Roman"/>
            <w:lang w:eastAsia="en-GB"/>
          </w:rPr>
          <w:delText>N</w:delText>
        </w:r>
        <w:r w:rsidR="00CD1EF8" w:rsidDel="00CA5093">
          <w:rPr>
            <w:rFonts w:ascii="Times New Roman" w:hAnsi="Times New Roman" w:cs="Times New Roman"/>
            <w:lang w:eastAsia="en-GB"/>
          </w:rPr>
          <w:delText xml:space="preserve"> </w:delText>
        </w:r>
      </w:del>
      <w:ins w:id="1077" w:author="Larson, Danelle M" w:date="2026-02-02T13:10:00Z" w16du:dateUtc="2026-02-02T19:10:00Z">
        <w:r w:rsidR="00CA5093">
          <w:rPr>
            <w:rFonts w:ascii="Times New Roman" w:hAnsi="Times New Roman" w:cs="Times New Roman"/>
            <w:lang w:eastAsia="en-GB"/>
          </w:rPr>
          <w:t xml:space="preserve">TN </w:t>
        </w:r>
      </w:ins>
      <w:r w:rsidR="00CD1EF8">
        <w:rPr>
          <w:rFonts w:ascii="Times New Roman" w:hAnsi="Times New Roman" w:cs="Times New Roman"/>
          <w:lang w:eastAsia="en-GB"/>
        </w:rPr>
        <w:t>and TSS than in previous decades</w:t>
      </w:r>
      <w:ins w:id="1078" w:author="Larson, Danelle M" w:date="2026-02-03T12:17:00Z" w16du:dateUtc="2026-02-03T18:17:00Z">
        <w:r w:rsidR="00B31ED0">
          <w:rPr>
            <w:rFonts w:ascii="Times New Roman" w:hAnsi="Times New Roman" w:cs="Times New Roman"/>
            <w:lang w:eastAsia="en-GB"/>
          </w:rPr>
          <w:t xml:space="preserve"> (</w:t>
        </w:r>
      </w:ins>
      <w:ins w:id="1079" w:author="Larson, Danelle M" w:date="2026-02-03T12:20:00Z" w16du:dateUtc="2026-02-03T18:20:00Z">
        <w:r w:rsidR="00691EDA" w:rsidRPr="00691EDA">
          <w:rPr>
            <w:rFonts w:ascii="Times New Roman" w:hAnsi="Times New Roman" w:cs="Times New Roman"/>
            <w:rPrChange w:id="1080" w:author="Larson, Danelle M" w:date="2026-02-03T12:20:00Z" w16du:dateUtc="2026-02-03T18:20:00Z">
              <w:rPr/>
            </w:rPrChange>
          </w:rPr>
          <w:t>Upper Mississippi River Basin Association</w:t>
        </w:r>
      </w:ins>
      <w:ins w:id="1081" w:author="Larson, Danelle M" w:date="2026-02-03T12:17:00Z" w16du:dateUtc="2026-02-03T18:17:00Z">
        <w:r w:rsidR="00B31ED0">
          <w:rPr>
            <w:rFonts w:ascii="Times New Roman" w:hAnsi="Times New Roman" w:cs="Times New Roman"/>
            <w:lang w:eastAsia="en-GB"/>
          </w:rPr>
          <w:t xml:space="preserve"> 2022)</w:t>
        </w:r>
      </w:ins>
      <w:r w:rsidR="00CD1EF8">
        <w:rPr>
          <w:rFonts w:ascii="Times New Roman" w:hAnsi="Times New Roman" w:cs="Times New Roman"/>
          <w:lang w:eastAsia="en-GB"/>
        </w:rPr>
        <w:t>.</w:t>
      </w:r>
    </w:p>
    <w:p w14:paraId="4D6053F0" w14:textId="3FB3A39E" w:rsidR="00C801D7" w:rsidRPr="00EC0B31" w:rsidRDefault="00F91026" w:rsidP="00C801D7">
      <w:pPr>
        <w:pStyle w:val="Heading1"/>
      </w:pPr>
      <w:r>
        <w:t>Acknowledgements</w:t>
      </w:r>
    </w:p>
    <w:p w14:paraId="03810166" w14:textId="7C1742CC" w:rsidR="009A3E6C" w:rsidRDefault="00F25241" w:rsidP="003D294D">
      <w:pPr>
        <w:spacing w:line="480" w:lineRule="auto"/>
        <w:ind w:firstLine="720"/>
        <w:rPr>
          <w:rFonts w:ascii="Times New Roman" w:hAnsi="Times New Roman" w:cs="Times New Roman"/>
        </w:rPr>
      </w:pPr>
      <w:r>
        <w:rPr>
          <w:rFonts w:ascii="Times New Roman" w:hAnsi="Times New Roman" w:cs="Times New Roman"/>
        </w:rPr>
        <w:t xml:space="preserve">Jason Rohweder </w:t>
      </w:r>
      <w:r w:rsidR="006B202A">
        <w:rPr>
          <w:rFonts w:ascii="Times New Roman" w:hAnsi="Times New Roman" w:cs="Times New Roman"/>
        </w:rPr>
        <w:t xml:space="preserve">helped </w:t>
      </w:r>
      <w:r w:rsidR="00E5445B">
        <w:rPr>
          <w:rFonts w:ascii="Times New Roman" w:hAnsi="Times New Roman" w:cs="Times New Roman"/>
        </w:rPr>
        <w:t>link</w:t>
      </w:r>
      <w:r>
        <w:rPr>
          <w:rFonts w:ascii="Times New Roman" w:hAnsi="Times New Roman" w:cs="Times New Roman"/>
        </w:rPr>
        <w:t xml:space="preserve"> several </w:t>
      </w:r>
      <w:r w:rsidRPr="00136C11">
        <w:rPr>
          <w:rFonts w:ascii="Times New Roman" w:hAnsi="Times New Roman" w:cs="Times New Roman"/>
        </w:rPr>
        <w:t>disparate datasets</w:t>
      </w:r>
      <w:ins w:id="1082" w:author="Larson, Danelle M" w:date="2026-02-02T14:32:00Z" w16du:dateUtc="2026-02-02T20:32:00Z">
        <w:r w:rsidR="00673ECE">
          <w:rPr>
            <w:rFonts w:ascii="Times New Roman" w:hAnsi="Times New Roman" w:cs="Times New Roman"/>
          </w:rPr>
          <w:t xml:space="preserve"> and calculate exceedance and connectivity values</w:t>
        </w:r>
      </w:ins>
      <w:r w:rsidR="00DE0909">
        <w:rPr>
          <w:rFonts w:ascii="Times New Roman" w:hAnsi="Times New Roman" w:cs="Times New Roman"/>
        </w:rPr>
        <w:t>,</w:t>
      </w:r>
      <w:r w:rsidR="00F30B4C" w:rsidRPr="00136C11">
        <w:rPr>
          <w:rFonts w:ascii="Times New Roman" w:hAnsi="Times New Roman" w:cs="Times New Roman"/>
        </w:rPr>
        <w:t xml:space="preserve"> </w:t>
      </w:r>
      <w:r w:rsidR="00871FDA" w:rsidRPr="00136C11">
        <w:rPr>
          <w:rFonts w:ascii="Times New Roman" w:hAnsi="Times New Roman" w:cs="Times New Roman"/>
        </w:rPr>
        <w:t>Alicia Carhart graciously made the map in Figure 1</w:t>
      </w:r>
      <w:r w:rsidR="00247133">
        <w:rPr>
          <w:rFonts w:ascii="Times New Roman" w:hAnsi="Times New Roman" w:cs="Times New Roman"/>
        </w:rPr>
        <w:t xml:space="preserve"> and</w:t>
      </w:r>
      <w:r w:rsidR="00F30B4C" w:rsidRPr="00136C11">
        <w:rPr>
          <w:rFonts w:ascii="Times New Roman" w:hAnsi="Times New Roman" w:cs="Times New Roman"/>
        </w:rPr>
        <w:t xml:space="preserve"> </w:t>
      </w:r>
      <w:r w:rsidR="002A5466">
        <w:rPr>
          <w:rFonts w:ascii="Times New Roman" w:hAnsi="Times New Roman" w:cs="Times New Roman"/>
        </w:rPr>
        <w:t xml:space="preserve">Dr. </w:t>
      </w:r>
      <w:r w:rsidR="0069683B">
        <w:rPr>
          <w:rFonts w:ascii="Times New Roman" w:hAnsi="Times New Roman" w:cs="Times New Roman"/>
        </w:rPr>
        <w:t xml:space="preserve">John Delaney co-hosted the </w:t>
      </w:r>
      <w:r w:rsidR="00933C03">
        <w:rPr>
          <w:rFonts w:ascii="Times New Roman" w:hAnsi="Times New Roman" w:cs="Times New Roman"/>
        </w:rPr>
        <w:t>2021 macrophyte restoration workshop</w:t>
      </w:r>
      <w:r w:rsidR="00871FDA" w:rsidRPr="00136C11">
        <w:rPr>
          <w:rFonts w:ascii="Times New Roman" w:hAnsi="Times New Roman" w:cs="Times New Roman"/>
        </w:rPr>
        <w:t>.</w:t>
      </w:r>
      <w:r w:rsidR="003D294D">
        <w:rPr>
          <w:rFonts w:ascii="Times New Roman" w:hAnsi="Times New Roman" w:cs="Times New Roman"/>
        </w:rPr>
        <w:t xml:space="preserve"> </w:t>
      </w:r>
      <w:r w:rsidR="00D41266" w:rsidRPr="00CB4DB9">
        <w:rPr>
          <w:rFonts w:ascii="Times New Roman" w:hAnsi="Times New Roman" w:cs="Times New Roman"/>
        </w:rPr>
        <w:t xml:space="preserve">We thank </w:t>
      </w:r>
      <w:r w:rsidR="00090FC3">
        <w:rPr>
          <w:rFonts w:ascii="Times New Roman" w:hAnsi="Times New Roman" w:cs="Times New Roman"/>
        </w:rPr>
        <w:t>Dr. Ryan Burner</w:t>
      </w:r>
      <w:ins w:id="1083" w:author="Larson, Danelle M" w:date="2026-01-30T12:02:00Z" w16du:dateUtc="2026-01-30T18:02:00Z">
        <w:r w:rsidR="00AF21AB">
          <w:rPr>
            <w:rFonts w:ascii="Times New Roman" w:hAnsi="Times New Roman" w:cs="Times New Roman"/>
          </w:rPr>
          <w:t>, Dr. Jeff Houser,</w:t>
        </w:r>
      </w:ins>
      <w:r w:rsidR="00090FC3">
        <w:rPr>
          <w:rFonts w:ascii="Times New Roman" w:hAnsi="Times New Roman" w:cs="Times New Roman"/>
        </w:rPr>
        <w:t xml:space="preserve"> and Dr. Kristen Bouska from the</w:t>
      </w:r>
      <w:r w:rsidR="00136C11">
        <w:rPr>
          <w:rFonts w:ascii="Times New Roman" w:hAnsi="Times New Roman" w:cs="Times New Roman"/>
        </w:rPr>
        <w:t xml:space="preserve"> </w:t>
      </w:r>
      <w:r w:rsidR="00DB7EA4">
        <w:rPr>
          <w:rFonts w:ascii="Times New Roman" w:hAnsi="Times New Roman" w:cs="Times New Roman"/>
        </w:rPr>
        <w:t xml:space="preserve">U.S. Geological Survey and </w:t>
      </w:r>
      <w:r w:rsidR="00090FC3">
        <w:rPr>
          <w:rFonts w:ascii="Times New Roman" w:hAnsi="Times New Roman" w:cs="Times New Roman"/>
        </w:rPr>
        <w:t>an</w:t>
      </w:r>
      <w:r w:rsidR="005658B8">
        <w:rPr>
          <w:rFonts w:ascii="Times New Roman" w:hAnsi="Times New Roman" w:cs="Times New Roman"/>
        </w:rPr>
        <w:t xml:space="preserve">onymous </w:t>
      </w:r>
      <w:r w:rsidR="00136C11">
        <w:rPr>
          <w:rFonts w:ascii="Times New Roman" w:hAnsi="Times New Roman" w:cs="Times New Roman"/>
        </w:rPr>
        <w:t>journal reviewers</w:t>
      </w:r>
      <w:r w:rsidR="00D41266" w:rsidRPr="00CB4DB9">
        <w:rPr>
          <w:rFonts w:ascii="Times New Roman" w:hAnsi="Times New Roman" w:cs="Times New Roman"/>
        </w:rPr>
        <w:t xml:space="preserve"> for </w:t>
      </w:r>
      <w:r w:rsidR="00136C11">
        <w:rPr>
          <w:rFonts w:ascii="Times New Roman" w:hAnsi="Times New Roman" w:cs="Times New Roman"/>
        </w:rPr>
        <w:t>improving this manuscript</w:t>
      </w:r>
      <w:r w:rsidR="00D41266">
        <w:rPr>
          <w:rFonts w:ascii="Times New Roman" w:hAnsi="Times New Roman" w:cs="Times New Roman"/>
        </w:rPr>
        <w:t>.</w:t>
      </w:r>
      <w:ins w:id="1084" w:author="jeff houser" w:date="2026-01-26T15:49:00Z" w16du:dateUtc="2026-01-26T21:49:00Z">
        <w:r w:rsidR="0048618B">
          <w:rPr>
            <w:rFonts w:ascii="Times New Roman" w:hAnsi="Times New Roman" w:cs="Times New Roman"/>
          </w:rPr>
          <w:t xml:space="preserve"> </w:t>
        </w:r>
        <w:del w:id="1085" w:author="Larson, Danelle M" w:date="2026-01-30T12:01:00Z" w16du:dateUtc="2026-01-30T18:01:00Z">
          <w:r w:rsidR="0048618B" w:rsidDel="00560CBB">
            <w:rPr>
              <w:rFonts w:ascii="Times New Roman" w:hAnsi="Times New Roman" w:cs="Times New Roman"/>
            </w:rPr>
            <w:delText>The long term water quality and vegetation data used in this study were collected by the</w:delText>
          </w:r>
        </w:del>
      </w:ins>
      <w:ins w:id="1086" w:author="Larson, Danelle M" w:date="2026-01-30T12:01:00Z" w16du:dateUtc="2026-01-30T18:01:00Z">
        <w:r w:rsidR="00560CBB">
          <w:rPr>
            <w:rFonts w:ascii="Times New Roman" w:hAnsi="Times New Roman" w:cs="Times New Roman"/>
          </w:rPr>
          <w:t>The</w:t>
        </w:r>
      </w:ins>
      <w:ins w:id="1087" w:author="jeff houser" w:date="2026-01-26T15:49:00Z" w16du:dateUtc="2026-01-26T21:49:00Z">
        <w:r w:rsidR="0048618B">
          <w:rPr>
            <w:rFonts w:ascii="Times New Roman" w:hAnsi="Times New Roman" w:cs="Times New Roman"/>
          </w:rPr>
          <w:t xml:space="preserve"> Upper Mississippi River Restoration program’s Long Term </w:t>
        </w:r>
        <w:del w:id="1088" w:author="Larson, Danelle M" w:date="2026-01-27T13:12:00Z" w16du:dateUtc="2026-01-27T19:12:00Z">
          <w:r w:rsidR="0048618B" w:rsidDel="00747FD0">
            <w:rPr>
              <w:rFonts w:ascii="Times New Roman" w:hAnsi="Times New Roman" w:cs="Times New Roman"/>
            </w:rPr>
            <w:delText>Resouce</w:delText>
          </w:r>
        </w:del>
      </w:ins>
      <w:ins w:id="1089" w:author="Larson, Danelle M" w:date="2026-01-27T13:12:00Z" w16du:dateUtc="2026-01-27T19:12:00Z">
        <w:r w:rsidR="00747FD0">
          <w:rPr>
            <w:rFonts w:ascii="Times New Roman" w:hAnsi="Times New Roman" w:cs="Times New Roman"/>
          </w:rPr>
          <w:t>Resource</w:t>
        </w:r>
      </w:ins>
      <w:ins w:id="1090" w:author="jeff houser" w:date="2026-01-26T15:49:00Z" w16du:dateUtc="2026-01-26T21:49:00Z">
        <w:r w:rsidR="0048618B">
          <w:rPr>
            <w:rFonts w:ascii="Times New Roman" w:hAnsi="Times New Roman" w:cs="Times New Roman"/>
          </w:rPr>
          <w:t xml:space="preserve"> Monitoring (LTRM) element</w:t>
        </w:r>
      </w:ins>
      <w:ins w:id="1091" w:author="Larson, Danelle M" w:date="2026-01-30T12:01:00Z" w16du:dateUtc="2026-01-30T18:01:00Z">
        <w:r w:rsidR="00560CBB">
          <w:rPr>
            <w:rFonts w:ascii="Times New Roman" w:hAnsi="Times New Roman" w:cs="Times New Roman"/>
          </w:rPr>
          <w:t xml:space="preserve"> funded long-term data collection on water </w:t>
        </w:r>
        <w:r w:rsidR="00560CBB">
          <w:rPr>
            <w:rFonts w:ascii="Times New Roman" w:hAnsi="Times New Roman" w:cs="Times New Roman"/>
          </w:rPr>
          <w:lastRenderedPageBreak/>
          <w:t xml:space="preserve">quality, macrophytes, and </w:t>
        </w:r>
        <w:r w:rsidR="00AF21AB">
          <w:rPr>
            <w:rFonts w:ascii="Times New Roman" w:hAnsi="Times New Roman" w:cs="Times New Roman"/>
          </w:rPr>
          <w:t>hydro</w:t>
        </w:r>
        <w:r w:rsidR="00560CBB">
          <w:rPr>
            <w:rFonts w:ascii="Times New Roman" w:hAnsi="Times New Roman" w:cs="Times New Roman"/>
          </w:rPr>
          <w:t>geomorphology</w:t>
        </w:r>
      </w:ins>
      <w:ins w:id="1092" w:author="Larson, Danelle M" w:date="2026-01-30T12:02:00Z" w16du:dateUtc="2026-01-30T18:02:00Z">
        <w:r w:rsidR="00AF21AB">
          <w:rPr>
            <w:rFonts w:ascii="Times New Roman" w:hAnsi="Times New Roman" w:cs="Times New Roman"/>
          </w:rPr>
          <w:t xml:space="preserve"> covariates used in this study</w:t>
        </w:r>
      </w:ins>
      <w:ins w:id="1093" w:author="jeff houser" w:date="2026-01-26T15:49:00Z" w16du:dateUtc="2026-01-26T21:49:00Z">
        <w:r w:rsidR="0048618B">
          <w:rPr>
            <w:rFonts w:ascii="Times New Roman" w:hAnsi="Times New Roman" w:cs="Times New Roman"/>
          </w:rPr>
          <w:t xml:space="preserve">. </w:t>
        </w:r>
        <w:del w:id="1094" w:author="Larson, Danelle M" w:date="2026-01-30T12:02:00Z" w16du:dateUtc="2026-01-30T18:02:00Z">
          <w:r w:rsidR="0048618B" w:rsidDel="00E50CC1">
            <w:rPr>
              <w:rFonts w:ascii="Times New Roman" w:hAnsi="Times New Roman" w:cs="Times New Roman"/>
            </w:rPr>
            <w:delText xml:space="preserve"> </w:delText>
          </w:r>
        </w:del>
        <w:r w:rsidR="0048618B">
          <w:rPr>
            <w:rFonts w:ascii="Times New Roman" w:hAnsi="Times New Roman" w:cs="Times New Roman"/>
          </w:rPr>
          <w:t>We thank the many people within LTRM who collected and continue</w:t>
        </w:r>
      </w:ins>
      <w:ins w:id="1095" w:author="Larson, Danelle M" w:date="2026-01-30T12:02:00Z" w16du:dateUtc="2026-01-30T18:02:00Z">
        <w:r w:rsidR="00AF21AB">
          <w:rPr>
            <w:rFonts w:ascii="Times New Roman" w:hAnsi="Times New Roman" w:cs="Times New Roman"/>
          </w:rPr>
          <w:t>d</w:t>
        </w:r>
      </w:ins>
      <w:ins w:id="1096" w:author="jeff houser" w:date="2026-01-26T15:49:00Z" w16du:dateUtc="2026-01-26T21:49:00Z">
        <w:r w:rsidR="0048618B">
          <w:rPr>
            <w:rFonts w:ascii="Times New Roman" w:hAnsi="Times New Roman" w:cs="Times New Roman"/>
          </w:rPr>
          <w:t xml:space="preserve"> to manage those data. </w:t>
        </w:r>
        <w:r w:rsidR="0048618B" w:rsidRPr="000A67F0">
          <w:rPr>
            <w:rFonts w:ascii="Times New Roman" w:hAnsi="Times New Roman" w:cs="Times New Roman"/>
          </w:rPr>
          <w:t xml:space="preserve"> </w:t>
        </w:r>
      </w:ins>
      <w:del w:id="1097" w:author="Larson, Danelle M" w:date="2026-02-02T12:22:00Z" w16du:dateUtc="2026-02-02T18:22:00Z">
        <w:r w:rsidR="00D41266" w:rsidRPr="000A67F0" w:rsidDel="005E3078">
          <w:rPr>
            <w:rFonts w:ascii="Times New Roman" w:hAnsi="Times New Roman" w:cs="Times New Roman"/>
          </w:rPr>
          <w:delText xml:space="preserve"> </w:delText>
        </w:r>
      </w:del>
      <w:r w:rsidR="00F34BAC">
        <w:rPr>
          <w:rFonts w:ascii="Times New Roman" w:hAnsi="Times New Roman" w:cs="Times New Roman"/>
        </w:rPr>
        <w:t xml:space="preserve">Thanks to </w:t>
      </w:r>
      <w:r w:rsidR="00B54FCD">
        <w:rPr>
          <w:rFonts w:ascii="Times New Roman" w:hAnsi="Times New Roman" w:cs="Times New Roman"/>
        </w:rPr>
        <w:t xml:space="preserve">Lisa Delcour for </w:t>
      </w:r>
      <w:r w:rsidR="001B2C2A">
        <w:rPr>
          <w:rFonts w:ascii="Times New Roman" w:hAnsi="Times New Roman" w:cs="Times New Roman"/>
        </w:rPr>
        <w:t xml:space="preserve">technical </w:t>
      </w:r>
      <w:r w:rsidR="00B54FCD">
        <w:rPr>
          <w:rFonts w:ascii="Times New Roman" w:hAnsi="Times New Roman" w:cs="Times New Roman"/>
        </w:rPr>
        <w:t xml:space="preserve">revisions. </w:t>
      </w:r>
      <w:r w:rsidR="000448E9">
        <w:rPr>
          <w:rFonts w:ascii="Times New Roman" w:hAnsi="Times New Roman" w:cs="Times New Roman"/>
        </w:rPr>
        <w:t>Any use of trade, firm, or product names is for descriptive purposes only and does not imply endorsement by the U.S. Government.</w:t>
      </w:r>
    </w:p>
    <w:p w14:paraId="071F460E" w14:textId="77777777" w:rsidR="003D294D" w:rsidRDefault="003D294D" w:rsidP="003D294D">
      <w:pPr>
        <w:spacing w:line="480" w:lineRule="auto"/>
        <w:ind w:firstLine="720"/>
        <w:rPr>
          <w:rFonts w:ascii="Times New Roman" w:hAnsi="Times New Roman" w:cs="Times New Roman"/>
        </w:rPr>
      </w:pPr>
    </w:p>
    <w:p w14:paraId="079762CB" w14:textId="072BC317" w:rsidR="009A3E6C" w:rsidRDefault="00656F0D" w:rsidP="009A3E6C">
      <w:pPr>
        <w:pStyle w:val="Heading1"/>
      </w:pPr>
      <w:r>
        <w:t>References</w:t>
      </w:r>
    </w:p>
    <w:p w14:paraId="41D059D5" w14:textId="77777777" w:rsidR="00A27BE5" w:rsidRDefault="00A74D30" w:rsidP="00A27BE5">
      <w:pPr>
        <w:pStyle w:val="Bibliography"/>
      </w:pPr>
      <w:r w:rsidRPr="00184B7B">
        <w:rPr>
          <w:rFonts w:ascii="Calibri" w:eastAsia="MS Gothic" w:hAnsi="Calibri"/>
          <w:b/>
          <w:bCs/>
          <w:sz w:val="22"/>
          <w:szCs w:val="22"/>
        </w:rPr>
        <w:fldChar w:fldCharType="begin" w:fldLock="1"/>
      </w:r>
      <w:r w:rsidR="009768BD">
        <w:rPr>
          <w:rFonts w:ascii="Calibri" w:hAnsi="Calibri"/>
          <w:b/>
          <w:sz w:val="22"/>
        </w:rPr>
        <w:instrText xml:space="preserve"> ADDIN ZOTERO_BIBL {"uncited":[],"omitted":[],"custom":[]} CSL_BIBLIOGRAPHY </w:instrText>
      </w:r>
      <w:r w:rsidRPr="00184B7B">
        <w:rPr>
          <w:rFonts w:ascii="Calibri" w:eastAsia="MS Gothic" w:hAnsi="Calibri"/>
          <w:b/>
          <w:bCs/>
          <w:sz w:val="22"/>
          <w:szCs w:val="22"/>
        </w:rPr>
        <w:fldChar w:fldCharType="separate"/>
      </w:r>
      <w:r w:rsidR="00A27BE5">
        <w:t xml:space="preserve">Alahuhta, J., Lindholm, M., Baastrup-Spohr, L., García-Girón, J., Toivanen, M., Heino, J., &amp; Murphy, K. (2021). Macroecology of macrophytes in the freshwater realm: Patterns, mechanisms and implications. </w:t>
      </w:r>
      <w:r w:rsidR="00A27BE5">
        <w:rPr>
          <w:i/>
          <w:iCs/>
        </w:rPr>
        <w:t>Aquatic Botany</w:t>
      </w:r>
      <w:r w:rsidR="00A27BE5">
        <w:t xml:space="preserve">, </w:t>
      </w:r>
      <w:r w:rsidR="00A27BE5">
        <w:rPr>
          <w:i/>
          <w:iCs/>
        </w:rPr>
        <w:t>168</w:t>
      </w:r>
      <w:r w:rsidR="00A27BE5">
        <w:t>, 103325. https://doi.org/10.1016/j.aquabot.2020.103325</w:t>
      </w:r>
    </w:p>
    <w:p w14:paraId="7113241B" w14:textId="77777777" w:rsidR="00A27BE5" w:rsidRDefault="00A27BE5" w:rsidP="00A27BE5">
      <w:pPr>
        <w:pStyle w:val="Bibliography"/>
      </w:pPr>
      <w:r>
        <w:t xml:space="preserve">Belitz, M. W., Campbell, C. J., Drum, R. G., Leuenberger, W., Morelli, T. L., Nail, K., Shirey, V., Thogmartin, W., &amp; Zipkin, E. F. (2025). A case for assemblage-level conservation to address the biodiversity crisis. </w:t>
      </w:r>
      <w:r>
        <w:rPr>
          <w:i/>
          <w:iCs/>
        </w:rPr>
        <w:t>Nature Reviews Biodiversity</w:t>
      </w:r>
      <w:r>
        <w:t xml:space="preserve">, </w:t>
      </w:r>
      <w:r>
        <w:rPr>
          <w:i/>
          <w:iCs/>
        </w:rPr>
        <w:t>1</w:t>
      </w:r>
      <w:r>
        <w:t>(2), 134–143. https://doi.org/10.1038/s44358-024-00014-9</w:t>
      </w:r>
    </w:p>
    <w:p w14:paraId="065D16F3" w14:textId="77777777" w:rsidR="00A27BE5" w:rsidRDefault="00A27BE5" w:rsidP="00A27BE5">
      <w:pPr>
        <w:pStyle w:val="Bibliography"/>
      </w:pPr>
      <w:r>
        <w:t xml:space="preserve">Bouska, K. L., Larson, D. M., Drake, D. C., Lund, E. M., Carhart, A. M., &amp; Bales, K. R. (2022). Aquatic vegetation dynamics in the Upper Mississippi River over 2 decades spanning vegetation recovery. </w:t>
      </w:r>
      <w:r>
        <w:rPr>
          <w:i/>
          <w:iCs/>
        </w:rPr>
        <w:t>Freshwater Science</w:t>
      </w:r>
      <w:r>
        <w:t xml:space="preserve">, </w:t>
      </w:r>
      <w:r>
        <w:rPr>
          <w:i/>
          <w:iCs/>
        </w:rPr>
        <w:t>41</w:t>
      </w:r>
      <w:r>
        <w:t>(1), 33–44. https://doi.org/10.1086/717867</w:t>
      </w:r>
    </w:p>
    <w:p w14:paraId="678F9933" w14:textId="77777777" w:rsidR="00A27BE5" w:rsidRDefault="00A27BE5" w:rsidP="00A27BE5">
      <w:pPr>
        <w:pStyle w:val="Bibliography"/>
      </w:pPr>
      <w:r>
        <w:t xml:space="preserve">Burdis, R. M., DeLain, S. A., Lund, E. M., Moore, M. J. C., &amp; Popp, W. A. (2020). Decadal trends and ecological shifts in backwater lakes of a large floodplain river: Upper Mississippi River. </w:t>
      </w:r>
      <w:r>
        <w:rPr>
          <w:i/>
          <w:iCs/>
        </w:rPr>
        <w:t>Aquatic Sciences</w:t>
      </w:r>
      <w:r>
        <w:t xml:space="preserve">, </w:t>
      </w:r>
      <w:r>
        <w:rPr>
          <w:i/>
          <w:iCs/>
        </w:rPr>
        <w:t>82</w:t>
      </w:r>
      <w:r>
        <w:t>(2), 1–19. https://doi.org/10.1007/s00027-020-0703-7</w:t>
      </w:r>
    </w:p>
    <w:p w14:paraId="0AF51EE9" w14:textId="77777777" w:rsidR="00A27BE5" w:rsidRDefault="00A27BE5" w:rsidP="00A27BE5">
      <w:pPr>
        <w:pStyle w:val="Bibliography"/>
      </w:pPr>
      <w:r>
        <w:lastRenderedPageBreak/>
        <w:t xml:space="preserve">Carhart, A. M., &amp; De Jager, N. R. (2019). Spatial and temporal changes in species composition of submersed aquatic vegetation reveal effects of river restoration. </w:t>
      </w:r>
      <w:r>
        <w:rPr>
          <w:i/>
          <w:iCs/>
        </w:rPr>
        <w:t>Restoration Ecology</w:t>
      </w:r>
      <w:r>
        <w:t xml:space="preserve">, </w:t>
      </w:r>
      <w:r>
        <w:rPr>
          <w:i/>
          <w:iCs/>
        </w:rPr>
        <w:t>27</w:t>
      </w:r>
      <w:r>
        <w:t>(3), 672–682. https://doi.org/10.1111/rec.12911</w:t>
      </w:r>
    </w:p>
    <w:p w14:paraId="78AF7AE7" w14:textId="77777777" w:rsidR="00A27BE5" w:rsidRDefault="00A27BE5" w:rsidP="00A27BE5">
      <w:pPr>
        <w:pStyle w:val="Bibliography"/>
      </w:pPr>
      <w:r>
        <w:t xml:space="preserve">Carhart, A. M., Kalas, J. E., Rogala, J. T., Rohweder, J. J., Drake, D. C., &amp; Houser, J. N. (2021). Understanding Constraints on Submersed Vegetation Distribution in a Large, Floodplain River: The Role of Water Level Fluctuations, Water Clarity and River Geomorphology. </w:t>
      </w:r>
      <w:r>
        <w:rPr>
          <w:i/>
          <w:iCs/>
        </w:rPr>
        <w:t>Wetlands</w:t>
      </w:r>
      <w:r>
        <w:t xml:space="preserve">, </w:t>
      </w:r>
      <w:r>
        <w:rPr>
          <w:i/>
          <w:iCs/>
        </w:rPr>
        <w:t>41</w:t>
      </w:r>
      <w:r>
        <w:t>(5), 57. https://doi.org/10.1007/s13157-021-01454-1</w:t>
      </w:r>
    </w:p>
    <w:p w14:paraId="7F0ADAD6" w14:textId="77777777" w:rsidR="00A27BE5" w:rsidRDefault="00A27BE5" w:rsidP="00A27BE5">
      <w:pPr>
        <w:pStyle w:val="Bibliography"/>
      </w:pPr>
      <w:r>
        <w:t xml:space="preserve">Chase, J. M., Jeliazkov, A., Ladouceur, E., &amp; Viana, D. S. (2020). Biodiversity conservation through the lens of metacommunity ecology. </w:t>
      </w:r>
      <w:r>
        <w:rPr>
          <w:i/>
          <w:iCs/>
        </w:rPr>
        <w:t>Annals of the New York Academy of Sciences</w:t>
      </w:r>
      <w:r>
        <w:t xml:space="preserve">, </w:t>
      </w:r>
      <w:r>
        <w:rPr>
          <w:i/>
          <w:iCs/>
        </w:rPr>
        <w:t>1469</w:t>
      </w:r>
      <w:r>
        <w:t>(1), 86–104. https://doi.org/10.1111/nyas.14378</w:t>
      </w:r>
    </w:p>
    <w:p w14:paraId="5E7A4BBC" w14:textId="77777777" w:rsidR="00A27BE5" w:rsidRDefault="00A27BE5" w:rsidP="00A27BE5">
      <w:pPr>
        <w:pStyle w:val="Bibliography"/>
      </w:pPr>
      <w:r>
        <w:t xml:space="preserve">Correia Nunes, L. S., Saito, V. S., &amp; Monteiro Camargo, A. F. (2021). Local and regional drivers of macrophyte beta diversity in tropical coastal rivers. </w:t>
      </w:r>
      <w:r>
        <w:rPr>
          <w:i/>
          <w:iCs/>
        </w:rPr>
        <w:t>Freshwater Science</w:t>
      </w:r>
      <w:r>
        <w:t xml:space="preserve">, </w:t>
      </w:r>
      <w:r>
        <w:rPr>
          <w:i/>
          <w:iCs/>
        </w:rPr>
        <w:t>40</w:t>
      </w:r>
      <w:r>
        <w:t>(1), 138–150. https://doi.org/10.1086/713007</w:t>
      </w:r>
    </w:p>
    <w:p w14:paraId="14B85F37" w14:textId="77777777" w:rsidR="00A27BE5" w:rsidRDefault="00A27BE5" w:rsidP="00A27BE5">
      <w:pPr>
        <w:pStyle w:val="Bibliography"/>
      </w:pPr>
      <w:r>
        <w:t xml:space="preserve">Dalla Vecchia, A., Villa, P., &amp; Bolpagni, R. (2020). Functional traits in macrophyte studies: Current trends and future research agenda. </w:t>
      </w:r>
      <w:r>
        <w:rPr>
          <w:i/>
          <w:iCs/>
        </w:rPr>
        <w:t>Aquatic Botany</w:t>
      </w:r>
      <w:r>
        <w:t xml:space="preserve">, </w:t>
      </w:r>
      <w:r>
        <w:rPr>
          <w:i/>
          <w:iCs/>
        </w:rPr>
        <w:t>167</w:t>
      </w:r>
      <w:r>
        <w:t>. https://doi.org/10.1016/j.aquabot.2020.103290</w:t>
      </w:r>
    </w:p>
    <w:p w14:paraId="00297463" w14:textId="77777777" w:rsidR="00A27BE5" w:rsidRDefault="00A27BE5" w:rsidP="00A27BE5">
      <w:pPr>
        <w:pStyle w:val="Bibliography"/>
      </w:pPr>
      <w:r>
        <w:t xml:space="preserve">Datry, T., Boulton, A. J., Bonada, N., Fritz, K., Leigh, C., Sauquet, E., Tockner, K., Hugueny, B., &amp; Dahm, C. N. (2018). Flow intermittence and ecosystem services in rivers of the Anthropocene. </w:t>
      </w:r>
      <w:r>
        <w:rPr>
          <w:i/>
          <w:iCs/>
        </w:rPr>
        <w:t>Journal of Applied Ecology</w:t>
      </w:r>
      <w:r>
        <w:t xml:space="preserve">, </w:t>
      </w:r>
      <w:r>
        <w:rPr>
          <w:i/>
          <w:iCs/>
        </w:rPr>
        <w:t>55</w:t>
      </w:r>
      <w:r>
        <w:t>(1), 353–364. https://doi.org/10.1111/1365-2664.12941</w:t>
      </w:r>
    </w:p>
    <w:p w14:paraId="51629E4E" w14:textId="089041DC" w:rsidR="00A27BE5" w:rsidRDefault="00A27BE5" w:rsidP="00A27BE5">
      <w:pPr>
        <w:pStyle w:val="Bibliography"/>
      </w:pPr>
      <w:r>
        <w:lastRenderedPageBreak/>
        <w:t xml:space="preserve">Davis, K. T., Bungula, W. T., &amp; Larson, D. M. (2025). Re-oligotrophy in the Upper Mississippi River, USA, occurred in just a few years. </w:t>
      </w:r>
      <w:r>
        <w:rPr>
          <w:i/>
          <w:iCs/>
        </w:rPr>
        <w:t>Freshwater Science</w:t>
      </w:r>
      <w:r>
        <w:t xml:space="preserve">, </w:t>
      </w:r>
      <w:r>
        <w:rPr>
          <w:i/>
          <w:iCs/>
        </w:rPr>
        <w:t>44</w:t>
      </w:r>
      <w:ins w:id="1098" w:author="Larson, Danelle M" w:date="2026-02-02T13:12:00Z" w16du:dateUtc="2026-02-02T19:12:00Z">
        <w:r w:rsidR="0003645F">
          <w:rPr>
            <w:i/>
            <w:iCs/>
          </w:rPr>
          <w:t>(</w:t>
        </w:r>
        <w:r w:rsidR="009031A2">
          <w:rPr>
            <w:i/>
            <w:iCs/>
          </w:rPr>
          <w:t>4)</w:t>
        </w:r>
      </w:ins>
      <w:r>
        <w:t xml:space="preserve">, </w:t>
      </w:r>
      <w:del w:id="1099" w:author="Larson, Danelle M" w:date="2026-02-02T13:13:00Z" w16du:dateUtc="2026-02-02T19:13:00Z">
        <w:r w:rsidDel="009031A2">
          <w:delText>000</w:delText>
        </w:r>
      </w:del>
      <w:ins w:id="1100" w:author="Larson, Danelle M" w:date="2026-02-02T13:13:00Z" w16du:dateUtc="2026-02-02T19:13:00Z">
        <w:r w:rsidR="009031A2">
          <w:t>409</w:t>
        </w:r>
      </w:ins>
      <w:r>
        <w:t>–</w:t>
      </w:r>
      <w:del w:id="1101" w:author="Larson, Danelle M" w:date="2026-02-02T13:13:00Z" w16du:dateUtc="2026-02-02T19:13:00Z">
        <w:r w:rsidDel="009031A2">
          <w:delText>000</w:delText>
        </w:r>
      </w:del>
      <w:ins w:id="1102" w:author="Larson, Danelle M" w:date="2026-02-02T13:13:00Z" w16du:dateUtc="2026-02-02T19:13:00Z">
        <w:r w:rsidR="009031A2">
          <w:t>421</w:t>
        </w:r>
      </w:ins>
      <w:r>
        <w:t>. https://doi.org/10.1086/738457</w:t>
      </w:r>
    </w:p>
    <w:p w14:paraId="4F5FF3D9" w14:textId="77777777" w:rsidR="00A27BE5" w:rsidRDefault="00A27BE5" w:rsidP="00A27BE5">
      <w:pPr>
        <w:pStyle w:val="Bibliography"/>
      </w:pPr>
      <w:r>
        <w:t xml:space="preserve">De Jager, N. R., Rogala, J. T., Rohweder, J. J., Van Appledorn, M., Bouska, K. L., Houser, J. N., &amp; Jankowski, K. J. (2018). </w:t>
      </w:r>
      <w:r>
        <w:rPr>
          <w:i/>
          <w:iCs/>
        </w:rPr>
        <w:t>Indicators of Ecosystem Structure and Function for the Upper Mississippi River System. OFR20181143.</w:t>
      </w:r>
      <w:r>
        <w:t xml:space="preserve"> (pp. 1–134).</w:t>
      </w:r>
    </w:p>
    <w:p w14:paraId="2F1AA812" w14:textId="77777777" w:rsidR="00A27BE5" w:rsidRDefault="00A27BE5" w:rsidP="00A27BE5">
      <w:pPr>
        <w:pStyle w:val="Bibliography"/>
      </w:pPr>
      <w:r>
        <w:t xml:space="preserve">Delaney, J. T., &amp; Larson, D. M. (2023). Using explainable machine learning methods to evaluate vulnerability and restoration potential of ecosystem state transitions. </w:t>
      </w:r>
      <w:r>
        <w:rPr>
          <w:i/>
          <w:iCs/>
        </w:rPr>
        <w:t>Conservation Biology</w:t>
      </w:r>
      <w:r>
        <w:t xml:space="preserve">, </w:t>
      </w:r>
      <w:r>
        <w:rPr>
          <w:i/>
          <w:iCs/>
        </w:rPr>
        <w:t>October 2023</w:t>
      </w:r>
      <w:r>
        <w:t>, 1–13. https://doi.org/10.1111/cobi.14203</w:t>
      </w:r>
    </w:p>
    <w:p w14:paraId="2CAE8505" w14:textId="77777777" w:rsidR="00A27BE5" w:rsidRDefault="00A27BE5" w:rsidP="00A27BE5">
      <w:pPr>
        <w:pStyle w:val="Bibliography"/>
      </w:pPr>
      <w:r>
        <w:t xml:space="preserve">Dent, C. L., Cumming, G. S., &amp; Carpenter, S. R. (2002). Multiple states in river and lake ecosystems. </w:t>
      </w:r>
      <w:r>
        <w:rPr>
          <w:i/>
          <w:iCs/>
        </w:rPr>
        <w:t>Philosophical Transactions of the Royal Society B: Biological Sciences</w:t>
      </w:r>
      <w:r>
        <w:t xml:space="preserve">, </w:t>
      </w:r>
      <w:r>
        <w:rPr>
          <w:i/>
          <w:iCs/>
        </w:rPr>
        <w:t>357</w:t>
      </w:r>
      <w:r>
        <w:t>(1421), 635–645. https://doi.org/10.1098/rstb.2001.0991</w:t>
      </w:r>
    </w:p>
    <w:p w14:paraId="65714241" w14:textId="30F480E8" w:rsidR="00D2696F" w:rsidRPr="00D2696F" w:rsidRDefault="00A27BE5" w:rsidP="00D2696F">
      <w:pPr>
        <w:pStyle w:val="Bibliography"/>
        <w:rPr>
          <w:ins w:id="1103" w:author="Larson, Danelle M" w:date="2026-02-02T13:46:00Z"/>
          <w:i/>
          <w:iCs/>
        </w:rPr>
      </w:pPr>
      <w:r>
        <w:t xml:space="preserve">Devendorf, R. D. (2013). </w:t>
      </w:r>
      <w:ins w:id="1104" w:author="Larson, Danelle M" w:date="2026-02-02T13:46:00Z">
        <w:r w:rsidR="00D2696F" w:rsidRPr="00D2696F">
          <w:rPr>
            <w:i/>
            <w:iCs/>
          </w:rPr>
          <w:t>A Migratory Habitat Model for Diving Ducks Using the Upper Mississippi River: St. Paul, Minn., U.S. Army</w:t>
        </w:r>
      </w:ins>
      <w:ins w:id="1105" w:author="Larson, Danelle M" w:date="2026-02-02T13:47:00Z" w16du:dateUtc="2026-02-02T19:47:00Z">
        <w:r w:rsidR="00D2696F">
          <w:rPr>
            <w:i/>
            <w:iCs/>
          </w:rPr>
          <w:t xml:space="preserve"> </w:t>
        </w:r>
      </w:ins>
      <w:ins w:id="1106" w:author="Larson, Danelle M" w:date="2026-02-02T13:46:00Z">
        <w:r w:rsidR="00D2696F" w:rsidRPr="00D2696F">
          <w:rPr>
            <w:i/>
            <w:iCs/>
          </w:rPr>
          <w:t>Corps of Engineers, St. Paul District. 2013. Available online: https://cw-environment.erdc.dren.mil/model-library.cfm?CoP=</w:t>
        </w:r>
      </w:ins>
    </w:p>
    <w:p w14:paraId="3E31D96C" w14:textId="0DD26F93" w:rsidR="00A27BE5" w:rsidRDefault="00D2696F">
      <w:pPr>
        <w:pStyle w:val="Bibliography"/>
        <w:ind w:firstLine="0"/>
        <w:pPrChange w:id="1107" w:author="Larson, Danelle M" w:date="2026-02-02T13:47:00Z" w16du:dateUtc="2026-02-02T19:47:00Z">
          <w:pPr>
            <w:pStyle w:val="Bibliography"/>
          </w:pPr>
        </w:pPrChange>
      </w:pPr>
      <w:ins w:id="1108" w:author="Larson, Danelle M" w:date="2026-02-02T13:46:00Z">
        <w:r w:rsidRPr="00D2696F">
          <w:rPr>
            <w:i/>
            <w:iCs/>
          </w:rPr>
          <w:t>(accessed on 9 January 2023).</w:t>
        </w:r>
      </w:ins>
    </w:p>
    <w:p w14:paraId="196EDE73" w14:textId="77777777" w:rsidR="00A27BE5" w:rsidRDefault="00A27BE5" w:rsidP="00A27BE5">
      <w:pPr>
        <w:pStyle w:val="Bibliography"/>
      </w:pPr>
      <w:r>
        <w:t xml:space="preserve">Diamond, J. S., Moatar, F., Cohen, M. J., Poirel, A., Martinet, C., Maire, A., &amp; Pinay, G. (2022). Metabolic regime shifts and ecosystem state changes are decoupled in a large river. </w:t>
      </w:r>
      <w:r>
        <w:rPr>
          <w:i/>
          <w:iCs/>
        </w:rPr>
        <w:t>Limnology and Oceanography</w:t>
      </w:r>
      <w:r>
        <w:t xml:space="preserve">, </w:t>
      </w:r>
      <w:r>
        <w:rPr>
          <w:i/>
          <w:iCs/>
        </w:rPr>
        <w:t>67</w:t>
      </w:r>
      <w:r>
        <w:t>(S1), S54–S70. https://doi.org/10.1002/lno.11789</w:t>
      </w:r>
    </w:p>
    <w:p w14:paraId="4D58AFED" w14:textId="77777777" w:rsidR="00A27BE5" w:rsidRDefault="00A27BE5" w:rsidP="00A27BE5">
      <w:pPr>
        <w:pStyle w:val="Bibliography"/>
      </w:pPr>
      <w:r>
        <w:t xml:space="preserve">Dodds, W. K., &amp; Whiles, M. R. (2019). </w:t>
      </w:r>
      <w:r>
        <w:rPr>
          <w:i/>
          <w:iCs/>
        </w:rPr>
        <w:t>Freshwater Ecology: Concepts and Environmental Applications of Limnology</w:t>
      </w:r>
      <w:r>
        <w:t xml:space="preserve"> (3rd ed.). Academic Press.</w:t>
      </w:r>
    </w:p>
    <w:p w14:paraId="5E62023E" w14:textId="77777777" w:rsidR="00A27BE5" w:rsidRDefault="00A27BE5" w:rsidP="00A27BE5">
      <w:pPr>
        <w:pStyle w:val="Bibliography"/>
      </w:pPr>
      <w:r>
        <w:lastRenderedPageBreak/>
        <w:t xml:space="preserve">Doenz, C. J., &amp; Seehausen, O. (2020). Rediscovery of a presumed extinct species, </w:t>
      </w:r>
      <w:r>
        <w:rPr>
          <w:i/>
          <w:iCs/>
        </w:rPr>
        <w:t>Salvelinus profundus</w:t>
      </w:r>
      <w:r>
        <w:t xml:space="preserve"> , after re‐oligotrophication. </w:t>
      </w:r>
      <w:r>
        <w:rPr>
          <w:i/>
          <w:iCs/>
        </w:rPr>
        <w:t>Ecology</w:t>
      </w:r>
      <w:r>
        <w:t xml:space="preserve">, </w:t>
      </w:r>
      <w:r>
        <w:rPr>
          <w:i/>
          <w:iCs/>
        </w:rPr>
        <w:t>101</w:t>
      </w:r>
      <w:r>
        <w:t>(8). https://doi.org/10.1002/ecy.3065</w:t>
      </w:r>
    </w:p>
    <w:p w14:paraId="70FCFAFB" w14:textId="77777777" w:rsidR="00A27BE5" w:rsidRDefault="00A27BE5" w:rsidP="00A27BE5">
      <w:pPr>
        <w:pStyle w:val="Bibliography"/>
      </w:pPr>
      <w:r>
        <w:t xml:space="preserve">Doser, J. W., Finley, A. O., &amp; Banerjee, S. (2023). Joint species distribution models with imperfect detection for high‐dimensional spatial data. </w:t>
      </w:r>
      <w:r>
        <w:rPr>
          <w:i/>
          <w:iCs/>
        </w:rPr>
        <w:t>Ecology</w:t>
      </w:r>
      <w:r>
        <w:t xml:space="preserve">, </w:t>
      </w:r>
      <w:r>
        <w:rPr>
          <w:i/>
          <w:iCs/>
        </w:rPr>
        <w:t>104</w:t>
      </w:r>
      <w:r>
        <w:t>(9), e4137. https://doi.org/10.1002/ecy.4137</w:t>
      </w:r>
    </w:p>
    <w:p w14:paraId="3435760E" w14:textId="505A4F7A" w:rsidR="00A27BE5" w:rsidRDefault="00A27BE5" w:rsidP="00A27BE5">
      <w:pPr>
        <w:pStyle w:val="Bibliography"/>
      </w:pPr>
      <w:r>
        <w:t xml:space="preserve">Du, Z. Y., &amp; Wang, Q. F. (2014). Correlations of life form, pollination mode and sexual system in aquatic angiosperms. </w:t>
      </w:r>
      <w:r>
        <w:rPr>
          <w:i/>
          <w:iCs/>
        </w:rPr>
        <w:t>PLoS ONE</w:t>
      </w:r>
      <w:r>
        <w:t xml:space="preserve">, </w:t>
      </w:r>
      <w:r>
        <w:rPr>
          <w:i/>
          <w:iCs/>
        </w:rPr>
        <w:t>9</w:t>
      </w:r>
      <w:r>
        <w:t>(12)</w:t>
      </w:r>
      <w:ins w:id="1109" w:author="Larson, Danelle M" w:date="2026-02-02T13:48:00Z">
        <w:r w:rsidR="00001FBF" w:rsidRPr="00001FBF">
          <w:t>: e115653.</w:t>
        </w:r>
      </w:ins>
      <w:r>
        <w:t>. https://doi.org/10.1371/journal.pone.0115653</w:t>
      </w:r>
    </w:p>
    <w:p w14:paraId="01FECF21" w14:textId="77777777" w:rsidR="00A27BE5" w:rsidRDefault="00A27BE5" w:rsidP="00A27BE5">
      <w:pPr>
        <w:pStyle w:val="Bibliography"/>
      </w:pPr>
      <w:r>
        <w:t xml:space="preserve">Feio, M. J., Hughes, R. M., Serra, S. R. Q., Nichols, S. J., Kefford, B. J., Lintermans, M., Robinson, W., Odume, O. N., Callisto, M., Macedo, D. R., Harding, J. S., Yates, A. G., Monk, W., Nakamura, K., Mori, T., Sueyoshi, M., Mercado-Silva, N., Chen, K., Baek, M. J., … Sharma, S. (2023). Fish and macroinvertebrate assemblages reveal extensive degradation of the world’s rivers. </w:t>
      </w:r>
      <w:r>
        <w:rPr>
          <w:i/>
          <w:iCs/>
        </w:rPr>
        <w:t>Global Change Biology</w:t>
      </w:r>
      <w:r>
        <w:t xml:space="preserve">, </w:t>
      </w:r>
      <w:r>
        <w:rPr>
          <w:i/>
          <w:iCs/>
        </w:rPr>
        <w:t>29</w:t>
      </w:r>
      <w:r>
        <w:t>(2), 355–374. https://doi.org/10.1111/gcb.16439</w:t>
      </w:r>
    </w:p>
    <w:p w14:paraId="275CE8E0" w14:textId="77777777" w:rsidR="00A27BE5" w:rsidRDefault="00A27BE5" w:rsidP="00A27BE5">
      <w:pPr>
        <w:pStyle w:val="Bibliography"/>
      </w:pPr>
      <w:r>
        <w:t xml:space="preserve">Fischer, J. R., &amp; Claflin, T. O. (1995). Declines in aquatic vegetation in navigation Pool No. 8, Upper Mississippi River between 1975 and 1991. </w:t>
      </w:r>
      <w:r>
        <w:rPr>
          <w:i/>
          <w:iCs/>
        </w:rPr>
        <w:t>Regulated Rivers: Research and Management</w:t>
      </w:r>
      <w:r>
        <w:t xml:space="preserve">, </w:t>
      </w:r>
      <w:r>
        <w:rPr>
          <w:i/>
          <w:iCs/>
        </w:rPr>
        <w:t>11</w:t>
      </w:r>
      <w:r>
        <w:t>, 157–165.</w:t>
      </w:r>
    </w:p>
    <w:p w14:paraId="325EA295" w14:textId="27BC15A5" w:rsidR="00A27BE5" w:rsidRDefault="00A27BE5" w:rsidP="00A27BE5">
      <w:pPr>
        <w:pStyle w:val="Bibliography"/>
      </w:pPr>
      <w:r>
        <w:t xml:space="preserve">Fu, H., Yuan, G., &amp; Jeppesen, E. (2020). Trait-based community assembly of submersed macrophytes subjected to nutrient enrichment in freshwater lakes: Do traits at the individual level matter? </w:t>
      </w:r>
      <w:r>
        <w:rPr>
          <w:i/>
          <w:iCs/>
        </w:rPr>
        <w:t>Ecological Indicators</w:t>
      </w:r>
      <w:r>
        <w:t xml:space="preserve">, </w:t>
      </w:r>
      <w:r>
        <w:rPr>
          <w:i/>
          <w:iCs/>
        </w:rPr>
        <w:t>110</w:t>
      </w:r>
      <w:ins w:id="1110" w:author="Larson, Danelle M" w:date="2026-02-02T13:49:00Z" w16du:dateUtc="2026-02-02T19:49:00Z">
        <w:r w:rsidR="004A2F1C" w:rsidRPr="004A2F1C">
          <w:rPr>
            <w:rPrChange w:id="1111" w:author="Larson, Danelle M" w:date="2026-02-02T13:49:00Z" w16du:dateUtc="2026-02-02T19:49:00Z">
              <w:rPr>
                <w:i/>
                <w:iCs/>
              </w:rPr>
            </w:rPrChange>
          </w:rPr>
          <w:t>:</w:t>
        </w:r>
        <w:r w:rsidR="004A2F1C" w:rsidRPr="004A2F1C">
          <w:t xml:space="preserve"> </w:t>
        </w:r>
        <w:r w:rsidR="004A2F1C" w:rsidRPr="004A2F1C">
          <w:rPr>
            <w:rPrChange w:id="1112" w:author="Larson, Danelle M" w:date="2026-02-02T13:49:00Z" w16du:dateUtc="2026-02-02T19:49:00Z">
              <w:rPr>
                <w:i/>
                <w:iCs/>
              </w:rPr>
            </w:rPrChange>
          </w:rPr>
          <w:t>105895</w:t>
        </w:r>
      </w:ins>
      <w:r>
        <w:t>. https://doi.org/10.1016/j.ecolind.2019.105895</w:t>
      </w:r>
    </w:p>
    <w:p w14:paraId="73900A5D" w14:textId="6E55A9A4" w:rsidR="00A27BE5" w:rsidRDefault="00A27BE5" w:rsidP="00A27BE5">
      <w:pPr>
        <w:pStyle w:val="Bibliography"/>
      </w:pPr>
      <w:r>
        <w:lastRenderedPageBreak/>
        <w:t xml:space="preserve">García-Girón, J., Fernández-Aláez, C., Fernández-Aláez, M., &amp; Alahuhta, J. (2019). Untangling the assembly of macrophyte metacommunities by means of taxonomic, functional and phylogenetic beta diversity patterns. </w:t>
      </w:r>
      <w:r>
        <w:rPr>
          <w:i/>
          <w:iCs/>
        </w:rPr>
        <w:t>Science of the Total Environment</w:t>
      </w:r>
      <w:r>
        <w:t xml:space="preserve">, </w:t>
      </w:r>
      <w:r>
        <w:rPr>
          <w:i/>
          <w:iCs/>
        </w:rPr>
        <w:t>693</w:t>
      </w:r>
      <w:ins w:id="1113" w:author="Larson, Danelle M" w:date="2026-02-02T13:50:00Z" w16du:dateUtc="2026-02-02T19:50:00Z">
        <w:r w:rsidR="005072CB">
          <w:rPr>
            <w:i/>
            <w:iCs/>
          </w:rPr>
          <w:t xml:space="preserve">: </w:t>
        </w:r>
        <w:r w:rsidR="005072CB" w:rsidRPr="005072CB">
          <w:rPr>
            <w:rPrChange w:id="1114" w:author="Larson, Danelle M" w:date="2026-02-02T13:50:00Z" w16du:dateUtc="2026-02-02T19:50:00Z">
              <w:rPr>
                <w:i/>
                <w:iCs/>
              </w:rPr>
            </w:rPrChange>
          </w:rPr>
          <w:t>133616</w:t>
        </w:r>
      </w:ins>
      <w:r w:rsidRPr="005072CB">
        <w:t>.</w:t>
      </w:r>
      <w:r>
        <w:t xml:space="preserve"> https://doi.org/10.1016/j.scitotenv.2019.133616</w:t>
      </w:r>
    </w:p>
    <w:p w14:paraId="77EA82A0" w14:textId="77777777" w:rsidR="00A27BE5" w:rsidRDefault="00A27BE5" w:rsidP="00A27BE5">
      <w:pPr>
        <w:pStyle w:val="Bibliography"/>
      </w:pPr>
      <w:r>
        <w:t xml:space="preserve">Gelman, A., &amp; Rubin, D. B. (1992). Inference from Iterative Simulation Using Multiple Sequences. </w:t>
      </w:r>
      <w:r>
        <w:rPr>
          <w:i/>
          <w:iCs/>
        </w:rPr>
        <w:t>Statistical Science</w:t>
      </w:r>
      <w:r>
        <w:t xml:space="preserve">, </w:t>
      </w:r>
      <w:r>
        <w:rPr>
          <w:i/>
          <w:iCs/>
        </w:rPr>
        <w:t>7</w:t>
      </w:r>
      <w:r>
        <w:t>(4), 457–472.</w:t>
      </w:r>
    </w:p>
    <w:p w14:paraId="7AA2233E" w14:textId="0C30D616" w:rsidR="00A27BE5" w:rsidRDefault="00A27BE5" w:rsidP="00A27BE5">
      <w:pPr>
        <w:pStyle w:val="Bibliography"/>
      </w:pPr>
      <w:r>
        <w:t xml:space="preserve">Gray, B. R. (2021). Probabilities of detecting submersed aquatic vegetation species using a rake method may vary with biomass. </w:t>
      </w:r>
      <w:r>
        <w:rPr>
          <w:i/>
          <w:iCs/>
        </w:rPr>
        <w:t>Aquatic Botany</w:t>
      </w:r>
      <w:r>
        <w:t xml:space="preserve">, </w:t>
      </w:r>
      <w:r>
        <w:rPr>
          <w:i/>
          <w:iCs/>
        </w:rPr>
        <w:t>171</w:t>
      </w:r>
      <w:del w:id="1115" w:author="Larson, Danelle M" w:date="2026-02-02T13:50:00Z" w16du:dateUtc="2026-02-02T19:50:00Z">
        <w:r w:rsidDel="005072CB">
          <w:delText xml:space="preserve">, </w:delText>
        </w:r>
      </w:del>
      <w:ins w:id="1116" w:author="Larson, Danelle M" w:date="2026-02-02T13:50:00Z" w16du:dateUtc="2026-02-02T19:50:00Z">
        <w:r w:rsidR="005072CB">
          <w:t xml:space="preserve">: </w:t>
        </w:r>
      </w:ins>
      <w:r>
        <w:t>103375. https://doi.org/10.1016/j.aquabot.2021.103375</w:t>
      </w:r>
    </w:p>
    <w:p w14:paraId="392EE9C0" w14:textId="77777777" w:rsidR="00A27BE5" w:rsidRDefault="00A27BE5" w:rsidP="00707457">
      <w:pPr>
        <w:pStyle w:val="Bibliography"/>
        <w:rPr>
          <w:ins w:id="1117" w:author="Larson, Danelle M" w:date="2026-01-30T10:43:00Z" w16du:dateUtc="2026-01-30T16:43:00Z"/>
        </w:rPr>
      </w:pPr>
      <w:r>
        <w:t xml:space="preserve">Gray, B. R., Holland, M. D., Yi, F., Ann, L., &amp; Starcevich, H. (2013). Influences of availability on parameter estimates from site occupancy models with application to submersed aquatic vegetation. </w:t>
      </w:r>
      <w:r>
        <w:rPr>
          <w:i/>
          <w:iCs/>
        </w:rPr>
        <w:t>Natural Resource Modeling</w:t>
      </w:r>
      <w:r>
        <w:t xml:space="preserve">, </w:t>
      </w:r>
      <w:r>
        <w:rPr>
          <w:i/>
          <w:iCs/>
        </w:rPr>
        <w:t>26</w:t>
      </w:r>
      <w:r>
        <w:t>(4), 526–545.</w:t>
      </w:r>
    </w:p>
    <w:p w14:paraId="72952CBF" w14:textId="145D7D0D" w:rsidR="00707457" w:rsidRDefault="00707457">
      <w:pPr>
        <w:spacing w:line="480" w:lineRule="auto"/>
        <w:rPr>
          <w:ins w:id="1118" w:author="Larson, Danelle M" w:date="2026-01-30T10:44:00Z" w16du:dateUtc="2026-01-30T16:44:00Z"/>
        </w:rPr>
        <w:pPrChange w:id="1119" w:author="Larson, Danelle M" w:date="2026-01-30T10:44:00Z" w16du:dateUtc="2026-01-30T16:44:00Z">
          <w:pPr/>
        </w:pPrChange>
      </w:pPr>
      <w:ins w:id="1120" w:author="Larson, Danelle M" w:date="2026-01-30T10:43:00Z">
        <w:r w:rsidRPr="00707457">
          <w:rPr>
            <w:rPrChange w:id="1121" w:author="Larson, Danelle M" w:date="2026-01-30T10:44:00Z" w16du:dateUtc="2026-01-30T16:44:00Z">
              <w:rPr>
                <w:b/>
                <w:bCs/>
              </w:rPr>
            </w:rPrChange>
          </w:rPr>
          <w:t>Gray</w:t>
        </w:r>
      </w:ins>
      <w:ins w:id="1122" w:author="Larson, Danelle M" w:date="2026-02-02T13:50:00Z" w16du:dateUtc="2026-02-02T19:50:00Z">
        <w:r w:rsidR="005072CB">
          <w:t>,</w:t>
        </w:r>
      </w:ins>
      <w:ins w:id="1123" w:author="Larson, Danelle M" w:date="2026-01-30T10:43:00Z">
        <w:r w:rsidRPr="00707457">
          <w:rPr>
            <w:rPrChange w:id="1124" w:author="Larson, Danelle M" w:date="2026-01-30T10:44:00Z" w16du:dateUtc="2026-01-30T16:44:00Z">
              <w:rPr>
                <w:b/>
                <w:bCs/>
              </w:rPr>
            </w:rPrChange>
          </w:rPr>
          <w:t xml:space="preserve"> B</w:t>
        </w:r>
      </w:ins>
      <w:ins w:id="1125" w:author="Larson, Danelle M" w:date="2026-02-02T13:50:00Z" w16du:dateUtc="2026-02-02T19:50:00Z">
        <w:r w:rsidR="005072CB">
          <w:t>.</w:t>
        </w:r>
      </w:ins>
      <w:ins w:id="1126" w:author="Larson, Danelle M" w:date="2026-01-30T10:43:00Z">
        <w:r w:rsidRPr="00707457">
          <w:rPr>
            <w:rPrChange w:id="1127" w:author="Larson, Danelle M" w:date="2026-01-30T10:44:00Z" w16du:dateUtc="2026-01-30T16:44:00Z">
              <w:rPr>
                <w:b/>
                <w:bCs/>
              </w:rPr>
            </w:rPrChange>
          </w:rPr>
          <w:t>R</w:t>
        </w:r>
      </w:ins>
      <w:ins w:id="1128" w:author="Larson, Danelle M" w:date="2026-02-02T13:50:00Z" w16du:dateUtc="2026-02-02T19:50:00Z">
        <w:r w:rsidR="005072CB">
          <w:t>.</w:t>
        </w:r>
      </w:ins>
      <w:ins w:id="1129" w:author="Larson, Danelle M" w:date="2026-01-30T10:43:00Z">
        <w:r w:rsidRPr="00707457">
          <w:t>, Robertson</w:t>
        </w:r>
      </w:ins>
      <w:ins w:id="1130" w:author="Larson, Danelle M" w:date="2026-02-02T13:51:00Z" w16du:dateUtc="2026-02-02T19:51:00Z">
        <w:r w:rsidR="005072CB">
          <w:t>, D.M., &amp;</w:t>
        </w:r>
      </w:ins>
      <w:ins w:id="1131" w:author="Larson, Danelle M" w:date="2026-01-30T10:43:00Z">
        <w:r w:rsidRPr="00707457">
          <w:t xml:space="preserve"> Rogala</w:t>
        </w:r>
      </w:ins>
      <w:ins w:id="1132" w:author="Larson, Danelle M" w:date="2026-02-02T13:51:00Z" w16du:dateUtc="2026-02-02T19:51:00Z">
        <w:r w:rsidR="005072CB">
          <w:t xml:space="preserve"> J.T.</w:t>
        </w:r>
      </w:ins>
      <w:ins w:id="1133" w:author="Larson, Danelle M" w:date="2026-01-30T10:44:00Z" w16du:dateUtc="2026-01-30T16:44:00Z">
        <w:r>
          <w:t xml:space="preserve"> (</w:t>
        </w:r>
      </w:ins>
      <w:ins w:id="1134" w:author="Larson, Danelle M" w:date="2026-01-30T10:43:00Z">
        <w:r w:rsidRPr="00707457">
          <w:t>2018</w:t>
        </w:r>
      </w:ins>
      <w:ins w:id="1135" w:author="Larson, Danelle M" w:date="2026-01-30T10:44:00Z" w16du:dateUtc="2026-01-30T16:44:00Z">
        <w:r>
          <w:t>)</w:t>
        </w:r>
      </w:ins>
      <w:ins w:id="1136" w:author="Larson, Danelle M" w:date="2026-01-30T10:43:00Z">
        <w:r w:rsidRPr="00707457">
          <w:t xml:space="preserve"> Effects of air temperature and discharge on </w:t>
        </w:r>
      </w:ins>
    </w:p>
    <w:p w14:paraId="387D572D" w14:textId="4F56427A" w:rsidR="00707457" w:rsidRPr="00707457" w:rsidRDefault="00707457">
      <w:pPr>
        <w:spacing w:line="480" w:lineRule="auto"/>
        <w:ind w:left="720"/>
        <w:pPrChange w:id="1137" w:author="Larson, Danelle M" w:date="2026-01-30T10:44:00Z" w16du:dateUtc="2026-01-30T16:44:00Z">
          <w:pPr>
            <w:pStyle w:val="Bibliography"/>
          </w:pPr>
        </w:pPrChange>
      </w:pPr>
      <w:ins w:id="1138" w:author="Larson, Danelle M" w:date="2026-01-30T10:43:00Z">
        <w:r w:rsidRPr="00707457">
          <w:t xml:space="preserve">Upper Mississippi River summer water temperatures. </w:t>
        </w:r>
        <w:r w:rsidRPr="00707457">
          <w:rPr>
            <w:i/>
            <w:iCs/>
          </w:rPr>
          <w:t>River Research and Applications</w:t>
        </w:r>
        <w:r w:rsidRPr="00707457">
          <w:t xml:space="preserve"> </w:t>
        </w:r>
        <w:r w:rsidRPr="00707457">
          <w:rPr>
            <w:i/>
            <w:iCs/>
            <w:rPrChange w:id="1139" w:author="Larson, Danelle M" w:date="2026-01-30T10:44:00Z" w16du:dateUtc="2026-01-30T16:44:00Z">
              <w:rPr/>
            </w:rPrChange>
          </w:rPr>
          <w:t>34</w:t>
        </w:r>
      </w:ins>
      <w:ins w:id="1140" w:author="Larson, Danelle M" w:date="2026-01-30T10:44:00Z" w16du:dateUtc="2026-01-30T16:44:00Z">
        <w:r w:rsidR="002360EA">
          <w:t xml:space="preserve">, </w:t>
        </w:r>
      </w:ins>
      <w:ins w:id="1141" w:author="Larson, Danelle M" w:date="2026-01-30T10:43:00Z">
        <w:r w:rsidRPr="00707457">
          <w:t>506</w:t>
        </w:r>
      </w:ins>
      <w:ins w:id="1142" w:author="Larson, Danelle M" w:date="2026-01-30T10:44:00Z" w16du:dateUtc="2026-01-30T16:44:00Z">
        <w:r w:rsidR="002360EA">
          <w:t>–</w:t>
        </w:r>
      </w:ins>
      <w:ins w:id="1143" w:author="Larson, Danelle M" w:date="2026-01-30T10:43:00Z">
        <w:r w:rsidRPr="00707457">
          <w:t>515</w:t>
        </w:r>
      </w:ins>
      <w:ins w:id="1144" w:author="Larson, Danelle M" w:date="2026-01-30T10:44:00Z" w16du:dateUtc="2026-01-30T16:44:00Z">
        <w:r w:rsidR="002360EA">
          <w:t>.</w:t>
        </w:r>
      </w:ins>
      <w:ins w:id="1145" w:author="Larson, Danelle M" w:date="2026-01-30T10:43:00Z">
        <w:r w:rsidRPr="00707457">
          <w:t xml:space="preserve"> </w:t>
        </w:r>
      </w:ins>
      <w:ins w:id="1146" w:author="Larson, Danelle M" w:date="2026-01-30T10:44:00Z" w16du:dateUtc="2026-01-30T16:44:00Z">
        <w:r w:rsidR="002360EA">
          <w:t>https://doi.org/</w:t>
        </w:r>
      </w:ins>
      <w:ins w:id="1147" w:author="Larson, Danelle M" w:date="2026-01-30T10:43:00Z">
        <w:r w:rsidRPr="00707457">
          <w:t>10.1002/rra.3278</w:t>
        </w:r>
      </w:ins>
    </w:p>
    <w:p w14:paraId="57CA37B3" w14:textId="77777777" w:rsidR="00A27BE5" w:rsidRDefault="00A27BE5" w:rsidP="00A27BE5">
      <w:pPr>
        <w:pStyle w:val="Bibliography"/>
      </w:pPr>
      <w:r>
        <w:t xml:space="preserve">Harper, D. M. (1992). </w:t>
      </w:r>
      <w:r>
        <w:rPr>
          <w:i/>
          <w:iCs/>
        </w:rPr>
        <w:t>Eutrophication of freshwaters</w:t>
      </w:r>
      <w:r>
        <w:t>. Chapman and Hall.</w:t>
      </w:r>
    </w:p>
    <w:p w14:paraId="03C7BCC6" w14:textId="77777777" w:rsidR="00A27BE5" w:rsidRDefault="00A27BE5" w:rsidP="00A27BE5">
      <w:pPr>
        <w:pStyle w:val="Bibliography"/>
      </w:pPr>
      <w:r>
        <w:t xml:space="preserve">Haynes, R. R. (1988). Reproductive Biology of Selected Aquatic Plants. </w:t>
      </w:r>
      <w:r>
        <w:rPr>
          <w:i/>
          <w:iCs/>
        </w:rPr>
        <w:t>Source: Annals of the Missouri Botanical Garden</w:t>
      </w:r>
      <w:r>
        <w:t xml:space="preserve">, </w:t>
      </w:r>
      <w:r>
        <w:rPr>
          <w:i/>
          <w:iCs/>
        </w:rPr>
        <w:t>75</w:t>
      </w:r>
      <w:r>
        <w:t>(3), 805–810.</w:t>
      </w:r>
    </w:p>
    <w:p w14:paraId="20A1BD3E" w14:textId="77777777" w:rsidR="00A27BE5" w:rsidRDefault="00A27BE5" w:rsidP="00A27BE5">
      <w:pPr>
        <w:pStyle w:val="Bibliography"/>
      </w:pPr>
      <w:r>
        <w:t xml:space="preserve">Heglund, P., Salvato, L., Larson, D., &amp; McFarlane, A. (2022). </w:t>
      </w:r>
      <w:r>
        <w:rPr>
          <w:i/>
          <w:iCs/>
        </w:rPr>
        <w:t>Recommendations Regarding Water Level Management to Achieve Ecological Goals in the Upper Mississippi River System</w:t>
      </w:r>
      <w:r>
        <w:t xml:space="preserve"> (pp. 1–41). Upper Mississippi River Basin Association. https://doi.org/10.13140/RG.2.2.27806.41288</w:t>
      </w:r>
    </w:p>
    <w:p w14:paraId="77E5A7AC" w14:textId="77777777" w:rsidR="00A27BE5" w:rsidRDefault="00A27BE5" w:rsidP="00A27BE5">
      <w:pPr>
        <w:pStyle w:val="Bibliography"/>
      </w:pPr>
      <w:r>
        <w:lastRenderedPageBreak/>
        <w:t xml:space="preserve">Hilton, J., O’Hare, M., Bowes, M. J., &amp; Jones, J. I. (2006). How green is my river? A new paradigm of eutrophication in rivers. </w:t>
      </w:r>
      <w:r>
        <w:rPr>
          <w:i/>
          <w:iCs/>
        </w:rPr>
        <w:t>Science of the Total Environment</w:t>
      </w:r>
      <w:r>
        <w:t xml:space="preserve">, </w:t>
      </w:r>
      <w:r>
        <w:rPr>
          <w:i/>
          <w:iCs/>
        </w:rPr>
        <w:t>365</w:t>
      </w:r>
      <w:r>
        <w:t>(1–3), 66–83. https://doi.org/10.1016/j.scitotenv.2006.02.055</w:t>
      </w:r>
    </w:p>
    <w:p w14:paraId="405E5B82" w14:textId="36D3A42D" w:rsidR="00A27BE5" w:rsidRDefault="00A27BE5" w:rsidP="00A27BE5">
      <w:pPr>
        <w:pStyle w:val="Bibliography"/>
      </w:pPr>
      <w:r>
        <w:t xml:space="preserve">Houser, J. (2022). </w:t>
      </w:r>
      <w:r>
        <w:rPr>
          <w:i/>
          <w:iCs/>
        </w:rPr>
        <w:t>Ecological Status and Trends of the Upper Mississippi and Illinois Rivers</w:t>
      </w:r>
      <w:r>
        <w:t>. U.S. Geological Sur</w:t>
      </w:r>
      <w:del w:id="1148" w:author="Larson, Danelle M" w:date="2026-02-02T13:51:00Z" w16du:dateUtc="2026-02-02T19:51:00Z">
        <w:r w:rsidDel="002F3816">
          <w:delText>-</w:delText>
        </w:r>
      </w:del>
      <w:r>
        <w:t>vey Open</w:t>
      </w:r>
      <w:ins w:id="1149" w:author="Larson, Danelle M" w:date="2026-02-02T13:51:00Z" w16du:dateUtc="2026-02-02T19:51:00Z">
        <w:r w:rsidR="002F3816">
          <w:t xml:space="preserve"> </w:t>
        </w:r>
      </w:ins>
      <w:del w:id="1150" w:author="Larson, Danelle M" w:date="2026-02-02T13:51:00Z" w16du:dateUtc="2026-02-02T19:51:00Z">
        <w:r w:rsidDel="002F3816">
          <w:delText>-</w:delText>
        </w:r>
      </w:del>
      <w:r>
        <w:t>File Report 2022–1039. https://doi.org/10.3133/ofr20221039</w:t>
      </w:r>
    </w:p>
    <w:p w14:paraId="7EE964F6" w14:textId="77777777" w:rsidR="00A27BE5" w:rsidRDefault="00A27BE5" w:rsidP="00A27BE5">
      <w:pPr>
        <w:pStyle w:val="Bibliography"/>
      </w:pPr>
      <w:r>
        <w:t xml:space="preserve">Huang, L., Liao, F. H., Lohse, K. A., Larson, D. M., Fragkias, M., Lybecker, D. L., &amp; Baxter, C. V. (2019). Land conservation can mitigate freshwater ecosystem services degradation due to climate change in a semiarid catchment: The case of the Portneuf River catchment, Idaho, USA. </w:t>
      </w:r>
      <w:r>
        <w:rPr>
          <w:i/>
          <w:iCs/>
        </w:rPr>
        <w:t>Science of the Total Environment</w:t>
      </w:r>
      <w:r>
        <w:t xml:space="preserve">, </w:t>
      </w:r>
      <w:r>
        <w:rPr>
          <w:i/>
          <w:iCs/>
        </w:rPr>
        <w:t>651</w:t>
      </w:r>
      <w:r>
        <w:t>, 1796–1809. https://doi.org/10.1016/j.scitotenv.2018.09.260</w:t>
      </w:r>
    </w:p>
    <w:p w14:paraId="5AD3304B" w14:textId="77777777" w:rsidR="00A27BE5" w:rsidRDefault="00A27BE5" w:rsidP="00A27BE5">
      <w:pPr>
        <w:pStyle w:val="Bibliography"/>
      </w:pPr>
      <w:r>
        <w:t xml:space="preserve">Ibáñez, C., Caiola, N., Barquín, J., Belmar, O., Benito-Granell, X., Casals, F., Fennessy, S., Hughes, J., Palmer, M., Peñuelas, J., Romero, E., Sardans, J., &amp; Williams, M. (2023). Ecosystem-level effects of re-oligotrophication and N:P imbalances in rivers and estuaries on a global scale. </w:t>
      </w:r>
      <w:r>
        <w:rPr>
          <w:i/>
          <w:iCs/>
        </w:rPr>
        <w:t>Global Change Biology</w:t>
      </w:r>
      <w:r>
        <w:t xml:space="preserve">, </w:t>
      </w:r>
      <w:r>
        <w:rPr>
          <w:i/>
          <w:iCs/>
        </w:rPr>
        <w:t>29</w:t>
      </w:r>
      <w:r>
        <w:t>(5), 1248–1266. https://doi.org/10.1111/gcb.16520</w:t>
      </w:r>
    </w:p>
    <w:p w14:paraId="72F0A20E" w14:textId="77777777" w:rsidR="00A27BE5" w:rsidRDefault="00A27BE5" w:rsidP="00A27BE5">
      <w:pPr>
        <w:pStyle w:val="Bibliography"/>
      </w:pPr>
      <w:r>
        <w:t xml:space="preserve">Ibáñez, C., &amp; Penuelas, J. (2019). Changing nutrients changing rivers. </w:t>
      </w:r>
      <w:r>
        <w:rPr>
          <w:i/>
          <w:iCs/>
        </w:rPr>
        <w:t>Science</w:t>
      </w:r>
      <w:r>
        <w:t xml:space="preserve">, </w:t>
      </w:r>
      <w:r>
        <w:rPr>
          <w:i/>
          <w:iCs/>
        </w:rPr>
        <w:t>365</w:t>
      </w:r>
      <w:r>
        <w:t>(6454), 637–638. https://doi.org/10.1126/science.aaw9407</w:t>
      </w:r>
    </w:p>
    <w:p w14:paraId="1485FA1C" w14:textId="77777777" w:rsidR="00A27BE5" w:rsidRDefault="00A27BE5" w:rsidP="00A27BE5">
      <w:pPr>
        <w:pStyle w:val="Bibliography"/>
      </w:pPr>
      <w:r>
        <w:t xml:space="preserve">Igwaran, A., Kayode, A. J., Moloantoa, K. M., Khetsha, Z. P., &amp; Unuofin, J. O. (2024). Cyanobacteria Harmful Algae Blooms: Causes, Impacts, and Risk Management. </w:t>
      </w:r>
      <w:r>
        <w:rPr>
          <w:i/>
          <w:iCs/>
        </w:rPr>
        <w:t>Water, Air, &amp; Soil Pollution</w:t>
      </w:r>
      <w:r>
        <w:t xml:space="preserve">, </w:t>
      </w:r>
      <w:r>
        <w:rPr>
          <w:i/>
          <w:iCs/>
        </w:rPr>
        <w:t>235</w:t>
      </w:r>
      <w:r>
        <w:t>(1), 71. https://doi.org/10.1007/s11270-023-06782-y</w:t>
      </w:r>
    </w:p>
    <w:p w14:paraId="6B812EC8" w14:textId="77777777" w:rsidR="00204B35" w:rsidRDefault="00A27BE5" w:rsidP="00204B35">
      <w:pPr>
        <w:pStyle w:val="Bibliography"/>
        <w:rPr>
          <w:ins w:id="1151" w:author="Larson, Danelle M" w:date="2026-02-02T13:54:00Z" w16du:dateUtc="2026-02-02T19:54:00Z"/>
        </w:rPr>
      </w:pPr>
      <w:r>
        <w:lastRenderedPageBreak/>
        <w:t xml:space="preserve">Jankowski, K. J. (2022). </w:t>
      </w:r>
      <w:r>
        <w:rPr>
          <w:i/>
          <w:iCs/>
        </w:rPr>
        <w:t>Chapter E: Water Quality in Ecological Status and Trends of the Upper Mississippi and Illinois Rivers</w:t>
      </w:r>
      <w:r>
        <w:t xml:space="preserve"> (pp. 84–110).</w:t>
      </w:r>
      <w:ins w:id="1152" w:author="Larson, Danelle M" w:date="2026-02-02T13:54:00Z" w16du:dateUtc="2026-02-02T19:54:00Z">
        <w:r w:rsidR="00204B35">
          <w:t xml:space="preserve"> In: Houser, J. (2022). </w:t>
        </w:r>
        <w:r w:rsidR="00204B35">
          <w:rPr>
            <w:i/>
            <w:iCs/>
          </w:rPr>
          <w:t>Ecological Status and Trends of the Upper Mississippi and Illinois Rivers</w:t>
        </w:r>
        <w:r w:rsidR="00204B35">
          <w:t>. U.S. Geological Survey Open File Report 2022–1039. https://doi.org/10.3133/ofr20221039</w:t>
        </w:r>
      </w:ins>
    </w:p>
    <w:p w14:paraId="72D8C3EF" w14:textId="1A379FA1" w:rsidR="00A27BE5" w:rsidDel="00204B35" w:rsidRDefault="00A27BE5" w:rsidP="00A27BE5">
      <w:pPr>
        <w:pStyle w:val="Bibliography"/>
        <w:rPr>
          <w:del w:id="1153" w:author="Larson, Danelle M" w:date="2026-02-02T13:54:00Z" w16du:dateUtc="2026-02-02T19:54:00Z"/>
        </w:rPr>
      </w:pPr>
      <w:del w:id="1154" w:author="Larson, Danelle M" w:date="2026-02-02T13:54:00Z" w16du:dateUtc="2026-02-02T19:54:00Z">
        <w:r w:rsidDel="00204B35">
          <w:delText xml:space="preserve"> U.S. Geological Survey Open-File Report 2022–1039.</w:delText>
        </w:r>
      </w:del>
    </w:p>
    <w:p w14:paraId="00E197C5" w14:textId="36EC582A" w:rsidR="00A27BE5" w:rsidRDefault="00A27BE5" w:rsidP="00A27BE5">
      <w:pPr>
        <w:pStyle w:val="Bibliography"/>
      </w:pPr>
      <w:r>
        <w:t xml:space="preserve">Kim, J. Y., &amp; Nishihiro, J. (2020). Responses of lake macrophyte species and functional traits to climate and land use changes. </w:t>
      </w:r>
      <w:r>
        <w:rPr>
          <w:i/>
          <w:iCs/>
        </w:rPr>
        <w:t>Science of the Total Environment</w:t>
      </w:r>
      <w:r>
        <w:t xml:space="preserve">, </w:t>
      </w:r>
      <w:r>
        <w:rPr>
          <w:i/>
          <w:iCs/>
        </w:rPr>
        <w:t>736</w:t>
      </w:r>
      <w:ins w:id="1155" w:author="Larson, Danelle M" w:date="2026-02-02T13:55:00Z" w16du:dateUtc="2026-02-02T19:55:00Z">
        <w:r w:rsidR="006935A9" w:rsidRPr="006935A9">
          <w:rPr>
            <w:rPrChange w:id="1156" w:author="Larson, Danelle M" w:date="2026-02-02T13:55:00Z" w16du:dateUtc="2026-02-02T19:55:00Z">
              <w:rPr>
                <w:i/>
                <w:iCs/>
              </w:rPr>
            </w:rPrChange>
          </w:rPr>
          <w:t>: 139628</w:t>
        </w:r>
      </w:ins>
      <w:r w:rsidRPr="006935A9">
        <w:t xml:space="preserve">. </w:t>
      </w:r>
      <w:r>
        <w:t>https://doi.org/10.1016/j.scitotenv.2020.139628</w:t>
      </w:r>
    </w:p>
    <w:p w14:paraId="6988226D" w14:textId="7B1310CF" w:rsidR="00A27BE5" w:rsidRDefault="00A27BE5">
      <w:pPr>
        <w:pStyle w:val="Bibliography"/>
        <w:ind w:firstLine="0"/>
        <w:pPrChange w:id="1157" w:author="Larson, Danelle M" w:date="2026-02-02T13:56:00Z" w16du:dateUtc="2026-02-02T19:56:00Z">
          <w:pPr>
            <w:pStyle w:val="Bibliography"/>
          </w:pPr>
        </w:pPrChange>
      </w:pPr>
      <w:r>
        <w:t xml:space="preserve">Klyer, M., Bekker, R. M., Knevel, I. C., &amp; et al. (2008). The LEDA Traitbase: A database of life-history traits of Northwest European flora. </w:t>
      </w:r>
      <w:r>
        <w:rPr>
          <w:i/>
          <w:iCs/>
        </w:rPr>
        <w:t>Journal of Ecology</w:t>
      </w:r>
      <w:r>
        <w:t xml:space="preserve">, </w:t>
      </w:r>
      <w:r>
        <w:rPr>
          <w:i/>
          <w:iCs/>
        </w:rPr>
        <w:t>96</w:t>
      </w:r>
      <w:r>
        <w:t>, 1266–1274.</w:t>
      </w:r>
      <w:ins w:id="1158" w:author="Larson, Danelle M" w:date="2026-02-02T13:56:00Z" w16du:dateUtc="2026-02-02T19:56:00Z">
        <w:r w:rsidR="0054672C">
          <w:t xml:space="preserve"> </w:t>
        </w:r>
        <w:r w:rsidR="0054672C" w:rsidRPr="00D2696F">
          <w:rPr>
            <w:i/>
            <w:iCs/>
          </w:rPr>
          <w:t xml:space="preserve">(accessed on </w:t>
        </w:r>
        <w:r w:rsidR="0054672C">
          <w:rPr>
            <w:i/>
            <w:iCs/>
          </w:rPr>
          <w:t>12</w:t>
        </w:r>
        <w:r w:rsidR="0054672C" w:rsidRPr="00D2696F">
          <w:rPr>
            <w:i/>
            <w:iCs/>
          </w:rPr>
          <w:t xml:space="preserve"> January 202</w:t>
        </w:r>
        <w:r w:rsidR="0054672C">
          <w:rPr>
            <w:i/>
            <w:iCs/>
          </w:rPr>
          <w:t>1</w:t>
        </w:r>
        <w:r w:rsidR="0054672C" w:rsidRPr="00D2696F">
          <w:rPr>
            <w:i/>
            <w:iCs/>
          </w:rPr>
          <w:t>).</w:t>
        </w:r>
      </w:ins>
    </w:p>
    <w:p w14:paraId="269DA2D7" w14:textId="77777777" w:rsidR="00A27BE5" w:rsidRDefault="00A27BE5" w:rsidP="00A27BE5">
      <w:pPr>
        <w:pStyle w:val="Bibliography"/>
      </w:pPr>
      <w:r>
        <w:t xml:space="preserve">Laliberté, E., Legendre, P., &amp; Shipley, B. (2014). </w:t>
      </w:r>
      <w:r>
        <w:rPr>
          <w:i/>
          <w:iCs/>
        </w:rPr>
        <w:t>FD package: Measuring Functional Diversity from Multiple Traits, and Other Tools for Functional Ecology</w:t>
      </w:r>
      <w:r>
        <w:t xml:space="preserve"> [Computer software].</w:t>
      </w:r>
    </w:p>
    <w:p w14:paraId="72EE38B4" w14:textId="77777777" w:rsidR="007258D1" w:rsidRDefault="007258D1" w:rsidP="007258D1">
      <w:pPr>
        <w:pStyle w:val="Bibliography"/>
      </w:pPr>
      <w:r>
        <w:t xml:space="preserve">Larson, D. M., Carhart, A., &amp; Lund, E. (2023a). Aquatic vegetation types identified during early and late phases of vegetation recovery in the Upper Mississippi River. </w:t>
      </w:r>
      <w:r>
        <w:rPr>
          <w:i/>
          <w:iCs/>
        </w:rPr>
        <w:t>Ecosphere</w:t>
      </w:r>
      <w:r>
        <w:t xml:space="preserve">, </w:t>
      </w:r>
      <w:r>
        <w:rPr>
          <w:i/>
          <w:iCs/>
        </w:rPr>
        <w:t>14</w:t>
      </w:r>
      <w:r>
        <w:t>: e4468. https://doi.org/10.1002/ecs2.4468</w:t>
      </w:r>
    </w:p>
    <w:p w14:paraId="087CDEFC" w14:textId="5FEAC075" w:rsidR="00A27BE5" w:rsidRDefault="00A27BE5" w:rsidP="00A27BE5">
      <w:pPr>
        <w:pStyle w:val="Bibliography"/>
      </w:pPr>
      <w:r>
        <w:t>Larson, D. M., Bungula, W., Lee, A., Stockdill, A., McKean, C., Miller, F. “Forrest,” Davis, K., Erickson, R. A., &amp; Hlavacek, E. (2023</w:t>
      </w:r>
      <w:r w:rsidR="007258D1">
        <w:t>b</w:t>
      </w:r>
      <w:r>
        <w:t xml:space="preserve">). Reconstructing missing data by comparing interpolation techniques: Applications for long-term water quality data. </w:t>
      </w:r>
      <w:r>
        <w:rPr>
          <w:i/>
          <w:iCs/>
        </w:rPr>
        <w:t>Limnology and Oceanography: Methods</w:t>
      </w:r>
      <w:r>
        <w:t xml:space="preserve">, </w:t>
      </w:r>
      <w:r>
        <w:rPr>
          <w:i/>
          <w:iCs/>
        </w:rPr>
        <w:t>21</w:t>
      </w:r>
      <w:r>
        <w:t>, 435–449. https://doi.org/10.1002/lom3.10556</w:t>
      </w:r>
    </w:p>
    <w:p w14:paraId="7813E8CB" w14:textId="77777777" w:rsidR="00A27BE5" w:rsidRDefault="00A27BE5" w:rsidP="00A27BE5">
      <w:pPr>
        <w:pStyle w:val="Bibliography"/>
      </w:pPr>
      <w:r>
        <w:t xml:space="preserve">Larson, D. M., Cordts, S. D., &amp; Hansel-Welch, N. (2020). Shallow lake management enhanced habitat and attracted waterbirds during fall migration. </w:t>
      </w:r>
      <w:r>
        <w:rPr>
          <w:i/>
          <w:iCs/>
        </w:rPr>
        <w:t>Hydrobiologia</w:t>
      </w:r>
      <w:r>
        <w:t xml:space="preserve">, </w:t>
      </w:r>
      <w:r>
        <w:rPr>
          <w:i/>
          <w:iCs/>
        </w:rPr>
        <w:t>846</w:t>
      </w:r>
      <w:r>
        <w:t>(16), 3364–3379. https://doi.org/10.1007/s10750-020-04342-7</w:t>
      </w:r>
    </w:p>
    <w:p w14:paraId="2ED6B440" w14:textId="2C4C4699" w:rsidR="00A27BE5" w:rsidRDefault="00A27BE5" w:rsidP="00A27BE5">
      <w:pPr>
        <w:pStyle w:val="Bibliography"/>
      </w:pPr>
      <w:r>
        <w:lastRenderedPageBreak/>
        <w:t xml:space="preserve">Larson, D. M., Lund, E., Carhart, A., Drake, D., Houser, J., Bales, K., Bouska, K., De Jager, N., &amp; Giblin, S. (2022). </w:t>
      </w:r>
      <w:ins w:id="1159" w:author="Larson, Danelle M" w:date="2026-02-02T14:01:00Z" w16du:dateUtc="2026-02-02T20:01:00Z">
        <w:r w:rsidR="00F05EA8">
          <w:t xml:space="preserve">Chapter F: Aquatic Vegetation. </w:t>
        </w:r>
      </w:ins>
      <w:del w:id="1160" w:author="Larson, Danelle M" w:date="2026-02-02T14:01:00Z" w16du:dateUtc="2026-02-02T20:01:00Z">
        <w:r w:rsidDel="00F05EA8">
          <w:delText xml:space="preserve">Status and Trends of Upper Mississippi River’s Aquatic Vegetation from 1998 to 2019. </w:delText>
        </w:r>
      </w:del>
      <w:ins w:id="1161" w:author="Larson, Danelle M" w:date="2026-02-02T14:00:00Z" w16du:dateUtc="2026-02-02T20:00:00Z">
        <w:r w:rsidR="00E81300">
          <w:t xml:space="preserve">In: Houser, J. (2022). </w:t>
        </w:r>
        <w:r w:rsidR="00E81300">
          <w:rPr>
            <w:i/>
            <w:iCs/>
          </w:rPr>
          <w:t>Ecological Status and Trends of the Upper Mississippi and Illinois Rivers</w:t>
        </w:r>
        <w:r w:rsidR="00E81300">
          <w:t>. U.S. Geological Survey Open File Report 2022–1039. https://doi.org/10.3133/ofr20221039</w:t>
        </w:r>
      </w:ins>
      <w:del w:id="1162" w:author="Larson, Danelle M" w:date="2026-02-02T14:00:00Z" w16du:dateUtc="2026-02-02T20:00:00Z">
        <w:r w:rsidDel="00E81300">
          <w:delText xml:space="preserve">In J. Houser, K. Bouska, N. De Jager, B. Ickes, K. J. Jankowski, D. Larson, &amp; M. Van Appledorn (Eds.), </w:delText>
        </w:r>
        <w:r w:rsidDel="00E81300">
          <w:rPr>
            <w:i/>
            <w:iCs/>
          </w:rPr>
          <w:delText>Status and Trends of the Upper Mississippi and Illinois Rivers</w:delText>
        </w:r>
        <w:r w:rsidDel="00E81300">
          <w:delText xml:space="preserve"> (pp. 1–218). U.S. Geological Sur-vey Open-File Report 2022–1039.</w:delText>
        </w:r>
      </w:del>
    </w:p>
    <w:p w14:paraId="7DCDC281" w14:textId="6D4BC8CF" w:rsidR="00A27BE5" w:rsidRDefault="00A27BE5" w:rsidP="00A27BE5">
      <w:pPr>
        <w:pStyle w:val="Bibliography"/>
      </w:pPr>
      <w:r>
        <w:t>Larson, D. M., Lund, E. E., Carhart, A. M., Fopma, S. J., Szura, S., Yin, Y., Winkleman, J. S., &amp; Langrehr, H. A. (2025). Long Term Resource Monitoring sampling procedures: Aquatic vegetation monitoring</w:t>
      </w:r>
      <w:del w:id="1163" w:author="Larson, Danelle M" w:date="2026-02-02T14:03:00Z" w16du:dateUtc="2026-02-02T20:03:00Z">
        <w:r w:rsidDel="008D4255">
          <w:delText>, version 2</w:delText>
        </w:r>
      </w:del>
      <w:r>
        <w:t xml:space="preserve">. </w:t>
      </w:r>
      <w:r>
        <w:rPr>
          <w:i/>
          <w:iCs/>
        </w:rPr>
        <w:t xml:space="preserve">U.S. Geological Survey, </w:t>
      </w:r>
      <w:del w:id="1164" w:author="Larson, Danelle M" w:date="2026-02-02T14:02:00Z" w16du:dateUtc="2026-02-02T20:02:00Z">
        <w:r w:rsidDel="008D4255">
          <w:rPr>
            <w:i/>
            <w:iCs/>
          </w:rPr>
          <w:delText>Methods and Techniques Report</w:delText>
        </w:r>
        <w:r w:rsidDel="008D4255">
          <w:delText>, 25</w:delText>
        </w:r>
      </w:del>
      <w:ins w:id="1165" w:author="Larson, Danelle M" w:date="2026-02-02T14:02:00Z" w16du:dateUtc="2026-02-02T20:02:00Z">
        <w:r w:rsidR="008D4255">
          <w:rPr>
            <w:i/>
            <w:iCs/>
          </w:rPr>
          <w:t>Techniques and Methods 2-A22</w:t>
        </w:r>
      </w:ins>
      <w:r>
        <w:t xml:space="preserve">. </w:t>
      </w:r>
      <w:ins w:id="1166" w:author="Larson, Danelle M" w:date="2026-02-02T14:02:00Z">
        <w:r w:rsidR="00FF27CC" w:rsidRPr="00FF27CC">
          <w:fldChar w:fldCharType="begin"/>
        </w:r>
        <w:r w:rsidR="00FF27CC" w:rsidRPr="00FF27CC">
          <w:instrText>HYPERLINK "https://doi.org/10.3133/tm2A22"</w:instrText>
        </w:r>
        <w:r w:rsidR="00FF27CC" w:rsidRPr="00FF27CC">
          <w:fldChar w:fldCharType="separate"/>
        </w:r>
        <w:r w:rsidR="00FF27CC" w:rsidRPr="00FF27CC">
          <w:rPr>
            <w:rStyle w:val="Hyperlink"/>
          </w:rPr>
          <w:t>https://doi.org/10.3133/tm2A22</w:t>
        </w:r>
      </w:ins>
      <w:ins w:id="1167" w:author="Larson, Danelle M" w:date="2026-02-02T14:02:00Z" w16du:dateUtc="2026-02-02T20:02:00Z">
        <w:r w:rsidR="00FF27CC" w:rsidRPr="00FF27CC">
          <w:fldChar w:fldCharType="end"/>
        </w:r>
      </w:ins>
      <w:del w:id="1168" w:author="Larson, Danelle M" w:date="2026-02-02T14:02:00Z" w16du:dateUtc="2026-02-02T20:02:00Z">
        <w:r w:rsidDel="00FF27CC">
          <w:delText>https://doi.org/XXXXXXXXXXX</w:delText>
        </w:r>
      </w:del>
    </w:p>
    <w:p w14:paraId="59ABC519" w14:textId="77777777" w:rsidR="00A27BE5" w:rsidRDefault="00A27BE5" w:rsidP="00A27BE5">
      <w:pPr>
        <w:pStyle w:val="Bibliography"/>
      </w:pPr>
      <w:r>
        <w:t>Larson, D., Roweder, J., Jankowski, K. J., &amp; Jones, M. (2026). [Dataset] (No. Macrophyte Communities and  Environmental Data for the upper Mississippi River from 1998-2019: U.S. Geological Survey data release.; Version 1). ScienceBase. https://doi.org/10.5066/P1JGFM76</w:t>
      </w:r>
    </w:p>
    <w:p w14:paraId="2DB54233" w14:textId="77777777" w:rsidR="00A27BE5" w:rsidRDefault="00A27BE5" w:rsidP="00A27BE5">
      <w:pPr>
        <w:pStyle w:val="Bibliography"/>
      </w:pPr>
      <w:r>
        <w:t xml:space="preserve">LeBagousse-Pinguet, Y., Liancourt, P., Gross, N., &amp; Straile, D. (2012). Indirect facilitation promotes macrophyte survival and growth in freshwater ecosystems threatened by eutrophication. </w:t>
      </w:r>
      <w:r>
        <w:rPr>
          <w:i/>
          <w:iCs/>
        </w:rPr>
        <w:t>Journal of Ecology</w:t>
      </w:r>
      <w:r>
        <w:t xml:space="preserve">, </w:t>
      </w:r>
      <w:r>
        <w:rPr>
          <w:i/>
          <w:iCs/>
        </w:rPr>
        <w:t>100</w:t>
      </w:r>
      <w:r>
        <w:t>(2), 530–538. https://doi.org/10.1111/j.1365-2745.2011.01931.x</w:t>
      </w:r>
    </w:p>
    <w:p w14:paraId="1DB96A82" w14:textId="11BC2A2F" w:rsidR="00A27BE5" w:rsidDel="004D74E7" w:rsidRDefault="00A27BE5" w:rsidP="00B41AAF">
      <w:pPr>
        <w:pStyle w:val="Bibliography"/>
        <w:rPr>
          <w:del w:id="1169" w:author="Larson, Danelle M" w:date="2026-02-02T14:05:00Z" w16du:dateUtc="2026-02-02T20:05:00Z"/>
        </w:rPr>
      </w:pPr>
      <w:r>
        <w:lastRenderedPageBreak/>
        <w:t xml:space="preserve">McCain, K., Schmueker, S., &amp; De Jager, N. (2018). </w:t>
      </w:r>
      <w:r w:rsidR="00E4444E" w:rsidRPr="00B41AAF">
        <w:rPr>
          <w:iCs/>
        </w:rPr>
        <w:t xml:space="preserve"> Habitat Needs Assessment</w:t>
      </w:r>
      <w:r w:rsidR="00143FDD" w:rsidRPr="00B41AAF">
        <w:rPr>
          <w:iCs/>
        </w:rPr>
        <w:t>-</w:t>
      </w:r>
      <w:r w:rsidR="00E4444E" w:rsidRPr="00B41AAF">
        <w:rPr>
          <w:iCs/>
        </w:rPr>
        <w:t>II for the Upper Mississippi River Restoration Program: Linking science to management perspectives</w:t>
      </w:r>
      <w:r w:rsidR="00143FDD" w:rsidRPr="00B41AAF">
        <w:rPr>
          <w:iCs/>
        </w:rPr>
        <w:t>.</w:t>
      </w:r>
      <w:ins w:id="1170" w:author="Larson, Danelle M" w:date="2026-02-03T12:26:00Z" w16du:dateUtc="2026-02-03T18:26:00Z">
        <w:r w:rsidR="00B41AAF">
          <w:rPr>
            <w:iCs/>
          </w:rPr>
          <w:t xml:space="preserve"> </w:t>
        </w:r>
      </w:ins>
      <w:r>
        <w:t>U.S. Army Corps of Engineers</w:t>
      </w:r>
      <w:ins w:id="1171" w:author="Larson, Danelle M" w:date="2026-02-03T12:26:00Z" w16du:dateUtc="2026-02-03T18:26:00Z">
        <w:r w:rsidR="00B41AAF">
          <w:t xml:space="preserve"> publication</w:t>
        </w:r>
      </w:ins>
      <w:r>
        <w:t>.</w:t>
      </w:r>
      <w:ins w:id="1172" w:author="Larson, Danelle M" w:date="2026-02-02T14:05:00Z" w16du:dateUtc="2026-02-02T20:05:00Z">
        <w:r w:rsidR="004D74E7">
          <w:t xml:space="preserve"> https://pubs.usgs.gov/publication/</w:t>
        </w:r>
        <w:r w:rsidR="00E538DB">
          <w:t>702</w:t>
        </w:r>
      </w:ins>
      <w:ins w:id="1173" w:author="Larson, Danelle M" w:date="2026-02-02T14:06:00Z" w16du:dateUtc="2026-02-02T20:06:00Z">
        <w:r w:rsidR="00E538DB">
          <w:t>02203</w:t>
        </w:r>
      </w:ins>
      <w:r>
        <w:t xml:space="preserve"> </w:t>
      </w:r>
    </w:p>
    <w:p w14:paraId="6D37B7BE" w14:textId="77777777" w:rsidR="00A27BE5" w:rsidRDefault="00A27BE5" w:rsidP="00A27BE5">
      <w:pPr>
        <w:pStyle w:val="Bibliography"/>
      </w:pPr>
      <w:r>
        <w:t xml:space="preserve">Moore, M., Romano, S. P., &amp; Cook, T. (2010). Synthesis of Upper Mississippi River System submersed and emergent aquatic vegetation: Past, present, and future. </w:t>
      </w:r>
      <w:r>
        <w:rPr>
          <w:i/>
          <w:iCs/>
        </w:rPr>
        <w:t>Hydrobiologia</w:t>
      </w:r>
      <w:r>
        <w:t xml:space="preserve">, </w:t>
      </w:r>
      <w:r>
        <w:rPr>
          <w:i/>
          <w:iCs/>
        </w:rPr>
        <w:t>640</w:t>
      </w:r>
      <w:r>
        <w:t>(1), 103–114. https://doi.org/10.1007/s10750-009-0062-9</w:t>
      </w:r>
    </w:p>
    <w:p w14:paraId="0D90EEE9" w14:textId="7E724F22" w:rsidR="00A27BE5" w:rsidRDefault="00A27BE5" w:rsidP="00A27BE5">
      <w:pPr>
        <w:pStyle w:val="Bibliography"/>
      </w:pPr>
      <w:r>
        <w:t xml:space="preserve">Nilsson, C., Reidy, C. A., Dynesisu, M., &amp; Revenga, C. (2005). Fragmentation and Flow Regulation of the World’s Large River Systems. </w:t>
      </w:r>
      <w:r>
        <w:rPr>
          <w:i/>
          <w:iCs/>
        </w:rPr>
        <w:t>Science</w:t>
      </w:r>
      <w:r>
        <w:t xml:space="preserve">, </w:t>
      </w:r>
      <w:r>
        <w:rPr>
          <w:i/>
          <w:iCs/>
        </w:rPr>
        <w:t>308</w:t>
      </w:r>
      <w:r>
        <w:t>(5720), 405–408.</w:t>
      </w:r>
      <w:ins w:id="1174" w:author="Larson, Danelle M" w:date="2026-02-02T14:07:00Z" w16du:dateUtc="2026-02-02T20:07:00Z">
        <w:r w:rsidR="001D0156">
          <w:t xml:space="preserve"> https://doi.org/</w:t>
        </w:r>
        <w:r w:rsidR="001D0156" w:rsidRPr="001D0156">
          <w:t>10.1126/science.1107887</w:t>
        </w:r>
      </w:ins>
    </w:p>
    <w:p w14:paraId="0C2A0FEE" w14:textId="77777777" w:rsidR="00A27BE5" w:rsidRDefault="00A27BE5" w:rsidP="00A27BE5">
      <w:pPr>
        <w:pStyle w:val="Bibliography"/>
      </w:pPr>
      <w:r>
        <w:t xml:space="preserve">O’Hare, M. T., Baattrup-Pedersen, A., Baumgarte, I., Freeman, A., Gunn, I. D. M., Lázár, A. N., Sinclair, R., Wade, A. J., &amp; Bowes, M. J. (2018). Responses of aquatic plants to eutrophication in rivers: A revised conceptual model. </w:t>
      </w:r>
      <w:r>
        <w:rPr>
          <w:i/>
          <w:iCs/>
        </w:rPr>
        <w:t>Frontiers in Plant Science</w:t>
      </w:r>
      <w:r>
        <w:t xml:space="preserve">, </w:t>
      </w:r>
      <w:r>
        <w:rPr>
          <w:i/>
          <w:iCs/>
        </w:rPr>
        <w:t>9</w:t>
      </w:r>
      <w:r>
        <w:t>. https://doi.org/10.3389/fpls.2018.00451</w:t>
      </w:r>
    </w:p>
    <w:p w14:paraId="44B1C22D" w14:textId="77777777" w:rsidR="00A27BE5" w:rsidRDefault="00A27BE5" w:rsidP="00A27BE5">
      <w:pPr>
        <w:pStyle w:val="Bibliography"/>
      </w:pPr>
      <w:r>
        <w:t xml:space="preserve">Oksanen, J., Blanchet, F. G., Friendly, M., Kindt, R., Legendre, P., Mcglinn, D., Minchin, P. R., O’Hara, R. B., Simpson, G. L., Solymos, P., Henry, M., Stevens, H., Szoecs, E., &amp; Maintainer, H. W. (2019). </w:t>
      </w:r>
      <w:r>
        <w:rPr>
          <w:i/>
          <w:iCs/>
        </w:rPr>
        <w:t>Package “vegan” Community Ecology Package</w:t>
      </w:r>
      <w:r>
        <w:t xml:space="preserve"> [Computer software].</w:t>
      </w:r>
    </w:p>
    <w:p w14:paraId="72731255" w14:textId="77777777" w:rsidR="00A27BE5" w:rsidRDefault="00A27BE5" w:rsidP="00A27BE5">
      <w:pPr>
        <w:pStyle w:val="Bibliography"/>
      </w:pPr>
      <w:r>
        <w:t xml:space="preserve">Ovaskainen, O., &amp; Abrego, N. (2020). </w:t>
      </w:r>
      <w:r>
        <w:rPr>
          <w:i/>
          <w:iCs/>
        </w:rPr>
        <w:t>Joint Species Distribution Modelling – With Applications in R</w:t>
      </w:r>
      <w:r>
        <w:t>. Cambridge University Press.</w:t>
      </w:r>
    </w:p>
    <w:p w14:paraId="43934CDA" w14:textId="77777777" w:rsidR="00A27BE5" w:rsidRDefault="00A27BE5" w:rsidP="00A27BE5">
      <w:pPr>
        <w:pStyle w:val="Bibliography"/>
      </w:pPr>
      <w:r>
        <w:t xml:space="preserve">Ovaskainen, O., Rybicki, J., &amp; Abrego, N. (2019). What can observational data reveal about metacommunity processes? </w:t>
      </w:r>
      <w:r>
        <w:rPr>
          <w:i/>
          <w:iCs/>
        </w:rPr>
        <w:t>Ecography</w:t>
      </w:r>
      <w:r>
        <w:t xml:space="preserve">, </w:t>
      </w:r>
      <w:r>
        <w:rPr>
          <w:i/>
          <w:iCs/>
        </w:rPr>
        <w:t>42</w:t>
      </w:r>
      <w:r>
        <w:t>(11), 1877–1886. https://doi.org/10.1111/ecog.04444</w:t>
      </w:r>
    </w:p>
    <w:p w14:paraId="04F81859" w14:textId="77777777" w:rsidR="00A27BE5" w:rsidRDefault="00A27BE5" w:rsidP="00A27BE5">
      <w:pPr>
        <w:pStyle w:val="Bibliography"/>
      </w:pPr>
      <w:r>
        <w:lastRenderedPageBreak/>
        <w:t xml:space="preserve">Ovaskainen, O., Tikhonov, G., Norberg, A., Guillaume Blanchet, F., Duan, L., Dunson, D., Roslin, T., &amp; Abrego, N. (2017). How to make more out of community data? A conceptual framework and its implementation as models and software. </w:t>
      </w:r>
      <w:r>
        <w:rPr>
          <w:i/>
          <w:iCs/>
        </w:rPr>
        <w:t>Ecology Letters</w:t>
      </w:r>
      <w:r>
        <w:t xml:space="preserve">, </w:t>
      </w:r>
      <w:r>
        <w:rPr>
          <w:i/>
          <w:iCs/>
        </w:rPr>
        <w:t>20</w:t>
      </w:r>
      <w:r>
        <w:t>(5), 561–576. https://doi.org/10.1111/ele.12757</w:t>
      </w:r>
    </w:p>
    <w:p w14:paraId="3CCAB6F2" w14:textId="77777777" w:rsidR="00A27BE5" w:rsidRDefault="00A27BE5" w:rsidP="00A27BE5">
      <w:pPr>
        <w:pStyle w:val="Bibliography"/>
      </w:pPr>
      <w:r>
        <w:t xml:space="preserve">Ovaskainen, O., Weigel, B., Potyutko, O., &amp; Buyvolov, Y. (2019). Long-term shifts in water quality show scale-dependent bioindicator responses across Russia – Insights from 40 year-long bioindicator monitoring program. </w:t>
      </w:r>
      <w:r>
        <w:rPr>
          <w:i/>
          <w:iCs/>
        </w:rPr>
        <w:t>Ecological Indicators</w:t>
      </w:r>
      <w:r>
        <w:t xml:space="preserve">, </w:t>
      </w:r>
      <w:r>
        <w:rPr>
          <w:i/>
          <w:iCs/>
        </w:rPr>
        <w:t>98</w:t>
      </w:r>
      <w:r>
        <w:t>, 476–482. https://doi.org/10.1016/j.ecolind.2018.11.027</w:t>
      </w:r>
    </w:p>
    <w:p w14:paraId="47D926A0" w14:textId="77777777" w:rsidR="00A27BE5" w:rsidRDefault="00A27BE5" w:rsidP="00A27BE5">
      <w:pPr>
        <w:pStyle w:val="Bibliography"/>
      </w:pPr>
      <w:r>
        <w:t xml:space="preserve">Paradis, E., Blomberg, S., Bolker, B., Brown, J., Claramunt, S., Claude, J., &amp; Cuong, H. S. (2020). </w:t>
      </w:r>
      <w:r>
        <w:rPr>
          <w:i/>
          <w:iCs/>
        </w:rPr>
        <w:t>Package “ape”: Analyses of Phylogenetics and Evolution</w:t>
      </w:r>
      <w:r>
        <w:t>. https://orcid.org/0000-0001-9532-5251</w:t>
      </w:r>
    </w:p>
    <w:p w14:paraId="4100D352" w14:textId="0EC45282" w:rsidR="006348E6" w:rsidRDefault="00A27BE5" w:rsidP="006348E6">
      <w:pPr>
        <w:pStyle w:val="Bibliography"/>
        <w:ind w:firstLine="0"/>
        <w:rPr>
          <w:ins w:id="1175" w:author="Larson, Danelle M" w:date="2026-02-02T14:11:00Z" w16du:dateUtc="2026-02-02T20:11:00Z"/>
        </w:rPr>
      </w:pPr>
      <w:r>
        <w:t>PRISM Climate Group. (2021</w:t>
      </w:r>
      <w:del w:id="1176" w:author="Larson, Danelle M" w:date="2026-02-02T14:11:00Z" w16du:dateUtc="2026-02-02T20:11:00Z">
        <w:r w:rsidDel="006348E6">
          <w:delText>, June 3</w:delText>
        </w:r>
      </w:del>
      <w:r>
        <w:t xml:space="preserve">). </w:t>
      </w:r>
      <w:del w:id="1177" w:author="Larson, Danelle M" w:date="2026-02-02T14:11:00Z" w16du:dateUtc="2026-02-02T20:11:00Z">
        <w:r w:rsidDel="006348E6">
          <w:rPr>
            <w:i/>
            <w:iCs/>
          </w:rPr>
          <w:delText>Http</w:delText>
        </w:r>
      </w:del>
      <w:ins w:id="1178" w:author="Larson, Danelle M" w:date="2026-02-02T14:11:00Z" w16du:dateUtc="2026-02-02T20:11:00Z">
        <w:r w:rsidR="006348E6">
          <w:rPr>
            <w:i/>
            <w:iCs/>
          </w:rPr>
          <w:t>http</w:t>
        </w:r>
      </w:ins>
      <w:r>
        <w:rPr>
          <w:i/>
          <w:iCs/>
        </w:rPr>
        <w:t>://prism.oregonstate.edu</w:t>
      </w:r>
      <w:r>
        <w:t>. Oregon State University.</w:t>
      </w:r>
      <w:ins w:id="1179" w:author="Larson, Danelle M" w:date="2026-02-02T14:11:00Z" w16du:dateUtc="2026-02-02T20:11:00Z">
        <w:r w:rsidR="006348E6">
          <w:t xml:space="preserve"> </w:t>
        </w:r>
        <w:r w:rsidR="006348E6" w:rsidRPr="00D2696F">
          <w:rPr>
            <w:i/>
            <w:iCs/>
          </w:rPr>
          <w:t xml:space="preserve">(accessed on </w:t>
        </w:r>
        <w:r w:rsidR="006348E6">
          <w:rPr>
            <w:i/>
            <w:iCs/>
          </w:rPr>
          <w:t>3</w:t>
        </w:r>
        <w:r w:rsidR="006348E6" w:rsidRPr="00D2696F">
          <w:rPr>
            <w:i/>
            <w:iCs/>
          </w:rPr>
          <w:t xml:space="preserve"> J</w:t>
        </w:r>
        <w:r w:rsidR="006348E6">
          <w:rPr>
            <w:i/>
            <w:iCs/>
          </w:rPr>
          <w:t>une</w:t>
        </w:r>
        <w:r w:rsidR="006348E6" w:rsidRPr="00D2696F">
          <w:rPr>
            <w:i/>
            <w:iCs/>
          </w:rPr>
          <w:t xml:space="preserve"> 202</w:t>
        </w:r>
        <w:r w:rsidR="006348E6">
          <w:rPr>
            <w:i/>
            <w:iCs/>
          </w:rPr>
          <w:t>1</w:t>
        </w:r>
        <w:r w:rsidR="006348E6" w:rsidRPr="00D2696F">
          <w:rPr>
            <w:i/>
            <w:iCs/>
          </w:rPr>
          <w:t>).</w:t>
        </w:r>
      </w:ins>
    </w:p>
    <w:p w14:paraId="70AB9141" w14:textId="57B7C874" w:rsidR="00A27BE5" w:rsidRDefault="00A27BE5" w:rsidP="00A27BE5">
      <w:pPr>
        <w:pStyle w:val="Bibliography"/>
      </w:pPr>
    </w:p>
    <w:p w14:paraId="00F04F3F" w14:textId="77777777" w:rsidR="00A27BE5" w:rsidRDefault="00A27BE5" w:rsidP="00A27BE5">
      <w:pPr>
        <w:pStyle w:val="Bibliography"/>
      </w:pPr>
      <w:r>
        <w:t xml:space="preserve">R Core Team. (2024). </w:t>
      </w:r>
      <w:r>
        <w:rPr>
          <w:i/>
          <w:iCs/>
        </w:rPr>
        <w:t>R: A Language and Environment for Statistical Computing</w:t>
      </w:r>
      <w:r>
        <w:t xml:space="preserve"> [Computer software]. R Foundation for Statistical Computing.</w:t>
      </w:r>
    </w:p>
    <w:p w14:paraId="1E1CD544" w14:textId="77777777" w:rsidR="00A27BE5" w:rsidRDefault="00A27BE5" w:rsidP="00A27BE5">
      <w:pPr>
        <w:pStyle w:val="Bibliography"/>
      </w:pPr>
      <w:r>
        <w:t xml:space="preserve">Rogala, J. T., Strange, J. M., &amp; Rohweder, J. (2019). </w:t>
      </w:r>
      <w:r>
        <w:rPr>
          <w:i/>
          <w:iCs/>
        </w:rPr>
        <w:t>Water depth at the 75% exceeded discharge condition for the UMRS</w:t>
      </w:r>
      <w:r>
        <w:t xml:space="preserve"> [Dataset]. U.S. Geological Survey. https://doi.org/10.5066/P92PSPHG</w:t>
      </w:r>
    </w:p>
    <w:p w14:paraId="532E6014" w14:textId="77777777" w:rsidR="00A27BE5" w:rsidRDefault="00A27BE5" w:rsidP="00A27BE5">
      <w:pPr>
        <w:pStyle w:val="Bibliography"/>
      </w:pPr>
      <w:r>
        <w:t xml:space="preserve">Rogers, S. J. (1994). Preliminary evaluation of submersed macrophyte changes in the Upper Mississippi River. </w:t>
      </w:r>
      <w:r>
        <w:rPr>
          <w:i/>
          <w:iCs/>
        </w:rPr>
        <w:t>Lake and Reservoir Management</w:t>
      </w:r>
      <w:r>
        <w:t xml:space="preserve">, </w:t>
      </w:r>
      <w:r>
        <w:rPr>
          <w:i/>
          <w:iCs/>
        </w:rPr>
        <w:t>10</w:t>
      </w:r>
      <w:r>
        <w:t>(1), 35–38. https://doi.org/10.1080/07438149409354170</w:t>
      </w:r>
    </w:p>
    <w:p w14:paraId="3528C475" w14:textId="77777777" w:rsidR="00A27BE5" w:rsidRDefault="00A27BE5" w:rsidP="00A27BE5">
      <w:pPr>
        <w:pStyle w:val="Bibliography"/>
      </w:pPr>
      <w:r>
        <w:lastRenderedPageBreak/>
        <w:t xml:space="preserve">Rohweder, J., Rogala, J. T., &amp; Ruhser, J. (2018). </w:t>
      </w:r>
      <w:r>
        <w:rPr>
          <w:i/>
          <w:iCs/>
        </w:rPr>
        <w:t>2010/11 Level 3 Aquatic Areas—Upper Mississippi River System</w:t>
      </w:r>
      <w:r>
        <w:t xml:space="preserve"> [Dataset]. U.S. Geological Survey. https://doi.org/10.5066/F7Z89BMP</w:t>
      </w:r>
    </w:p>
    <w:p w14:paraId="78058EEC" w14:textId="2A291890" w:rsidR="00A27BE5" w:rsidRDefault="00A27BE5" w:rsidP="00A27BE5">
      <w:pPr>
        <w:pStyle w:val="Bibliography"/>
      </w:pPr>
      <w:r>
        <w:t xml:space="preserve">Soballe, D. M., &amp; Fischer, J. R. (2004). </w:t>
      </w:r>
      <w:r>
        <w:rPr>
          <w:i/>
          <w:iCs/>
        </w:rPr>
        <w:t>Long Term Resource Monitoring Program Procedures: Water Quality Monitoring</w:t>
      </w:r>
      <w:r>
        <w:t>. U.S. Army Corps of Engineers Technical Report 2004-T002-01.</w:t>
      </w:r>
      <w:ins w:id="1180" w:author="Larson, Danelle M" w:date="2026-02-02T14:13:00Z" w16du:dateUtc="2026-02-02T20:13:00Z">
        <w:r w:rsidR="00130C5F">
          <w:t xml:space="preserve"> </w:t>
        </w:r>
        <w:r w:rsidR="00130C5F" w:rsidRPr="00130C5F">
          <w:t>https://www.umesc.usgs.gov/documents/reports/2004/04t00201.pdf</w:t>
        </w:r>
      </w:ins>
    </w:p>
    <w:p w14:paraId="0848EC73" w14:textId="0F7F554A" w:rsidR="00A27BE5" w:rsidRDefault="00A27BE5" w:rsidP="00A27BE5">
      <w:pPr>
        <w:pStyle w:val="Bibliography"/>
      </w:pPr>
      <w:r>
        <w:t xml:space="preserve">Sparks, R. E., Nelson, J. C., Yin, Y., &amp; Yin, Y. (1998). Naturalization of the Flood Regime in Regulated Rivers: The case of the upper Mississippi River. </w:t>
      </w:r>
      <w:r>
        <w:rPr>
          <w:i/>
          <w:iCs/>
        </w:rPr>
        <w:t>Bioscience</w:t>
      </w:r>
      <w:r>
        <w:t xml:space="preserve">, </w:t>
      </w:r>
      <w:r>
        <w:rPr>
          <w:i/>
          <w:iCs/>
        </w:rPr>
        <w:t>48</w:t>
      </w:r>
      <w:r>
        <w:t>(9), 706–720.</w:t>
      </w:r>
      <w:ins w:id="1181" w:author="Larson, Danelle M" w:date="2026-02-02T14:13:00Z" w16du:dateUtc="2026-02-02T20:13:00Z">
        <w:r w:rsidR="00012864">
          <w:t xml:space="preserve"> </w:t>
        </w:r>
      </w:ins>
      <w:ins w:id="1182" w:author="Larson, Danelle M" w:date="2026-02-02T14:13:00Z">
        <w:r w:rsidR="00012864" w:rsidRPr="00012864">
          <w:fldChar w:fldCharType="begin"/>
        </w:r>
        <w:r w:rsidR="00012864" w:rsidRPr="00012864">
          <w:instrText>HYPERLINK "https://doi.org/10.2307/1313334"</w:instrText>
        </w:r>
        <w:r w:rsidR="00012864" w:rsidRPr="00012864">
          <w:fldChar w:fldCharType="separate"/>
        </w:r>
        <w:r w:rsidR="00012864" w:rsidRPr="00012864">
          <w:rPr>
            <w:rStyle w:val="Hyperlink"/>
          </w:rPr>
          <w:t>https://doi.org/10.2307/1313334</w:t>
        </w:r>
      </w:ins>
      <w:ins w:id="1183" w:author="Larson, Danelle M" w:date="2026-02-02T14:13:00Z" w16du:dateUtc="2026-02-02T20:13:00Z">
        <w:r w:rsidR="00012864" w:rsidRPr="00012864">
          <w:fldChar w:fldCharType="end"/>
        </w:r>
      </w:ins>
    </w:p>
    <w:p w14:paraId="70A39CDD" w14:textId="0FB79EEF" w:rsidR="00A27BE5" w:rsidRDefault="00A27BE5" w:rsidP="00A27BE5">
      <w:pPr>
        <w:pStyle w:val="Bibliography"/>
      </w:pPr>
      <w:r>
        <w:t xml:space="preserve">Tikhonov, G., Duan, L., Abrego, N., Newell, G., White, M., Dunson, D., &amp; Ovaskainen, O. (2020). Computationally efficient joint species distribution modeling of big spatial data. </w:t>
      </w:r>
      <w:r>
        <w:rPr>
          <w:i/>
          <w:iCs/>
        </w:rPr>
        <w:t>Ecology</w:t>
      </w:r>
      <w:r>
        <w:t xml:space="preserve">, </w:t>
      </w:r>
      <w:r>
        <w:rPr>
          <w:i/>
          <w:iCs/>
        </w:rPr>
        <w:t>101</w:t>
      </w:r>
      <w:r>
        <w:t>(2)</w:t>
      </w:r>
      <w:ins w:id="1184" w:author="Larson, Danelle M" w:date="2026-02-02T14:14:00Z" w16du:dateUtc="2026-02-02T20:14:00Z">
        <w:r w:rsidR="00704937">
          <w:t xml:space="preserve">: </w:t>
        </w:r>
      </w:ins>
      <w:ins w:id="1185" w:author="Larson, Danelle M" w:date="2026-02-02T14:14:00Z">
        <w:r w:rsidR="00704937" w:rsidRPr="00704937">
          <w:t>e02929</w:t>
        </w:r>
      </w:ins>
      <w:r>
        <w:t>. https://doi.org/10.1002/ecy.2929</w:t>
      </w:r>
    </w:p>
    <w:p w14:paraId="4FC5C71D" w14:textId="47E25968" w:rsidR="00A27BE5" w:rsidRDefault="00A27BE5" w:rsidP="00A27BE5">
      <w:pPr>
        <w:pStyle w:val="Bibliography"/>
      </w:pPr>
      <w:r>
        <w:t xml:space="preserve">Tison-Rosebery, J., Leboucher, T., Archaimbault, V., Belliard, J., Carayon, D., Ferréol, M., Floury, M., Jeliazkov, A., Tales, E., Villeneuve, B., &amp; Passy, S. I. (2022). Decadal biodiversity trends in rivers reveal recent community rearrangements. </w:t>
      </w:r>
      <w:r>
        <w:rPr>
          <w:i/>
          <w:iCs/>
        </w:rPr>
        <w:t>Science of The Total Environment</w:t>
      </w:r>
      <w:r>
        <w:t xml:space="preserve">, </w:t>
      </w:r>
      <w:r>
        <w:rPr>
          <w:i/>
          <w:iCs/>
        </w:rPr>
        <w:t>823</w:t>
      </w:r>
      <w:del w:id="1186" w:author="Larson, Danelle M" w:date="2026-02-02T14:14:00Z" w16du:dateUtc="2026-02-02T20:14:00Z">
        <w:r w:rsidDel="00704937">
          <w:delText xml:space="preserve">, </w:delText>
        </w:r>
      </w:del>
      <w:ins w:id="1187" w:author="Larson, Danelle M" w:date="2026-02-02T14:14:00Z" w16du:dateUtc="2026-02-02T20:14:00Z">
        <w:r w:rsidR="00704937">
          <w:t xml:space="preserve">: </w:t>
        </w:r>
      </w:ins>
      <w:r>
        <w:t>153431. https://doi.org/10.1016/j.scitotenv.2022.153431</w:t>
      </w:r>
    </w:p>
    <w:p w14:paraId="7174950C" w14:textId="04C8774E" w:rsidR="00A27BE5" w:rsidRDefault="00A27BE5" w:rsidP="00A27BE5">
      <w:pPr>
        <w:pStyle w:val="Bibliography"/>
        <w:rPr>
          <w:ins w:id="1188" w:author="Larson, Danelle M" w:date="2026-02-03T12:18:00Z" w16du:dateUtc="2026-02-03T18:18:00Z"/>
        </w:rPr>
      </w:pPr>
      <w:r>
        <w:t>U.S. Department of Agriculture, N. P. D. T. (2022</w:t>
      </w:r>
      <w:del w:id="1189" w:author="Larson, Danelle M" w:date="2026-02-02T14:14:00Z" w16du:dateUtc="2026-02-02T20:14:00Z">
        <w:r w:rsidDel="005139AC">
          <w:delText>, March 1</w:delText>
        </w:r>
      </w:del>
      <w:r>
        <w:t xml:space="preserve">). </w:t>
      </w:r>
      <w:r>
        <w:rPr>
          <w:i/>
          <w:iCs/>
        </w:rPr>
        <w:t>The PLANTS Database</w:t>
      </w:r>
      <w:r>
        <w:t>.</w:t>
      </w:r>
      <w:ins w:id="1190" w:author="Larson, Danelle M" w:date="2026-02-02T14:14:00Z" w16du:dateUtc="2026-02-02T20:14:00Z">
        <w:r w:rsidR="005139AC">
          <w:t xml:space="preserve"> (accessed 1 March 2022)</w:t>
        </w:r>
      </w:ins>
    </w:p>
    <w:p w14:paraId="4D491987" w14:textId="77777777" w:rsidR="00CD18A6" w:rsidRDefault="002916B7" w:rsidP="00CD18A6">
      <w:pPr>
        <w:spacing w:line="480" w:lineRule="auto"/>
        <w:rPr>
          <w:ins w:id="1191" w:author="Larson, Danelle M" w:date="2026-02-03T12:19:00Z" w16du:dateUtc="2026-02-03T18:19:00Z"/>
        </w:rPr>
      </w:pPr>
      <w:ins w:id="1192" w:author="Larson, Danelle M" w:date="2026-02-03T12:18:00Z" w16du:dateUtc="2026-02-03T18:18:00Z">
        <w:r>
          <w:t xml:space="preserve">Upper </w:t>
        </w:r>
      </w:ins>
      <w:ins w:id="1193" w:author="Larson, Danelle M" w:date="2026-02-03T12:19:00Z" w16du:dateUtc="2026-02-03T18:19:00Z">
        <w:r w:rsidR="00CD18A6">
          <w:t>Mississippi</w:t>
        </w:r>
      </w:ins>
      <w:ins w:id="1194" w:author="Larson, Danelle M" w:date="2026-02-03T12:18:00Z" w16du:dateUtc="2026-02-03T18:18:00Z">
        <w:r>
          <w:t xml:space="preserve"> River Basin Association (2022). </w:t>
        </w:r>
      </w:ins>
      <w:ins w:id="1195" w:author="Larson, Danelle M" w:date="2026-02-03T12:18:00Z">
        <w:r w:rsidR="00CD18A6" w:rsidRPr="00CD18A6">
          <w:t xml:space="preserve">Upper Mississippi River Basin </w:t>
        </w:r>
      </w:ins>
    </w:p>
    <w:p w14:paraId="5474185B" w14:textId="2605F307" w:rsidR="00CD18A6" w:rsidRDefault="00CD18A6" w:rsidP="00CD18A6">
      <w:pPr>
        <w:spacing w:line="480" w:lineRule="auto"/>
        <w:ind w:left="720"/>
        <w:rPr>
          <w:ins w:id="1196" w:author="Larson, Danelle M" w:date="2026-02-03T12:26:00Z" w16du:dateUtc="2026-02-03T18:26:00Z"/>
        </w:rPr>
      </w:pPr>
      <w:ins w:id="1197" w:author="Larson, Danelle M" w:date="2026-02-03T12:18:00Z">
        <w:r w:rsidRPr="00CD18A6">
          <w:t>Association 2022-2035 Water Quality Program Plan A Vision and Long Term Plan for Improving Water Quality Conditions on the Upper Mississippi River System through Interstate Cooperative Management</w:t>
        </w:r>
      </w:ins>
      <w:ins w:id="1198" w:author="Larson, Danelle M" w:date="2026-02-03T12:18:00Z" w16du:dateUtc="2026-02-03T18:18:00Z">
        <w:r>
          <w:t xml:space="preserve">. </w:t>
        </w:r>
      </w:ins>
      <w:ins w:id="1199" w:author="Larson, Danelle M" w:date="2026-02-03T12:19:00Z" w16du:dateUtc="2026-02-03T18:19:00Z">
        <w:r w:rsidRPr="00CD18A6">
          <w:lastRenderedPageBreak/>
          <w:t>https://umrba.org/sites/default/files/documents/umrba-2022-2035-water-quality-program-plan.pdf</w:t>
        </w:r>
        <w:r>
          <w:t xml:space="preserve"> (Accessed 3 February, 2026)</w:t>
        </w:r>
      </w:ins>
    </w:p>
    <w:p w14:paraId="7307D446" w14:textId="77777777" w:rsidR="00742BF0" w:rsidRDefault="00560BC4" w:rsidP="0093088F">
      <w:pPr>
        <w:spacing w:line="480" w:lineRule="auto"/>
        <w:rPr>
          <w:ins w:id="1200" w:author="Larson, Danelle M" w:date="2026-02-03T12:29:00Z" w16du:dateUtc="2026-02-03T18:29:00Z"/>
        </w:rPr>
      </w:pPr>
      <w:ins w:id="1201" w:author="Larson, Danelle M" w:date="2026-02-03T12:28:00Z">
        <w:r w:rsidRPr="00560BC4">
          <w:t xml:space="preserve">Van Appledorn, M., De Jager, N.R., Rohweder, J.J., Windmuller‐Campione, M. and Griffin, D., </w:t>
        </w:r>
      </w:ins>
    </w:p>
    <w:p w14:paraId="7EFC9188" w14:textId="604933F3" w:rsidR="00CD18A6" w:rsidRPr="002916B7" w:rsidRDefault="00560BC4" w:rsidP="00742BF0">
      <w:pPr>
        <w:spacing w:line="480" w:lineRule="auto"/>
        <w:ind w:left="720"/>
        <w:pPrChange w:id="1202" w:author="Larson, Danelle M" w:date="2026-02-03T12:29:00Z" w16du:dateUtc="2026-02-03T18:29:00Z">
          <w:pPr>
            <w:pStyle w:val="Bibliography"/>
          </w:pPr>
        </w:pPrChange>
      </w:pPr>
      <w:ins w:id="1203" w:author="Larson, Danelle M" w:date="2026-02-03T12:28:00Z" w16du:dateUtc="2026-02-03T18:28:00Z">
        <w:r>
          <w:t>(2026)</w:t>
        </w:r>
      </w:ins>
      <w:ins w:id="1204" w:author="Larson, Danelle M" w:date="2026-02-03T12:28:00Z">
        <w:r w:rsidRPr="00560BC4">
          <w:t>. More water, more of the time: Spatial changes in flooding over 83 years in the upper Mississippi River floodplain and relationships with streamgage‐derived proxies. </w:t>
        </w:r>
        <w:r w:rsidRPr="00560BC4">
          <w:rPr>
            <w:i/>
            <w:iCs/>
          </w:rPr>
          <w:t>Water Resources Research</w:t>
        </w:r>
        <w:r w:rsidRPr="00560BC4">
          <w:t>, </w:t>
        </w:r>
        <w:r w:rsidRPr="00560BC4">
          <w:rPr>
            <w:i/>
            <w:iCs/>
          </w:rPr>
          <w:t>62</w:t>
        </w:r>
        <w:r w:rsidRPr="00560BC4">
          <w:t>(1)</w:t>
        </w:r>
      </w:ins>
      <w:ins w:id="1205" w:author="Larson, Danelle M" w:date="2026-02-03T12:29:00Z" w16du:dateUtc="2026-02-03T18:29:00Z">
        <w:r>
          <w:t>:</w:t>
        </w:r>
      </w:ins>
      <w:ins w:id="1206" w:author="Larson, Danelle M" w:date="2026-02-03T12:28:00Z">
        <w:r w:rsidRPr="00560BC4">
          <w:t xml:space="preserve"> p.e2025WR040614.</w:t>
        </w:r>
      </w:ins>
      <w:ins w:id="1207" w:author="Larson, Danelle M" w:date="2026-02-03T12:29:00Z" w16du:dateUtc="2026-02-03T18:29:00Z">
        <w:r w:rsidR="00742BF0">
          <w:t xml:space="preserve"> </w:t>
        </w:r>
        <w:r w:rsidR="00742BF0" w:rsidRPr="00742BF0">
          <w:t>https://doi.org/10.1029/2025WR040614</w:t>
        </w:r>
      </w:ins>
    </w:p>
    <w:p w14:paraId="2086F4AF" w14:textId="77777777" w:rsidR="00A27BE5" w:rsidRDefault="00A27BE5" w:rsidP="00A27BE5">
      <w:pPr>
        <w:pStyle w:val="Bibliography"/>
      </w:pPr>
      <w:r>
        <w:t xml:space="preserve">Van Looy, K., Tonkin, J. D., Floury, M., Leigh, C., Soininen, J., Larsen, S., Heino, J., LeRoy Poff, N., Delong, M., Jähnig, S. C., Datry, T., Bonada, N., Rosebery, J., Jamoneau, A., Ormerod, S. J., Collier, K. J., &amp; Wolter, C. (2019). The three Rs of river ecosystem resilience: Resources, recruitment, and refugia. </w:t>
      </w:r>
      <w:r>
        <w:rPr>
          <w:i/>
          <w:iCs/>
        </w:rPr>
        <w:t>River Research and Applications</w:t>
      </w:r>
      <w:r>
        <w:t xml:space="preserve">, </w:t>
      </w:r>
      <w:r>
        <w:rPr>
          <w:i/>
          <w:iCs/>
        </w:rPr>
        <w:t>35</w:t>
      </w:r>
      <w:r>
        <w:t>(2), 107–120. https://doi.org/10.1002/rra.3396</w:t>
      </w:r>
    </w:p>
    <w:p w14:paraId="746592D8" w14:textId="77777777" w:rsidR="00A27BE5" w:rsidRDefault="00A27BE5" w:rsidP="00A27BE5">
      <w:pPr>
        <w:pStyle w:val="Bibliography"/>
      </w:pPr>
      <w:r>
        <w:t xml:space="preserve">Warton, D. I., Blanchet, F. G., O’Hara, R. B., Ovaskainen, O., Taskinen, S., Walker, S. C., &amp; Hui, F. K. C. (2015). So Many Variables: Joint Modeling in Community Ecology. </w:t>
      </w:r>
      <w:r>
        <w:rPr>
          <w:i/>
          <w:iCs/>
        </w:rPr>
        <w:t>Trends in Ecology and Evolution</w:t>
      </w:r>
      <w:r>
        <w:t xml:space="preserve">, </w:t>
      </w:r>
      <w:r>
        <w:rPr>
          <w:i/>
          <w:iCs/>
        </w:rPr>
        <w:t>30</w:t>
      </w:r>
      <w:r>
        <w:t>(12), 766–779. https://doi.org/10.1016/j.tree.2015.09.007</w:t>
      </w:r>
    </w:p>
    <w:p w14:paraId="77BF6E4A" w14:textId="77777777" w:rsidR="00A27BE5" w:rsidRDefault="00A27BE5" w:rsidP="00A27BE5">
      <w:pPr>
        <w:pStyle w:val="Bibliography"/>
      </w:pPr>
      <w:r>
        <w:t xml:space="preserve">Weigel, B., Kotamäki, N., Malve, O., Vuorio, K., &amp; Ovaskainen, O. (2023). Macrosystem community change in lake phytoplankton and its implications for diversity and function. </w:t>
      </w:r>
      <w:r>
        <w:rPr>
          <w:i/>
          <w:iCs/>
        </w:rPr>
        <w:t>Global Ecology and Biogeography</w:t>
      </w:r>
      <w:r>
        <w:t xml:space="preserve">, </w:t>
      </w:r>
      <w:r>
        <w:rPr>
          <w:i/>
          <w:iCs/>
        </w:rPr>
        <w:t>32</w:t>
      </w:r>
      <w:r>
        <w:t>(2), 295–309. https://doi.org/10.1111/geb.13626</w:t>
      </w:r>
    </w:p>
    <w:p w14:paraId="2EE119A4" w14:textId="1385DCEB" w:rsidR="004B62FA" w:rsidRPr="00987302" w:rsidRDefault="00A74D30">
      <w:pPr>
        <w:rPr>
          <w:bCs/>
        </w:rPr>
      </w:pPr>
      <w:r w:rsidRPr="00184B7B">
        <w:rPr>
          <w:rFonts w:ascii="Calibri" w:eastAsia="MS Gothic" w:hAnsi="Calibri" w:cs="Times New Roman"/>
          <w:b/>
          <w:sz w:val="22"/>
          <w:szCs w:val="22"/>
        </w:rPr>
        <w:fldChar w:fldCharType="end"/>
      </w:r>
    </w:p>
    <w:sectPr w:rsidR="004B62FA" w:rsidRPr="00987302" w:rsidSect="00954547">
      <w:headerReference w:type="default" r:id="rId23"/>
      <w:footerReference w:type="even" r:id="rId24"/>
      <w:footerReference w:type="default" r:id="rId25"/>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jeff houser" w:date="2026-01-26T14:04:00Z" w:initials="jnh">
    <w:p w14:paraId="78431109" w14:textId="77777777" w:rsidR="002C4969" w:rsidRDefault="002C4969" w:rsidP="002C4969">
      <w:pPr>
        <w:pStyle w:val="CommentText"/>
        <w:ind w:firstLine="0"/>
      </w:pPr>
      <w:r>
        <w:rPr>
          <w:rStyle w:val="CommentReference"/>
        </w:rPr>
        <w:annotationRef/>
      </w:r>
      <w:r>
        <w:t>Fix http</w:t>
      </w:r>
    </w:p>
  </w:comment>
  <w:comment w:id="10" w:author="Larson, Danelle M" w:date="2026-01-30T10:13:00Z" w:initials="DL">
    <w:p w14:paraId="3B20A369" w14:textId="77777777" w:rsidR="00CF6EE5" w:rsidRDefault="00CF6EE5" w:rsidP="00CF6EE5">
      <w:pPr>
        <w:pStyle w:val="CommentText"/>
        <w:ind w:firstLine="0"/>
      </w:pPr>
      <w:r>
        <w:rPr>
          <w:rStyle w:val="CommentReference"/>
        </w:rPr>
        <w:annotationRef/>
      </w:r>
      <w:r>
        <w:t>corrected</w:t>
      </w:r>
    </w:p>
  </w:comment>
  <w:comment w:id="21" w:author="Larson, Danelle M" w:date="2026-02-03T10:09:00Z" w:initials="DL">
    <w:p w14:paraId="1D82CB79" w14:textId="77777777" w:rsidR="0065689B" w:rsidRDefault="0065689B" w:rsidP="0065689B">
      <w:pPr>
        <w:pStyle w:val="CommentText"/>
        <w:ind w:firstLine="0"/>
      </w:pPr>
      <w:r>
        <w:rPr>
          <w:rStyle w:val="CommentReference"/>
        </w:rPr>
        <w:annotationRef/>
      </w:r>
      <w:r>
        <w:t>Feeling like a 1.5C increase in water temperature in Pool 13 in 2 decades is not ‘minor change’</w:t>
      </w:r>
    </w:p>
  </w:comment>
  <w:comment w:id="24" w:author="Larson, Danelle M" w:date="2026-01-30T10:50:00Z" w:initials="DL">
    <w:p w14:paraId="332A8058" w14:textId="75BE5209" w:rsidR="002051A7" w:rsidRDefault="000A47E5" w:rsidP="002051A7">
      <w:pPr>
        <w:pStyle w:val="CommentText"/>
        <w:ind w:firstLine="0"/>
      </w:pPr>
      <w:r>
        <w:rPr>
          <w:rStyle w:val="CommentReference"/>
        </w:rPr>
        <w:annotationRef/>
      </w:r>
      <w:r w:rsidR="002051A7">
        <w:t>The traits included represent morphology and life history, so it would be more appropriate to call them ecological traits instead of functional traits (here and elsewhere)</w:t>
      </w:r>
    </w:p>
  </w:comment>
  <w:comment w:id="37" w:author="jeff houser" w:date="2026-01-26T14:06:00Z" w:initials="jnh">
    <w:p w14:paraId="7399A37E" w14:textId="1A731D2A" w:rsidR="00021C9A" w:rsidRDefault="00021C9A" w:rsidP="00021C9A">
      <w:pPr>
        <w:pStyle w:val="CommentText"/>
        <w:ind w:firstLine="0"/>
      </w:pPr>
      <w:r>
        <w:rPr>
          <w:rStyle w:val="CommentReference"/>
        </w:rPr>
        <w:annotationRef/>
      </w:r>
      <w:r>
        <w:t xml:space="preserve">“was negatively associated with”.  </w:t>
      </w:r>
    </w:p>
  </w:comment>
  <w:comment w:id="38" w:author="Larson, Danelle M" w:date="2026-01-30T10:15:00Z" w:initials="DL">
    <w:p w14:paraId="7CCDDAE7" w14:textId="77777777" w:rsidR="00E7769F" w:rsidRDefault="00E7769F" w:rsidP="00E7769F">
      <w:pPr>
        <w:pStyle w:val="CommentText"/>
        <w:ind w:firstLine="0"/>
      </w:pPr>
      <w:r>
        <w:rPr>
          <w:rStyle w:val="CommentReference"/>
        </w:rPr>
        <w:annotationRef/>
      </w:r>
      <w:r>
        <w:t>This seems a causal claim and so may need to be weakened to “were associated with”</w:t>
      </w:r>
    </w:p>
  </w:comment>
  <w:comment w:id="119" w:author="jeff houser" w:date="2026-01-26T14:07:00Z" w:initials="jnh">
    <w:p w14:paraId="70CFA218" w14:textId="4B2C7681" w:rsidR="00BD1321" w:rsidRDefault="00434920" w:rsidP="00BD1321">
      <w:pPr>
        <w:pStyle w:val="CommentText"/>
        <w:ind w:firstLine="0"/>
      </w:pPr>
      <w:r>
        <w:rPr>
          <w:rStyle w:val="CommentReference"/>
        </w:rPr>
        <w:annotationRef/>
      </w:r>
      <w:r w:rsidR="00BD1321">
        <w:t xml:space="preserve">I’m not sure what you mean here.  I don’t think you mean the analytical approach used benefits species and biodiversity. Please clarify. </w:t>
      </w:r>
    </w:p>
  </w:comment>
  <w:comment w:id="120" w:author="Larson, Danelle M" w:date="2026-02-02T11:00:00Z" w:initials="DL">
    <w:p w14:paraId="646A47AA" w14:textId="77777777" w:rsidR="00592084" w:rsidRDefault="00592084" w:rsidP="00592084">
      <w:pPr>
        <w:pStyle w:val="CommentText"/>
        <w:ind w:firstLine="0"/>
      </w:pPr>
      <w:r>
        <w:rPr>
          <w:rStyle w:val="CommentReference"/>
        </w:rPr>
        <w:annotationRef/>
      </w:r>
      <w:r>
        <w:t>Rephrased: “Community assemblage-level analyses approach helps understand many facets of biodiversity at multiple spatial and temporal scales helps us understand many species and biodiversity (Belitz et al., 2025). “</w:t>
      </w:r>
    </w:p>
  </w:comment>
  <w:comment w:id="153" w:author="jeff houser" w:date="2026-01-26T14:07:00Z" w:initials="jnh">
    <w:p w14:paraId="6F808BF4" w14:textId="52EF9CBE" w:rsidR="00A407CB" w:rsidRDefault="00A407CB" w:rsidP="00A407CB">
      <w:pPr>
        <w:pStyle w:val="CommentText"/>
        <w:ind w:firstLine="0"/>
      </w:pPr>
      <w:r>
        <w:rPr>
          <w:rStyle w:val="CommentReference"/>
        </w:rPr>
        <w:annotationRef/>
      </w:r>
      <w:r>
        <w:t>Check grammar/syntax</w:t>
      </w:r>
    </w:p>
  </w:comment>
  <w:comment w:id="154" w:author="Larson, Danelle M" w:date="2026-01-30T10:21:00Z" w:initials="DL">
    <w:p w14:paraId="76175F86" w14:textId="77777777" w:rsidR="00FA25D6" w:rsidRDefault="00FA25D6" w:rsidP="00FA25D6">
      <w:pPr>
        <w:pStyle w:val="CommentText"/>
        <w:ind w:firstLine="0"/>
      </w:pPr>
      <w:r>
        <w:rPr>
          <w:rStyle w:val="CommentReference"/>
        </w:rPr>
        <w:annotationRef/>
      </w:r>
      <w:r>
        <w:t>rewrote</w:t>
      </w:r>
    </w:p>
  </w:comment>
  <w:comment w:id="173" w:author="jeff houser" w:date="2026-01-26T14:11:00Z" w:initials="jnh">
    <w:p w14:paraId="12C7BD26" w14:textId="28CDD9C7" w:rsidR="002569A2" w:rsidRDefault="002569A2" w:rsidP="002569A2">
      <w:pPr>
        <w:pStyle w:val="CommentText"/>
        <w:ind w:firstLine="0"/>
      </w:pPr>
      <w:r>
        <w:rPr>
          <w:rStyle w:val="CommentReference"/>
        </w:rPr>
        <w:annotationRef/>
      </w:r>
      <w:r>
        <w:t xml:space="preserve">I think you search/replaced TP with LogP throughout.  When referring to total phosporus generally, TP is the correct abbreviation. When referring to the variable used in your analysis, then LogP would be ok.  Please check throughout. </w:t>
      </w:r>
    </w:p>
  </w:comment>
  <w:comment w:id="174" w:author="Larson, Danelle M" w:date="2026-02-02T11:02:00Z" w:initials="DL">
    <w:p w14:paraId="212EADB3" w14:textId="77777777" w:rsidR="00900CDF" w:rsidRDefault="00900CDF" w:rsidP="00900CDF">
      <w:pPr>
        <w:pStyle w:val="CommentText"/>
        <w:ind w:firstLine="0"/>
      </w:pPr>
      <w:r>
        <w:rPr>
          <w:rStyle w:val="CommentReference"/>
        </w:rPr>
        <w:annotationRef/>
      </w:r>
      <w:r>
        <w:t>Ok. I will now refer to TP generically and logP for the environmental covariate used in the model. I did this for TN/logN throughout, as well. Thanks.</w:t>
      </w:r>
    </w:p>
  </w:comment>
  <w:comment w:id="181" w:author="jeff houser" w:date="2026-01-26T14:11:00Z" w:initials="jnh">
    <w:p w14:paraId="21EEE092" w14:textId="07B60380" w:rsidR="002569A2" w:rsidRDefault="002569A2" w:rsidP="002569A2">
      <w:pPr>
        <w:pStyle w:val="CommentText"/>
        <w:ind w:firstLine="0"/>
      </w:pPr>
      <w:r>
        <w:rPr>
          <w:rStyle w:val="CommentReference"/>
        </w:rPr>
        <w:annotationRef/>
      </w:r>
      <w:r>
        <w:t>See preceding comment</w:t>
      </w:r>
    </w:p>
  </w:comment>
  <w:comment w:id="182" w:author="Larson, Danelle M" w:date="2026-02-02T11:11:00Z" w:initials="DL">
    <w:p w14:paraId="269D59FA" w14:textId="77777777" w:rsidR="0055343A" w:rsidRDefault="0055343A" w:rsidP="0055343A">
      <w:pPr>
        <w:pStyle w:val="CommentText"/>
        <w:ind w:firstLine="0"/>
      </w:pPr>
      <w:r>
        <w:rPr>
          <w:rStyle w:val="CommentReference"/>
        </w:rPr>
        <w:annotationRef/>
      </w:r>
      <w:r>
        <w:t>Fixed throughout the paper as TN when broadly referring to nitrogen</w:t>
      </w:r>
    </w:p>
  </w:comment>
  <w:comment w:id="199" w:author="jeff houser" w:date="2026-01-26T14:09:00Z" w:initials="jnh">
    <w:p w14:paraId="25804D37" w14:textId="715132DD" w:rsidR="00BD5B61" w:rsidRDefault="00BD5B61" w:rsidP="00BD5B61">
      <w:pPr>
        <w:pStyle w:val="CommentText"/>
        <w:ind w:firstLine="0"/>
      </w:pPr>
      <w:r>
        <w:rPr>
          <w:rStyle w:val="CommentReference"/>
        </w:rPr>
        <w:annotationRef/>
      </w:r>
      <w:r>
        <w:t xml:space="preserve">Check citation format here and throughout.  Some citations have initials, others do not. </w:t>
      </w:r>
    </w:p>
  </w:comment>
  <w:comment w:id="200" w:author="Larson, Danelle M" w:date="2026-02-02T12:23:00Z" w:initials="DL">
    <w:p w14:paraId="02C6A7E4" w14:textId="77777777" w:rsidR="00317F90" w:rsidRDefault="00317F90" w:rsidP="00317F90">
      <w:pPr>
        <w:pStyle w:val="CommentText"/>
        <w:ind w:firstLine="0"/>
      </w:pPr>
      <w:r>
        <w:rPr>
          <w:rStyle w:val="CommentReference"/>
        </w:rPr>
        <w:annotationRef/>
      </w:r>
      <w:r>
        <w:t>I carefully cited all references  in text and in the list for the journal GBC.</w:t>
      </w:r>
    </w:p>
  </w:comment>
  <w:comment w:id="213" w:author="Larson, Danelle M" w:date="2026-01-30T10:23:00Z" w:initials="DL">
    <w:p w14:paraId="133A0632" w14:textId="7892BBAF" w:rsidR="00C04D78" w:rsidRDefault="00C04D78" w:rsidP="00C04D78">
      <w:pPr>
        <w:pStyle w:val="CommentText"/>
        <w:ind w:firstLine="0"/>
      </w:pPr>
      <w:r>
        <w:rPr>
          <w:rStyle w:val="CommentReference"/>
        </w:rPr>
        <w:annotationRef/>
      </w:r>
      <w:r>
        <w:t>Moved to the end of the Methods. Eager to start with the Study Area.</w:t>
      </w:r>
    </w:p>
  </w:comment>
  <w:comment w:id="219" w:author="jeff houser" w:date="2026-01-26T14:18:00Z" w:initials="jnh">
    <w:p w14:paraId="50DFD1C0" w14:textId="73AAD826" w:rsidR="00380FBA" w:rsidRDefault="00380FBA" w:rsidP="00380FBA">
      <w:pPr>
        <w:pStyle w:val="CommentText"/>
        <w:ind w:firstLine="0"/>
      </w:pPr>
      <w:r>
        <w:rPr>
          <w:rStyle w:val="CommentReference"/>
        </w:rPr>
        <w:annotationRef/>
      </w:r>
      <w:r>
        <w:t xml:space="preserve">This was confusing.  The main channel borders are not managed for barge and boat traffic.  My edit tries to fix this.  There may be a better way to clarify. </w:t>
      </w:r>
    </w:p>
  </w:comment>
  <w:comment w:id="220" w:author="Larson, Danelle M" w:date="2026-01-30T10:26:00Z" w:initials="DL">
    <w:p w14:paraId="2407365B" w14:textId="77777777" w:rsidR="00FA059F" w:rsidRDefault="00FA059F" w:rsidP="00FA059F">
      <w:pPr>
        <w:pStyle w:val="CommentText"/>
        <w:ind w:firstLine="0"/>
      </w:pPr>
      <w:r>
        <w:rPr>
          <w:rStyle w:val="CommentReference"/>
        </w:rPr>
        <w:annotationRef/>
      </w:r>
      <w:r>
        <w:t>editted</w:t>
      </w:r>
    </w:p>
  </w:comment>
  <w:comment w:id="230" w:author="jeff houser" w:date="2026-01-26T14:23:00Z" w:initials="jnh">
    <w:p w14:paraId="2E47ABDA" w14:textId="1A996D99" w:rsidR="00AB7E02" w:rsidRDefault="00AB7E02" w:rsidP="00AB7E02">
      <w:pPr>
        <w:pStyle w:val="CommentText"/>
        <w:ind w:firstLine="0"/>
      </w:pPr>
      <w:r>
        <w:rPr>
          <w:rStyle w:val="CommentReference"/>
        </w:rPr>
        <w:annotationRef/>
      </w:r>
      <w:r>
        <w:t>Word missing. “areas”?</w:t>
      </w:r>
    </w:p>
  </w:comment>
  <w:comment w:id="231" w:author="Larson, Danelle M" w:date="2026-01-30T10:26:00Z" w:initials="DL">
    <w:p w14:paraId="2552E63C" w14:textId="77777777" w:rsidR="00FA059F" w:rsidRDefault="00FA059F" w:rsidP="00FA059F">
      <w:pPr>
        <w:pStyle w:val="CommentText"/>
        <w:ind w:firstLine="0"/>
      </w:pPr>
      <w:r>
        <w:rPr>
          <w:rStyle w:val="CommentReference"/>
        </w:rPr>
        <w:annotationRef/>
      </w:r>
      <w:r>
        <w:t>Deleted ‘of’</w:t>
      </w:r>
    </w:p>
  </w:comment>
  <w:comment w:id="250" w:author="jeff houser" w:date="2026-01-26T14:24:00Z" w:initials="jnh">
    <w:p w14:paraId="03ABA525" w14:textId="6CC07CE8" w:rsidR="006C47D0" w:rsidRDefault="008B60AB" w:rsidP="006C47D0">
      <w:pPr>
        <w:pStyle w:val="CommentText"/>
        <w:ind w:firstLine="0"/>
      </w:pPr>
      <w:r>
        <w:rPr>
          <w:rStyle w:val="CommentReference"/>
        </w:rPr>
        <w:annotationRef/>
      </w:r>
      <w:r w:rsidR="006C47D0">
        <w:t>“ inform a relationship” seems awkward at best</w:t>
      </w:r>
    </w:p>
  </w:comment>
  <w:comment w:id="251" w:author="Larson, Danelle M" w:date="2026-01-30T10:25:00Z" w:initials="DL">
    <w:p w14:paraId="53E5BC11" w14:textId="77777777" w:rsidR="00B720C6" w:rsidRDefault="00B720C6" w:rsidP="00B720C6">
      <w:pPr>
        <w:pStyle w:val="CommentText"/>
        <w:ind w:firstLine="0"/>
      </w:pPr>
      <w:r>
        <w:rPr>
          <w:rStyle w:val="CommentReference"/>
        </w:rPr>
        <w:annotationRef/>
      </w:r>
      <w:r>
        <w:t>Retained your wording, thank you.</w:t>
      </w:r>
    </w:p>
  </w:comment>
  <w:comment w:id="263" w:author="jeff houser" w:date="2026-01-26T14:20:00Z" w:initials="jnh">
    <w:p w14:paraId="3CC3D7DB" w14:textId="4E2437B7" w:rsidR="007D4014" w:rsidRDefault="007D4014" w:rsidP="007D4014">
      <w:pPr>
        <w:pStyle w:val="CommentText"/>
        <w:ind w:firstLine="0"/>
      </w:pPr>
      <w:r>
        <w:rPr>
          <w:rStyle w:val="CommentReference"/>
        </w:rPr>
        <w:annotationRef/>
      </w:r>
      <w:r>
        <w:t xml:space="preserve">As you know, SRS sampling began in 1993 for wq and fish and in 1998 for veg.  Please fix this. </w:t>
      </w:r>
    </w:p>
  </w:comment>
  <w:comment w:id="264" w:author="Larson, Danelle M" w:date="2026-01-30T10:27:00Z" w:initials="DL">
    <w:p w14:paraId="7AFE2FAE" w14:textId="77777777" w:rsidR="00985D4C" w:rsidRDefault="00985D4C" w:rsidP="00985D4C">
      <w:pPr>
        <w:pStyle w:val="CommentText"/>
        <w:ind w:firstLine="0"/>
      </w:pPr>
      <w:r>
        <w:rPr>
          <w:rStyle w:val="CommentReference"/>
        </w:rPr>
        <w:annotationRef/>
      </w:r>
      <w:r>
        <w:t>1998</w:t>
      </w:r>
    </w:p>
  </w:comment>
  <w:comment w:id="271" w:author="jeff houser" w:date="2026-01-26T14:29:00Z" w:initials="jnh">
    <w:p w14:paraId="6D842F8E" w14:textId="0A1A0EE4" w:rsidR="001709BC" w:rsidRDefault="006C5E18" w:rsidP="001709BC">
      <w:pPr>
        <w:pStyle w:val="CommentText"/>
        <w:ind w:firstLine="0"/>
      </w:pPr>
      <w:r>
        <w:rPr>
          <w:rStyle w:val="CommentReference"/>
        </w:rPr>
        <w:annotationRef/>
      </w:r>
      <w:r w:rsidR="001709BC">
        <w:t>When refering to a specific study reach, use its actual name.  When referring to study reaches collectively or generally, use “study reach” or “study reaches” as appropriate.</w:t>
      </w:r>
    </w:p>
    <w:p w14:paraId="032149C9" w14:textId="77777777" w:rsidR="001709BC" w:rsidRDefault="001709BC" w:rsidP="001709BC">
      <w:pPr>
        <w:pStyle w:val="CommentText"/>
        <w:ind w:firstLine="0"/>
      </w:pPr>
    </w:p>
    <w:p w14:paraId="4EA25E07" w14:textId="77777777" w:rsidR="001709BC" w:rsidRDefault="001709BC" w:rsidP="001709BC">
      <w:pPr>
        <w:pStyle w:val="CommentText"/>
        <w:ind w:firstLine="0"/>
      </w:pPr>
      <w:r>
        <w:t xml:space="preserve">I tried to fix  throughout, but please check that I did. </w:t>
      </w:r>
    </w:p>
  </w:comment>
  <w:comment w:id="272" w:author="Larson, Danelle M" w:date="2026-01-30T10:45:00Z" w:initials="DL">
    <w:p w14:paraId="7B33D334" w14:textId="77777777" w:rsidR="00E20A27" w:rsidRDefault="00E20A27" w:rsidP="00E20A27">
      <w:pPr>
        <w:pStyle w:val="CommentText"/>
        <w:ind w:firstLine="0"/>
      </w:pPr>
      <w:r>
        <w:rPr>
          <w:rStyle w:val="CommentReference"/>
        </w:rPr>
        <w:annotationRef/>
      </w:r>
      <w:r>
        <w:t xml:space="preserve">Ok, I doubled checked name usage. </w:t>
      </w:r>
    </w:p>
  </w:comment>
  <w:comment w:id="300" w:author="jeff houser" w:date="2026-01-26T14:38:00Z" w:initials="jnh">
    <w:p w14:paraId="6B61F893" w14:textId="04062BD2" w:rsidR="00F940FE" w:rsidRDefault="007330EB" w:rsidP="00F940FE">
      <w:pPr>
        <w:pStyle w:val="CommentText"/>
        <w:ind w:firstLine="0"/>
      </w:pPr>
      <w:r>
        <w:rPr>
          <w:rStyle w:val="CommentReference"/>
        </w:rPr>
        <w:annotationRef/>
      </w:r>
      <w:r w:rsidR="00F940FE">
        <w:t xml:space="preserve">Unless you only used the participants literature. </w:t>
      </w:r>
    </w:p>
  </w:comment>
  <w:comment w:id="301" w:author="Larson, Danelle M" w:date="2026-01-30T10:31:00Z" w:initials="DL">
    <w:p w14:paraId="73755084" w14:textId="77777777" w:rsidR="00F940FE" w:rsidRDefault="00F940FE" w:rsidP="00F940FE">
      <w:pPr>
        <w:pStyle w:val="CommentText"/>
        <w:ind w:firstLine="0"/>
      </w:pPr>
      <w:r>
        <w:rPr>
          <w:rStyle w:val="CommentReference"/>
        </w:rPr>
        <w:annotationRef/>
      </w:r>
      <w:r>
        <w:t>Did use unpublished LTRM reports.</w:t>
      </w:r>
    </w:p>
  </w:comment>
  <w:comment w:id="304" w:author="jeff houser" w:date="2026-01-26T14:43:00Z" w:initials="jnh">
    <w:p w14:paraId="4502BA35" w14:textId="3776143D" w:rsidR="00F074B9" w:rsidRDefault="00F074B9" w:rsidP="00F074B9">
      <w:pPr>
        <w:pStyle w:val="CommentText"/>
        <w:ind w:firstLine="0"/>
      </w:pPr>
      <w:r>
        <w:rPr>
          <w:rStyle w:val="CommentReference"/>
        </w:rPr>
        <w:annotationRef/>
      </w:r>
      <w:r>
        <w:t>Only 3 of the 9 environmental variables in Table 1 have an hypothesis associated with them.</w:t>
      </w:r>
    </w:p>
  </w:comment>
  <w:comment w:id="305" w:author="Larson, Danelle M" w:date="2026-01-30T10:33:00Z" w:initials="DL">
    <w:p w14:paraId="325B6288" w14:textId="77777777" w:rsidR="00C96680" w:rsidRDefault="00C96680" w:rsidP="00C96680">
      <w:pPr>
        <w:pStyle w:val="CommentText"/>
        <w:ind w:firstLine="0"/>
      </w:pPr>
      <w:r>
        <w:rPr>
          <w:rStyle w:val="CommentReference"/>
        </w:rPr>
        <w:annotationRef/>
      </w:r>
      <w:r>
        <w:t>True. Removed ‘hypotheses’ instead of add more to keep this a short paper for a global audience.</w:t>
      </w:r>
    </w:p>
  </w:comment>
  <w:comment w:id="320" w:author="jeff houser" w:date="2026-01-26T14:37:00Z" w:initials="jnh">
    <w:p w14:paraId="21AD1071" w14:textId="0E79B4E0" w:rsidR="00AE672E" w:rsidRDefault="00AE672E" w:rsidP="00AE672E">
      <w:pPr>
        <w:pStyle w:val="CommentText"/>
        <w:ind w:firstLine="0"/>
      </w:pPr>
      <w:r>
        <w:rPr>
          <w:rStyle w:val="CommentReference"/>
        </w:rPr>
        <w:annotationRef/>
      </w:r>
      <w:r>
        <w:t>600 m and 60 days is pushing the definition of “slightly different”</w:t>
      </w:r>
    </w:p>
  </w:comment>
  <w:comment w:id="321" w:author="Larson, Danelle M" w:date="2026-01-30T10:34:00Z" w:initials="DL">
    <w:p w14:paraId="5E6B99CA" w14:textId="77777777" w:rsidR="00AB1307" w:rsidRDefault="00AB1307" w:rsidP="00AB1307">
      <w:pPr>
        <w:pStyle w:val="CommentText"/>
        <w:ind w:firstLine="0"/>
      </w:pPr>
      <w:r>
        <w:rPr>
          <w:rStyle w:val="CommentReference"/>
        </w:rPr>
        <w:annotationRef/>
      </w:r>
      <w:r>
        <w:t>Removed ‘slightly’ to be less subjective.</w:t>
      </w:r>
    </w:p>
  </w:comment>
  <w:comment w:id="324" w:author="jeff houser" w:date="2026-01-26T14:37:00Z" w:initials="jnh">
    <w:p w14:paraId="65891738" w14:textId="151FE50B" w:rsidR="00C40593" w:rsidRDefault="00C40593" w:rsidP="00C40593">
      <w:pPr>
        <w:pStyle w:val="CommentText"/>
        <w:ind w:firstLine="0"/>
      </w:pPr>
      <w:r>
        <w:rPr>
          <w:rStyle w:val="CommentReference"/>
        </w:rPr>
        <w:annotationRef/>
      </w:r>
      <w:r>
        <w:t>It seems the wq data collection sampling design is immaterial to how you used the data here .</w:t>
      </w:r>
    </w:p>
  </w:comment>
  <w:comment w:id="325" w:author="Larson, Danelle M" w:date="2026-01-30T10:37:00Z" w:initials="DL">
    <w:p w14:paraId="19F76A40" w14:textId="77777777" w:rsidR="0010215E" w:rsidRDefault="0010215E" w:rsidP="0010215E">
      <w:pPr>
        <w:pStyle w:val="CommentText"/>
        <w:ind w:firstLine="0"/>
      </w:pPr>
      <w:r>
        <w:rPr>
          <w:rStyle w:val="CommentReference"/>
        </w:rPr>
        <w:annotationRef/>
      </w:r>
      <w:r>
        <w:t>Its true. We may have merged a WQ point from a different strata than the Veg point if meeting distance criteria.</w:t>
      </w:r>
    </w:p>
  </w:comment>
  <w:comment w:id="332" w:author="jeff houser" w:date="2026-01-26T14:50:00Z" w:initials="jnh">
    <w:p w14:paraId="035C9F15" w14:textId="6123EAA6" w:rsidR="002D22D8" w:rsidRDefault="007B56CC" w:rsidP="002D22D8">
      <w:pPr>
        <w:pStyle w:val="CommentText"/>
        <w:ind w:firstLine="0"/>
      </w:pPr>
      <w:r>
        <w:rPr>
          <w:rStyle w:val="CommentReference"/>
        </w:rPr>
        <w:annotationRef/>
      </w:r>
      <w:r w:rsidR="002D22D8">
        <w:t xml:space="preserve">This variable name and associated variable are very confusing.  As best I can tell, this is the depth at the sampled site during the 75% flow exceedance conditions in the Rogala bathymetry maps.  Is that correct?  If not, please clarify what this is.  If so, it is a static variable and it is unclear figure pane 2A makes sense in that case.  The only variability in this variable would be due to the random distribution of sampling sites each year as the bathymetric map would not be changing. </w:t>
      </w:r>
    </w:p>
    <w:p w14:paraId="134FA240" w14:textId="77777777" w:rsidR="002D22D8" w:rsidRDefault="002D22D8" w:rsidP="002D22D8">
      <w:pPr>
        <w:pStyle w:val="CommentText"/>
        <w:ind w:firstLine="0"/>
      </w:pPr>
    </w:p>
    <w:p w14:paraId="71103EDF" w14:textId="77777777" w:rsidR="002D22D8" w:rsidRDefault="002D22D8" w:rsidP="002D22D8">
      <w:pPr>
        <w:pStyle w:val="CommentText"/>
        <w:ind w:firstLine="0"/>
      </w:pPr>
      <w:r>
        <w:t xml:space="preserve">Similarly, its unclear how the connectivity metric was calculated and how that would vary from year to year given the data sets I am aware of. </w:t>
      </w:r>
    </w:p>
    <w:p w14:paraId="1748F81C" w14:textId="77777777" w:rsidR="002D22D8" w:rsidRDefault="002D22D8" w:rsidP="002D22D8">
      <w:pPr>
        <w:pStyle w:val="CommentText"/>
        <w:ind w:firstLine="0"/>
      </w:pPr>
    </w:p>
    <w:p w14:paraId="0564A52F" w14:textId="77777777" w:rsidR="002D22D8" w:rsidRDefault="002D22D8" w:rsidP="002D22D8">
      <w:pPr>
        <w:pStyle w:val="CommentText"/>
        <w:ind w:firstLine="0"/>
      </w:pPr>
      <w:r>
        <w:t>More infomration on both of these is needed to be able to interpret the results.</w:t>
      </w:r>
    </w:p>
  </w:comment>
  <w:comment w:id="333" w:author="jeff houser" w:date="2026-01-26T15:13:00Z" w:initials="jnh">
    <w:p w14:paraId="63E1BEC6" w14:textId="77777777" w:rsidR="00544717" w:rsidRDefault="00E01167" w:rsidP="00544717">
      <w:pPr>
        <w:pStyle w:val="CommentText"/>
        <w:ind w:firstLine="0"/>
      </w:pPr>
      <w:r>
        <w:rPr>
          <w:rStyle w:val="CommentReference"/>
        </w:rPr>
        <w:annotationRef/>
      </w:r>
      <w:r w:rsidR="00544717">
        <w:t xml:space="preserve">Upon reviewing the usgs comments again I see that K Bouska recommended changing the name of this and explaining it better and in the reconcilation draft, that change was made.  This is my second request to make sure the changes in the reconciliation document appear in the final draft. </w:t>
      </w:r>
    </w:p>
    <w:p w14:paraId="666095F5" w14:textId="77777777" w:rsidR="00544717" w:rsidRDefault="00544717" w:rsidP="00544717">
      <w:pPr>
        <w:pStyle w:val="CommentText"/>
        <w:ind w:firstLine="0"/>
      </w:pPr>
    </w:p>
    <w:p w14:paraId="70FD8052" w14:textId="77777777" w:rsidR="00544717" w:rsidRDefault="00544717" w:rsidP="00544717">
      <w:pPr>
        <w:pStyle w:val="CommentText"/>
        <w:ind w:firstLine="0"/>
      </w:pPr>
      <w:r>
        <w:t>Also needs fixed in Table 1</w:t>
      </w:r>
    </w:p>
  </w:comment>
  <w:comment w:id="334" w:author="Larson, Danelle M" w:date="2026-02-02T14:52:00Z" w:initials="DL">
    <w:p w14:paraId="576EAB86" w14:textId="77777777" w:rsidR="00C61280" w:rsidRDefault="00244FD9" w:rsidP="00C61280">
      <w:pPr>
        <w:pStyle w:val="CommentText"/>
        <w:ind w:firstLine="0"/>
      </w:pPr>
      <w:r>
        <w:rPr>
          <w:rStyle w:val="CommentReference"/>
        </w:rPr>
        <w:annotationRef/>
      </w:r>
      <w:r w:rsidR="00C61280">
        <w:t>Sorry for the ongoing confusion. I add details and then international collaborators remove them. They also did not find issue with the ‘exceedance’ name and preferred to keep it instead of calling it ‘low water’ as Bouska suggested, because ‘low water’ did not read well in the Results section. Also, high exceedance values do not indicate low water.</w:t>
      </w:r>
    </w:p>
    <w:p w14:paraId="4BB70F18" w14:textId="77777777" w:rsidR="00C61280" w:rsidRDefault="00C61280" w:rsidP="00C61280">
      <w:pPr>
        <w:pStyle w:val="CommentText"/>
        <w:ind w:firstLine="0"/>
      </w:pPr>
    </w:p>
    <w:p w14:paraId="48CAD646" w14:textId="77777777" w:rsidR="00C61280" w:rsidRDefault="00C61280" w:rsidP="00C61280">
      <w:pPr>
        <w:pStyle w:val="CommentText"/>
        <w:ind w:firstLine="0"/>
      </w:pPr>
      <w:r>
        <w:t xml:space="preserve">I added a detailed paragraph on how connectivity and exceedance were calculated, which is unique to the macrophyte plot (NOT the typical ‘aquatic areas’ scale like others have used). </w:t>
      </w:r>
    </w:p>
    <w:p w14:paraId="288B0B01" w14:textId="77777777" w:rsidR="00C61280" w:rsidRDefault="00C61280" w:rsidP="00C61280">
      <w:pPr>
        <w:pStyle w:val="CommentText"/>
        <w:ind w:firstLine="0"/>
      </w:pPr>
    </w:p>
    <w:p w14:paraId="7931FB74" w14:textId="77777777" w:rsidR="00C61280" w:rsidRDefault="00C61280" w:rsidP="00C61280">
      <w:pPr>
        <w:pStyle w:val="CommentText"/>
        <w:ind w:firstLine="0"/>
      </w:pPr>
      <w:r>
        <w:t>There is temporal variation outside of random site selection that is graphed in Figure 2. Note Figure 2 only shows vegetated plots (not all SRS sites). Therefore, the weighted means shows how vegetated sites are changing in time in association with covariates. At vegetated sites in Lower Pool 4, there are minor trends in hydrogeomorphology but the temporal variation is not all random.</w:t>
      </w:r>
    </w:p>
    <w:p w14:paraId="0D888608" w14:textId="77777777" w:rsidR="00C61280" w:rsidRDefault="00C61280" w:rsidP="00C61280">
      <w:pPr>
        <w:pStyle w:val="CommentText"/>
        <w:ind w:firstLine="0"/>
      </w:pPr>
    </w:p>
    <w:p w14:paraId="498AA22B" w14:textId="77777777" w:rsidR="00C61280" w:rsidRDefault="00C61280" w:rsidP="00C61280">
      <w:pPr>
        <w:pStyle w:val="CommentText"/>
        <w:ind w:firstLine="0"/>
      </w:pPr>
      <w:r>
        <w:t>I was trying to balance internal reviewer comments (who are intimately familiar with datasets) with an international audience who demands short papers. I hope this added paragraph is a compromise and clarifies the importance of keeping these two hydrogeomorphic variables.</w:t>
      </w:r>
    </w:p>
    <w:p w14:paraId="667C2D7A" w14:textId="77777777" w:rsidR="00C61280" w:rsidRDefault="00C61280" w:rsidP="00C61280">
      <w:pPr>
        <w:pStyle w:val="CommentText"/>
        <w:ind w:firstLine="0"/>
      </w:pPr>
    </w:p>
    <w:p w14:paraId="2F701F24" w14:textId="77777777" w:rsidR="00C61280" w:rsidRDefault="00C61280" w:rsidP="00C61280">
      <w:pPr>
        <w:pStyle w:val="CommentText"/>
        <w:ind w:firstLine="0"/>
      </w:pPr>
      <w:r>
        <w:t>P.S. I have a methods booklet of these ‘plot-level’ calculations if you are interested. There is also a large dataset of all the level-3 metrics calculated for different buffer sizes.</w:t>
      </w:r>
    </w:p>
  </w:comment>
  <w:comment w:id="343" w:author="jeff houser" w:date="2026-01-26T14:52:00Z" w:initials="jnh">
    <w:p w14:paraId="0207CD39" w14:textId="4D6E56D3" w:rsidR="00C63718" w:rsidRDefault="00C63718" w:rsidP="00C63718">
      <w:pPr>
        <w:pStyle w:val="CommentText"/>
        <w:ind w:firstLine="0"/>
      </w:pPr>
      <w:r>
        <w:rPr>
          <w:rStyle w:val="CommentReference"/>
        </w:rPr>
        <w:annotationRef/>
      </w:r>
      <w:r>
        <w:t xml:space="preserve">Neither of these is in the lit cited.  I did not do a careful lit check.  Please do so. </w:t>
      </w:r>
    </w:p>
  </w:comment>
  <w:comment w:id="344" w:author="Larson, Danelle M" w:date="2026-02-02T12:03:00Z" w:initials="DL">
    <w:p w14:paraId="76272351" w14:textId="77777777" w:rsidR="00B32D0F" w:rsidRDefault="00B32D0F" w:rsidP="00B32D0F">
      <w:pPr>
        <w:pStyle w:val="CommentText"/>
        <w:ind w:firstLine="0"/>
      </w:pPr>
      <w:r>
        <w:rPr>
          <w:rStyle w:val="CommentReference"/>
        </w:rPr>
        <w:annotationRef/>
      </w:r>
      <w:r>
        <w:t>I see them in the References list below and in Table 1.</w:t>
      </w:r>
    </w:p>
  </w:comment>
  <w:comment w:id="418" w:author="jeff houser" w:date="2026-01-26T14:53:00Z" w:initials="jnh">
    <w:p w14:paraId="779AEE08" w14:textId="337E1C46" w:rsidR="00B703CC" w:rsidRDefault="00195003" w:rsidP="00B703CC">
      <w:pPr>
        <w:pStyle w:val="CommentText"/>
        <w:ind w:firstLine="0"/>
      </w:pPr>
      <w:r>
        <w:rPr>
          <w:rStyle w:val="CommentReference"/>
        </w:rPr>
        <w:annotationRef/>
      </w:r>
      <w:r w:rsidR="00B703CC">
        <w:t xml:space="preserve">If my interpretation of what this variable is, I see no way for it to have anything to do with climate (other than determining the 75% exceedence water surface elevation at the time Rogala made those calculations).  </w:t>
      </w:r>
    </w:p>
  </w:comment>
  <w:comment w:id="419" w:author="Larson, Danelle M" w:date="2026-01-30T10:47:00Z" w:initials="DL">
    <w:p w14:paraId="6F376FDA" w14:textId="77777777" w:rsidR="00CF055B" w:rsidRDefault="0079687B" w:rsidP="00CF055B">
      <w:pPr>
        <w:pStyle w:val="CommentText"/>
        <w:ind w:firstLine="0"/>
      </w:pPr>
      <w:r>
        <w:rPr>
          <w:rStyle w:val="CommentReference"/>
        </w:rPr>
        <w:annotationRef/>
      </w:r>
      <w:r w:rsidR="00CF055B">
        <w:t>Exceedance was highly correlated with precipitaiton (and represents water level). I reworked this connection in the following sentences.</w:t>
      </w:r>
    </w:p>
  </w:comment>
  <w:comment w:id="460" w:author="jeff houser" w:date="2026-01-26T15:03:00Z" w:initials="jnh">
    <w:p w14:paraId="6CCFB2AA" w14:textId="1A016FE5" w:rsidR="00D92540" w:rsidRDefault="00D92540" w:rsidP="00D92540">
      <w:pPr>
        <w:pStyle w:val="CommentText"/>
        <w:ind w:firstLine="0"/>
      </w:pPr>
      <w:r>
        <w:rPr>
          <w:rStyle w:val="CommentReference"/>
        </w:rPr>
        <w:annotationRef/>
      </w:r>
      <w:r>
        <w:t>Word missing or grammar error</w:t>
      </w:r>
    </w:p>
  </w:comment>
  <w:comment w:id="461" w:author="Larson, Danelle M" w:date="2026-02-02T11:21:00Z" w:initials="DL">
    <w:p w14:paraId="23820754" w14:textId="77777777" w:rsidR="00BA60ED" w:rsidRDefault="00BA60ED" w:rsidP="00BA60ED">
      <w:pPr>
        <w:pStyle w:val="CommentText"/>
        <w:ind w:firstLine="0"/>
      </w:pPr>
      <w:r>
        <w:rPr>
          <w:rStyle w:val="CommentReference"/>
        </w:rPr>
        <w:annotationRef/>
      </w:r>
      <w:r>
        <w:t>Added ‘assess’</w:t>
      </w:r>
    </w:p>
  </w:comment>
  <w:comment w:id="474" w:author="jeff houser" w:date="2026-01-26T15:02:00Z" w:initials="jnh">
    <w:p w14:paraId="3812EAA9" w14:textId="1ECA6452" w:rsidR="00472E03" w:rsidRDefault="002F0763" w:rsidP="00472E03">
      <w:pPr>
        <w:pStyle w:val="CommentText"/>
        <w:numPr>
          <w:ilvl w:val="0"/>
          <w:numId w:val="39"/>
        </w:numPr>
      </w:pPr>
      <w:r>
        <w:rPr>
          <w:rStyle w:val="CommentReference"/>
        </w:rPr>
        <w:annotationRef/>
      </w:r>
      <w:r w:rsidR="00472E03">
        <w:t>RCP needs a brief explanation and supporting reference for those who want more information.</w:t>
      </w:r>
    </w:p>
    <w:p w14:paraId="48C13767" w14:textId="77777777" w:rsidR="00472E03" w:rsidRDefault="00472E03" w:rsidP="00472E03">
      <w:pPr>
        <w:pStyle w:val="CommentText"/>
        <w:numPr>
          <w:ilvl w:val="0"/>
          <w:numId w:val="39"/>
        </w:numPr>
      </w:pPr>
      <w:r>
        <w:t xml:space="preserve">Its unclear the implications of defining the RCPs using only Lower Pool 4 (which has a very limited impounded area) and then applying that to pools that are pretty different in terms of geomorphology.  </w:t>
      </w:r>
    </w:p>
    <w:p w14:paraId="6E7E1355" w14:textId="77777777" w:rsidR="00472E03" w:rsidRDefault="00472E03" w:rsidP="00472E03">
      <w:pPr>
        <w:pStyle w:val="CommentText"/>
        <w:numPr>
          <w:ilvl w:val="0"/>
          <w:numId w:val="39"/>
        </w:numPr>
      </w:pPr>
      <w:r>
        <w:t>I think you need to make it clearer that you defined the RCPs using LP4 and then applied those RCPs to the other study reaches.   Also, this is a substantial change from the draft reviewed by usgs reviewers.</w:t>
      </w:r>
    </w:p>
  </w:comment>
  <w:comment w:id="475" w:author="Larson, Danelle M" w:date="2026-02-02T12:05:00Z" w:initials="DL">
    <w:p w14:paraId="471D00D3" w14:textId="77777777" w:rsidR="00072452" w:rsidRDefault="00072452" w:rsidP="00072452">
      <w:pPr>
        <w:pStyle w:val="CommentText"/>
        <w:ind w:firstLine="0"/>
      </w:pPr>
      <w:r>
        <w:rPr>
          <w:rStyle w:val="CommentReference"/>
        </w:rPr>
        <w:annotationRef/>
      </w:r>
      <w:r>
        <w:t>Sorry for confusion. I now include RCP analysis for all reaches combined, and for Lower Pool 4 only to highlight various aspects. I rewrote this to be more clear here, as well as in every figure. There were no changes to RCP analyses since peer review, but this will better specify the analysis.</w:t>
      </w:r>
    </w:p>
  </w:comment>
  <w:comment w:id="532" w:author="Larson, Danelle M" w:date="2026-01-30T11:01:00Z" w:initials="DL">
    <w:p w14:paraId="2C9B7C17" w14:textId="77777777" w:rsidR="00DC2EF8" w:rsidRDefault="00DC2EF8" w:rsidP="00DC2EF8">
      <w:pPr>
        <w:pStyle w:val="CommentText"/>
        <w:ind w:firstLine="0"/>
      </w:pPr>
      <w:r>
        <w:rPr>
          <w:rStyle w:val="CommentReference"/>
        </w:rPr>
        <w:annotationRef/>
      </w:r>
      <w:r>
        <w:t>Discarding discussion of SRS design for water quality earlier dismisses the need to define which plot and stratum.</w:t>
      </w:r>
    </w:p>
  </w:comment>
  <w:comment w:id="572" w:author="jeff houser" w:date="2026-01-26T15:18:00Z" w:initials="jnh">
    <w:p w14:paraId="079A3A5A" w14:textId="2C56E278" w:rsidR="00903EEB" w:rsidRDefault="00903EEB" w:rsidP="00903EEB">
      <w:pPr>
        <w:pStyle w:val="CommentText"/>
        <w:ind w:firstLine="0"/>
      </w:pPr>
      <w:r>
        <w:rPr>
          <w:rStyle w:val="CommentReference"/>
        </w:rPr>
        <w:annotationRef/>
      </w:r>
      <w:r>
        <w:t>Implications for only using LP4 to define RCPs?</w:t>
      </w:r>
    </w:p>
  </w:comment>
  <w:comment w:id="573" w:author="Larson, Danelle M" w:date="2026-02-02T12:20:00Z" w:initials="DL">
    <w:p w14:paraId="5D4A0686" w14:textId="77777777" w:rsidR="00052BE8" w:rsidRDefault="00052BE8" w:rsidP="00052BE8">
      <w:pPr>
        <w:pStyle w:val="CommentText"/>
        <w:ind w:firstLine="0"/>
      </w:pPr>
      <w:r>
        <w:rPr>
          <w:rStyle w:val="CommentReference"/>
        </w:rPr>
        <w:annotationRef/>
      </w:r>
      <w:r>
        <w:t>Upper Pool 4 data contributed to defining RCPs.</w:t>
      </w:r>
    </w:p>
  </w:comment>
  <w:comment w:id="585" w:author="jeff houser" w:date="2026-01-26T15:21:00Z" w:initials="jnh">
    <w:p w14:paraId="7A496F60" w14:textId="28DF2D3C" w:rsidR="00C34B69" w:rsidRDefault="00C34B69" w:rsidP="00C34B69">
      <w:pPr>
        <w:pStyle w:val="CommentText"/>
        <w:ind w:firstLine="0"/>
      </w:pPr>
      <w:r>
        <w:rPr>
          <w:rStyle w:val="CommentReference"/>
        </w:rPr>
        <w:annotationRef/>
      </w:r>
      <w:r>
        <w:t>Is supplemental figure 1 only showing data from LP 4 or is it from all Pools.  Please go through the ms carefully and make sure it is clear when you are only referring to data from LP4 and when you are referring to data across all 4 study reaches.</w:t>
      </w:r>
    </w:p>
  </w:comment>
  <w:comment w:id="586" w:author="Larson, Danelle M" w:date="2026-02-02T12:10:00Z" w:initials="DL">
    <w:p w14:paraId="67CDE1F9" w14:textId="77777777" w:rsidR="00CA72C1" w:rsidRDefault="00CA72C1" w:rsidP="00CA72C1">
      <w:pPr>
        <w:pStyle w:val="CommentText"/>
        <w:ind w:firstLine="0"/>
      </w:pPr>
      <w:r>
        <w:rPr>
          <w:rStyle w:val="CommentReference"/>
        </w:rPr>
        <w:annotationRef/>
      </w:r>
      <w:r>
        <w:t>I now clarify here and in each figure legend whether we describe all reaches or just Lower Pool 4.</w:t>
      </w:r>
    </w:p>
  </w:comment>
  <w:comment w:id="589" w:author="jeff houser" w:date="2026-01-26T15:24:00Z" w:initials="jnh">
    <w:p w14:paraId="6DB5B250" w14:textId="27CADB41" w:rsidR="00132231" w:rsidRDefault="00132231" w:rsidP="00132231">
      <w:pPr>
        <w:pStyle w:val="CommentText"/>
        <w:ind w:firstLine="0"/>
      </w:pPr>
      <w:r>
        <w:rPr>
          <w:rStyle w:val="CommentReference"/>
        </w:rPr>
        <w:annotationRef/>
      </w:r>
      <w:r>
        <w:t>This is confusing.  If RCP1 is characterized by relatively low species prevalence, how do you reconcile that with it increasing in Pool 8 when veg prevalence was increasing dramatically. I assume this is b/c of vallisneria, but that raises a question as to the role of low species prevalence as a characteristic of RCP1.  Is this in part related to only using LP4 to define the RCPs?</w:t>
      </w:r>
    </w:p>
  </w:comment>
  <w:comment w:id="590" w:author="Larson, Danelle M" w:date="2026-02-02T12:17:00Z" w:initials="DL">
    <w:p w14:paraId="16686FA8" w14:textId="77777777" w:rsidR="00D34878" w:rsidRDefault="00D34878" w:rsidP="00D34878">
      <w:pPr>
        <w:pStyle w:val="CommentText"/>
        <w:ind w:firstLine="0"/>
      </w:pPr>
      <w:r>
        <w:rPr>
          <w:rStyle w:val="CommentReference"/>
        </w:rPr>
        <w:annotationRef/>
      </w:r>
      <w:r>
        <w:t xml:space="preserve">You are insightful on this question, given your knowledge of the system. I think RCP1 increased in Pool 8 (Suppl Figure 2) because of an uptick all five common species that define it. I also think the RCP analysis is grossly simplified, as we know species richness also increased in that pool. However, I think the RCPs are real and the general trend is true (RCP2) comes later in the time series, showing recovery of diversity and abundance. </w:t>
      </w:r>
    </w:p>
  </w:comment>
  <w:comment w:id="591" w:author="Larson, Danelle M" w:date="2026-02-02T12:19:00Z" w:initials="DL">
    <w:p w14:paraId="2CCD91F4" w14:textId="77777777" w:rsidR="00D03BCA" w:rsidRDefault="00D03BCA" w:rsidP="00D03BCA">
      <w:pPr>
        <w:pStyle w:val="CommentText"/>
        <w:ind w:firstLine="0"/>
      </w:pPr>
      <w:r>
        <w:rPr>
          <w:rStyle w:val="CommentReference"/>
        </w:rPr>
        <w:annotationRef/>
      </w:r>
      <w:r>
        <w:t>RCP1 discussion is also in the next paragraph for Pools 8 and 13.</w:t>
      </w:r>
    </w:p>
  </w:comment>
  <w:comment w:id="595" w:author="jeff houser" w:date="2026-01-26T15:21:00Z" w:initials="jnh">
    <w:p w14:paraId="0D2D67BA" w14:textId="77669D13" w:rsidR="00615666" w:rsidRDefault="00615666" w:rsidP="00615666">
      <w:pPr>
        <w:pStyle w:val="CommentText"/>
        <w:ind w:firstLine="0"/>
      </w:pPr>
      <w:r>
        <w:rPr>
          <w:rStyle w:val="CommentReference"/>
        </w:rPr>
        <w:annotationRef/>
      </w:r>
      <w:r>
        <w:t>Is supplemental figure 1 only showing data from LP 4 or is it from all Pools.  Please go through the ms carefully and make sure it is clear when you are only referring to data from LP4 and when you are referring to data across all 4 study reaches.</w:t>
      </w:r>
    </w:p>
  </w:comment>
  <w:comment w:id="596" w:author="Larson, Danelle M" w:date="2026-02-02T12:10:00Z" w:initials="DL">
    <w:p w14:paraId="21F10CF5" w14:textId="77777777" w:rsidR="00615666" w:rsidRDefault="00615666" w:rsidP="00615666">
      <w:pPr>
        <w:pStyle w:val="CommentText"/>
        <w:ind w:firstLine="0"/>
      </w:pPr>
      <w:r>
        <w:rPr>
          <w:rStyle w:val="CommentReference"/>
        </w:rPr>
        <w:annotationRef/>
      </w:r>
      <w:r>
        <w:t>I now clarify here and in each figure legend whether we describe all reaches or just Lower Pool 4.</w:t>
      </w:r>
    </w:p>
  </w:comment>
  <w:comment w:id="611" w:author="jeff houser" w:date="2026-01-26T15:29:00Z" w:initials="jnh">
    <w:p w14:paraId="758D4B60" w14:textId="59764D88" w:rsidR="00894B67" w:rsidRDefault="00FA696A" w:rsidP="00894B67">
      <w:pPr>
        <w:pStyle w:val="CommentText"/>
        <w:ind w:firstLine="0"/>
      </w:pPr>
      <w:r>
        <w:rPr>
          <w:rStyle w:val="CommentReference"/>
        </w:rPr>
        <w:annotationRef/>
      </w:r>
      <w:r w:rsidR="00894B67">
        <w:t>I s there evidence other than Fig 3C for this?  Both of those lines look nearly horizontal to me, especially taking into consideration the probability envelope</w:t>
      </w:r>
    </w:p>
  </w:comment>
  <w:comment w:id="612" w:author="Larson, Danelle M" w:date="2026-01-30T11:12:00Z" w:initials="DL">
    <w:p w14:paraId="3A9174BF" w14:textId="77777777" w:rsidR="00C50669" w:rsidRDefault="00C50669" w:rsidP="00C50669">
      <w:pPr>
        <w:pStyle w:val="CommentText"/>
        <w:ind w:firstLine="0"/>
      </w:pPr>
      <w:r>
        <w:rPr>
          <w:rStyle w:val="CommentReference"/>
        </w:rPr>
        <w:annotationRef/>
      </w:r>
      <w:r>
        <w:t xml:space="preserve">Added: Taxonomic species richness and ecological diversity increased over 22 years (Figures 3A–C) with a shift towards the most diverse RCP2 and increasing richness for both RCPs. </w:t>
      </w:r>
    </w:p>
  </w:comment>
  <w:comment w:id="616" w:author="jeff houser" w:date="2026-01-26T15:30:00Z" w:initials="jnh">
    <w:p w14:paraId="155BE6E8" w14:textId="77777777" w:rsidR="00817505" w:rsidRDefault="00B1011E" w:rsidP="00817505">
      <w:pPr>
        <w:pStyle w:val="CommentText"/>
        <w:ind w:firstLine="0"/>
      </w:pPr>
      <w:r>
        <w:rPr>
          <w:rStyle w:val="CommentReference"/>
        </w:rPr>
        <w:annotationRef/>
      </w:r>
      <w:r w:rsidR="00817505">
        <w:t>The patterns for RCP1 and RCP2 often  differ, sometimes substantially, which of those lines is each of these statements based on?  Or is this statement based on something else?</w:t>
      </w:r>
    </w:p>
  </w:comment>
  <w:comment w:id="617" w:author="Larson, Danelle M" w:date="2026-01-30T11:13:00Z" w:initials="DL">
    <w:p w14:paraId="782BC42D" w14:textId="51939E58" w:rsidR="00817505" w:rsidRDefault="00817505" w:rsidP="00817505">
      <w:pPr>
        <w:pStyle w:val="CommentText"/>
        <w:ind w:firstLine="0"/>
      </w:pPr>
      <w:r>
        <w:rPr>
          <w:rStyle w:val="CommentReference"/>
        </w:rPr>
        <w:annotationRef/>
      </w:r>
      <w:r>
        <w:t xml:space="preserve">Changed to: The prevalence of submersed plants increased, especially for RCP2(Figure 3D) while free-floating plant dominance was uncommon by 2020 in both RCPs (Figure 3E). </w:t>
      </w:r>
    </w:p>
  </w:comment>
  <w:comment w:id="658" w:author="jeff houser" w:date="2026-01-26T15:32:00Z" w:initials="jnh">
    <w:p w14:paraId="7C6838F0" w14:textId="62812BB5" w:rsidR="00D73BC9" w:rsidRDefault="00D73BC9" w:rsidP="00D73BC9">
      <w:pPr>
        <w:pStyle w:val="CommentText"/>
        <w:ind w:firstLine="0"/>
      </w:pPr>
      <w:r>
        <w:rPr>
          <w:rStyle w:val="CommentReference"/>
        </w:rPr>
        <w:annotationRef/>
      </w:r>
      <w:r>
        <w:t>Can you clarify this?  Do you mean submersed spp tend to decline as TN increases? Or do you mean that submersed spp tend to decline as variation in TN increases?</w:t>
      </w:r>
    </w:p>
  </w:comment>
  <w:comment w:id="659" w:author="Larson, Danelle M" w:date="2026-01-30T11:25:00Z" w:initials="DL">
    <w:p w14:paraId="5527942E" w14:textId="77777777" w:rsidR="00112ECA" w:rsidRDefault="00112ECA" w:rsidP="00112ECA">
      <w:pPr>
        <w:pStyle w:val="CommentText"/>
        <w:ind w:firstLine="0"/>
      </w:pPr>
      <w:r>
        <w:rPr>
          <w:rStyle w:val="CommentReference"/>
        </w:rPr>
        <w:annotationRef/>
      </w:r>
      <w:r>
        <w:t>I will dodge the ‘variation’ terms here. Instead, I write that plants are associated with greater values of environmental covariates.</w:t>
      </w:r>
    </w:p>
  </w:comment>
  <w:comment w:id="682" w:author="jeff houser" w:date="2026-01-26T15:34:00Z" w:initials="jnh">
    <w:p w14:paraId="3A5A78F2" w14:textId="3060172E" w:rsidR="00510309" w:rsidRDefault="00A71790" w:rsidP="00510309">
      <w:pPr>
        <w:pStyle w:val="CommentText"/>
        <w:ind w:firstLine="0"/>
      </w:pPr>
      <w:r>
        <w:rPr>
          <w:rStyle w:val="CommentReference"/>
        </w:rPr>
        <w:annotationRef/>
      </w:r>
      <w:r w:rsidR="00510309">
        <w:t xml:space="preserve">I see what you mean here, but you have written it the opposite way in occurred in time.  That is, through time, many species and biodiversity increased as TSS declined.  This seems a much more intuitive way of making this point. </w:t>
      </w:r>
    </w:p>
  </w:comment>
  <w:comment w:id="683" w:author="Larson, Danelle M" w:date="2026-01-30T11:28:00Z" w:initials="DL">
    <w:p w14:paraId="2E1D3793" w14:textId="77777777" w:rsidR="00A27278" w:rsidRDefault="00A27278" w:rsidP="00A27278">
      <w:pPr>
        <w:pStyle w:val="CommentText"/>
        <w:ind w:firstLine="0"/>
      </w:pPr>
      <w:r>
        <w:rPr>
          <w:rStyle w:val="CommentReference"/>
        </w:rPr>
        <w:annotationRef/>
      </w:r>
      <w:r>
        <w:t xml:space="preserve">Reworded: Through time, many species and biodiversity increased while TSS declined, as expected and in-line with the re-oligotrophy hypothesis. </w:t>
      </w:r>
    </w:p>
  </w:comment>
  <w:comment w:id="689" w:author="Larson, Danelle M" w:date="2026-01-30T11:31:00Z" w:initials="DL">
    <w:p w14:paraId="37BA1275" w14:textId="77777777" w:rsidR="00D035C1" w:rsidRDefault="00D035C1" w:rsidP="00D035C1">
      <w:pPr>
        <w:pStyle w:val="CommentText"/>
        <w:ind w:firstLine="0"/>
      </w:pPr>
      <w:r>
        <w:rPr>
          <w:rStyle w:val="CommentReference"/>
        </w:rPr>
        <w:annotationRef/>
      </w:r>
      <w:r>
        <w:t>Moved to Discussion</w:t>
      </w:r>
    </w:p>
  </w:comment>
  <w:comment w:id="700" w:author="jeff houser" w:date="2026-01-26T15:36:00Z" w:initials="jnh">
    <w:p w14:paraId="2C4BC2EF" w14:textId="4FC80CBF" w:rsidR="006E1032" w:rsidRDefault="006E1032" w:rsidP="006E1032">
      <w:pPr>
        <w:pStyle w:val="CommentText"/>
        <w:ind w:firstLine="0"/>
      </w:pPr>
      <w:r>
        <w:rPr>
          <w:rStyle w:val="CommentReference"/>
        </w:rPr>
        <w:annotationRef/>
      </w:r>
      <w:r>
        <w:t xml:space="preserve">Yet, water depth and diversity and vegetation all increased over time.  I realize that, in theory at least, the analyses are looking at the individual effects of these drivers given the effects of others , but it seems that this could use a bit of additional explanation given the observed temporal patterns. </w:t>
      </w:r>
    </w:p>
  </w:comment>
  <w:comment w:id="701" w:author="Larson, Danelle M" w:date="2026-01-30T11:36:00Z" w:initials="DL">
    <w:p w14:paraId="30EFEC8D" w14:textId="77777777" w:rsidR="00066FAA" w:rsidRDefault="00066FAA" w:rsidP="00066FAA">
      <w:pPr>
        <w:pStyle w:val="CommentText"/>
        <w:ind w:firstLine="0"/>
      </w:pPr>
      <w:r>
        <w:rPr>
          <w:rStyle w:val="CommentReference"/>
        </w:rPr>
        <w:annotationRef/>
      </w:r>
      <w:r>
        <w:t>Great point. I reworked to better emphasize the spatial and temporal variations.</w:t>
      </w:r>
    </w:p>
    <w:p w14:paraId="7F529D95" w14:textId="77777777" w:rsidR="00066FAA" w:rsidRDefault="00066FAA" w:rsidP="00066FAA">
      <w:pPr>
        <w:pStyle w:val="CommentText"/>
        <w:ind w:firstLine="0"/>
      </w:pPr>
    </w:p>
    <w:p w14:paraId="4F35A1C8" w14:textId="77777777" w:rsidR="00066FAA" w:rsidRDefault="00066FAA" w:rsidP="00066FAA">
      <w:pPr>
        <w:pStyle w:val="CommentText"/>
        <w:ind w:firstLine="0"/>
      </w:pPr>
      <w:r>
        <w:t>“Nearly all species in all reaches responded negatively to spatial variations of greater water depth and velocity, which were main environmental drivers. However, the increasing water in the river (Figure 2) favored a few species and many species were not associated with these hydrologic changes (Figure 2), indicating macrophyte resilience to increasing water.”</w:t>
      </w:r>
    </w:p>
  </w:comment>
  <w:comment w:id="791" w:author="jeff houser" w:date="2026-01-26T15:39:00Z" w:initials="jnh">
    <w:p w14:paraId="3E8B626A" w14:textId="4E5875C3" w:rsidR="008130B8" w:rsidRDefault="008130B8" w:rsidP="008130B8">
      <w:pPr>
        <w:pStyle w:val="CommentText"/>
        <w:ind w:firstLine="0"/>
      </w:pPr>
      <w:r>
        <w:rPr>
          <w:rStyle w:val="CommentReference"/>
        </w:rPr>
        <w:annotationRef/>
      </w:r>
      <w:r>
        <w:t>Fix throughout section</w:t>
      </w:r>
    </w:p>
  </w:comment>
  <w:comment w:id="792" w:author="Larson, Danelle M" w:date="2026-01-30T11:41:00Z" w:initials="DL">
    <w:p w14:paraId="4669395E" w14:textId="77777777" w:rsidR="00C06927" w:rsidRDefault="00C06927" w:rsidP="00C06927">
      <w:pPr>
        <w:pStyle w:val="CommentText"/>
        <w:ind w:firstLine="0"/>
      </w:pPr>
      <w:r>
        <w:rPr>
          <w:rStyle w:val="CommentReference"/>
        </w:rPr>
        <w:annotationRef/>
      </w:r>
      <w:r>
        <w:t>Changed logP and logN to TP and TN throughout. This changes it from our covariate name to standard names.</w:t>
      </w:r>
    </w:p>
  </w:comment>
  <w:comment w:id="833" w:author="Larson, Danelle M" w:date="2026-01-30T11:31:00Z" w:initials="DL">
    <w:p w14:paraId="3DC836C7" w14:textId="5A6EB9A6" w:rsidR="00EA71F6" w:rsidRDefault="00D035C1" w:rsidP="00EA71F6">
      <w:pPr>
        <w:pStyle w:val="CommentText"/>
        <w:ind w:firstLine="0"/>
      </w:pPr>
      <w:r>
        <w:rPr>
          <w:rStyle w:val="CommentReference"/>
        </w:rPr>
        <w:annotationRef/>
      </w:r>
      <w:r w:rsidR="00EA71F6">
        <w:t>Moved from results section</w:t>
      </w:r>
    </w:p>
  </w:comment>
  <w:comment w:id="915" w:author="jeff houser" w:date="2026-01-26T15:43:00Z" w:initials="jnh">
    <w:p w14:paraId="7644B80D" w14:textId="7300D397" w:rsidR="0028388F" w:rsidRDefault="0028388F" w:rsidP="0028388F">
      <w:pPr>
        <w:pStyle w:val="CommentText"/>
        <w:ind w:firstLine="0"/>
      </w:pPr>
      <w:r>
        <w:rPr>
          <w:rStyle w:val="CommentReference"/>
        </w:rPr>
        <w:annotationRef/>
      </w:r>
      <w:r>
        <w:t>Does this mean you doubt this would improve the models or that you wonder if it will improve the models.  If the former, suggest “We think it unlikely that” or similar.</w:t>
      </w:r>
    </w:p>
  </w:comment>
  <w:comment w:id="916" w:author="Larson, Danelle M" w:date="2026-01-30T11:45:00Z" w:initials="DL">
    <w:p w14:paraId="3CFDAEBC" w14:textId="77777777" w:rsidR="00842E0C" w:rsidRDefault="00842E0C" w:rsidP="00842E0C">
      <w:pPr>
        <w:pStyle w:val="CommentText"/>
        <w:ind w:firstLine="0"/>
      </w:pPr>
      <w:r>
        <w:rPr>
          <w:rStyle w:val="CommentReference"/>
        </w:rPr>
        <w:annotationRef/>
      </w:r>
      <w:r>
        <w:t xml:space="preserve">Reworded: We suspect that future HMSC models that can use plant species abundances (instead of simply detection/non-detection) would improve the fit of environmental relationships. </w:t>
      </w:r>
    </w:p>
  </w:comment>
  <w:comment w:id="1023" w:author="jeff houser" w:date="2026-01-26T15:43:00Z" w:initials="jnh">
    <w:p w14:paraId="5267C859" w14:textId="1BC4B4F7" w:rsidR="00034A48" w:rsidRDefault="00366603" w:rsidP="00034A48">
      <w:pPr>
        <w:pStyle w:val="CommentText"/>
        <w:ind w:firstLine="0"/>
      </w:pPr>
      <w:r>
        <w:rPr>
          <w:rStyle w:val="CommentReference"/>
        </w:rPr>
        <w:annotationRef/>
      </w:r>
      <w:r w:rsidR="00034A48">
        <w:t>b/c the greatest change in these drivers occurred in that pool?</w:t>
      </w:r>
    </w:p>
  </w:comment>
  <w:comment w:id="1024" w:author="Larson, Danelle M" w:date="2026-01-30T11:47:00Z" w:initials="DL">
    <w:p w14:paraId="29E35760" w14:textId="77777777" w:rsidR="008C08F4" w:rsidRDefault="008C08F4" w:rsidP="008C08F4">
      <w:pPr>
        <w:pStyle w:val="CommentText"/>
        <w:ind w:firstLine="0"/>
      </w:pPr>
      <w:r>
        <w:rPr>
          <w:rStyle w:val="CommentReference"/>
        </w:rPr>
        <w:annotationRef/>
      </w:r>
      <w:r>
        <w:t xml:space="preserve">Excellent point. </w:t>
      </w:r>
    </w:p>
    <w:p w14:paraId="119BB6F9" w14:textId="77777777" w:rsidR="008C08F4" w:rsidRDefault="008C08F4" w:rsidP="008C08F4">
      <w:pPr>
        <w:pStyle w:val="CommentText"/>
        <w:ind w:firstLine="0"/>
      </w:pPr>
    </w:p>
    <w:p w14:paraId="1BC81956" w14:textId="77777777" w:rsidR="008C08F4" w:rsidRDefault="008C08F4" w:rsidP="008C08F4">
      <w:pPr>
        <w:pStyle w:val="CommentText"/>
        <w:ind w:firstLine="0"/>
      </w:pPr>
      <w:r>
        <w:t>Revised: “As another example, the developed macrophyte communities of Lower Pool 4 was more responsive than other reaches to water quality drivers, perhaps because some of the greatest environmental changes occurred in Lower Pool 4. “</w:t>
      </w:r>
    </w:p>
  </w:comment>
  <w:comment w:id="1040" w:author="jeff houser" w:date="2026-01-26T15:44:00Z" w:initials="jnh">
    <w:p w14:paraId="47AA96CE" w14:textId="7DC94456" w:rsidR="00B479E4" w:rsidRDefault="00B479E4" w:rsidP="00B479E4">
      <w:pPr>
        <w:pStyle w:val="CommentText"/>
        <w:ind w:firstLine="0"/>
      </w:pPr>
      <w:r>
        <w:rPr>
          <w:rStyle w:val="CommentReference"/>
        </w:rPr>
        <w:annotationRef/>
      </w:r>
      <w:r>
        <w:t>Can you elaborate on the basis for this part of the statement?</w:t>
      </w:r>
    </w:p>
  </w:comment>
  <w:comment w:id="1041" w:author="Larson, Danelle M" w:date="2026-01-30T11:59:00Z" w:initials="DL">
    <w:p w14:paraId="7202A31B" w14:textId="77777777" w:rsidR="004E2E39" w:rsidRDefault="004E2E39" w:rsidP="004E2E39">
      <w:pPr>
        <w:pStyle w:val="CommentText"/>
        <w:ind w:firstLine="0"/>
      </w:pPr>
      <w:r>
        <w:rPr>
          <w:rStyle w:val="CommentReference"/>
        </w:rPr>
        <w:annotationRef/>
      </w:r>
      <w:r>
        <w:t>Deleted</w:t>
      </w:r>
    </w:p>
  </w:comment>
  <w:comment w:id="1048" w:author="jeff houser" w:date="2026-01-26T15:46:00Z" w:initials="jnh">
    <w:p w14:paraId="399D0EA8" w14:textId="3F6C57BE" w:rsidR="004B3599" w:rsidRDefault="005552E4" w:rsidP="004B3599">
      <w:pPr>
        <w:pStyle w:val="CommentText"/>
        <w:ind w:firstLine="0"/>
      </w:pPr>
      <w:r>
        <w:rPr>
          <w:rStyle w:val="CommentReference"/>
        </w:rPr>
        <w:annotationRef/>
      </w:r>
      <w:r w:rsidR="004B3599">
        <w:t xml:space="preserve">Widespread draintile installation and other efforts to speed the flow of water off the land into the river likely contribute to this so I think to say the long term changes in hydro are “of natural origin” is dubious at best.   Consider simply deleting the statement about hydrol. </w:t>
      </w:r>
    </w:p>
  </w:comment>
  <w:comment w:id="1049" w:author="Larson, Danelle M" w:date="2026-01-30T11:48:00Z" w:initials="DL">
    <w:p w14:paraId="77F25A09" w14:textId="77777777" w:rsidR="0029270D" w:rsidRDefault="0029270D" w:rsidP="0029270D">
      <w:pPr>
        <w:pStyle w:val="CommentText"/>
        <w:ind w:firstLine="0"/>
      </w:pPr>
      <w:r>
        <w:rPr>
          <w:rStyle w:val="CommentReference"/>
        </w:rPr>
        <w:annotationRef/>
      </w:r>
      <w:r>
        <w:t>I totally agree and deleted the phrase about natural origins of water increasing.</w:t>
      </w:r>
    </w:p>
  </w:comment>
  <w:comment w:id="1059" w:author="jeff houser" w:date="2026-01-26T15:48:00Z" w:initials="jnh">
    <w:p w14:paraId="2891422F" w14:textId="3DAD3CA4" w:rsidR="00E04C65" w:rsidRDefault="00E04C65" w:rsidP="00E04C65">
      <w:pPr>
        <w:pStyle w:val="CommentText"/>
        <w:ind w:firstLine="0"/>
      </w:pPr>
      <w:r>
        <w:rPr>
          <w:rStyle w:val="CommentReference"/>
        </w:rPr>
        <w:annotationRef/>
      </w:r>
      <w:r>
        <w:t xml:space="preserve">The long term change in TP and TSS likely are at least partly due to improved run off control (since P sticks to particles).  Another big contributer to TP decline in the UMR was major upgrade to twin cities water treatement plant.  I think you either need to tell a little more of this story or leave it out altogether.  </w:t>
      </w:r>
    </w:p>
  </w:comment>
  <w:comment w:id="1060" w:author="Larson, Danelle M" w:date="2026-01-30T12:01:00Z" w:initials="DL">
    <w:p w14:paraId="490EFE72" w14:textId="77777777" w:rsidR="00B21AA7" w:rsidRDefault="00B21AA7" w:rsidP="00B21AA7">
      <w:pPr>
        <w:pStyle w:val="CommentText"/>
        <w:ind w:firstLine="0"/>
      </w:pPr>
      <w:r>
        <w:rPr>
          <w:rStyle w:val="CommentReference"/>
        </w:rPr>
        <w:annotationRef/>
      </w:r>
      <w:r>
        <w:t>Yes. I rewrote this and cite Jankowski 2022 who discusses this well.</w:t>
      </w:r>
    </w:p>
  </w:comment>
  <w:comment w:id="1072" w:author="jeff houser" w:date="2026-01-26T15:48:00Z" w:initials="jnh">
    <w:p w14:paraId="1000F088" w14:textId="77777777" w:rsidR="00B33388" w:rsidRDefault="00B33388" w:rsidP="00B33388">
      <w:pPr>
        <w:pStyle w:val="CommentText"/>
        <w:ind w:firstLine="0"/>
      </w:pPr>
      <w:r>
        <w:rPr>
          <w:rStyle w:val="CommentReference"/>
        </w:rPr>
        <w:annotationRef/>
      </w:r>
      <w:r>
        <w:t xml:space="preserve">The long term change in TP and TSS likely are at least partly due to improved run off control (since P sticks to particles).  Another big contributer to TP decline in the UMR was major upgrade to twin cities water treatement plant.  I think you either need to tell a little more of this story or leave it out altogether.  </w:t>
      </w:r>
    </w:p>
  </w:comment>
  <w:comment w:id="1073" w:author="Larson, Danelle M" w:date="2026-01-30T12:01:00Z" w:initials="DL">
    <w:p w14:paraId="0F183FDD" w14:textId="77777777" w:rsidR="00B33388" w:rsidRDefault="00B33388" w:rsidP="00B33388">
      <w:pPr>
        <w:pStyle w:val="CommentText"/>
        <w:ind w:firstLine="0"/>
      </w:pPr>
      <w:r>
        <w:rPr>
          <w:rStyle w:val="CommentReference"/>
        </w:rPr>
        <w:annotationRef/>
      </w:r>
      <w:r>
        <w:t>Yes. I rewrote this and cite Jankowski 2022 who discusses this well.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8431109" w15:done="1"/>
  <w15:commentEx w15:paraId="3B20A369" w15:paraIdParent="78431109" w15:done="1"/>
  <w15:commentEx w15:paraId="1D82CB79" w15:done="1"/>
  <w15:commentEx w15:paraId="332A8058" w15:done="1"/>
  <w15:commentEx w15:paraId="7399A37E" w15:done="1"/>
  <w15:commentEx w15:paraId="7CCDDAE7" w15:paraIdParent="7399A37E" w15:done="1"/>
  <w15:commentEx w15:paraId="70CFA218" w15:done="1"/>
  <w15:commentEx w15:paraId="646A47AA" w15:paraIdParent="70CFA218" w15:done="1"/>
  <w15:commentEx w15:paraId="6F808BF4" w15:done="1"/>
  <w15:commentEx w15:paraId="76175F86" w15:paraIdParent="6F808BF4" w15:done="1"/>
  <w15:commentEx w15:paraId="12C7BD26" w15:done="1"/>
  <w15:commentEx w15:paraId="212EADB3" w15:paraIdParent="12C7BD26" w15:done="1"/>
  <w15:commentEx w15:paraId="21EEE092" w15:done="1"/>
  <w15:commentEx w15:paraId="269D59FA" w15:paraIdParent="21EEE092" w15:done="1"/>
  <w15:commentEx w15:paraId="25804D37" w15:done="1"/>
  <w15:commentEx w15:paraId="02C6A7E4" w15:paraIdParent="25804D37" w15:done="1"/>
  <w15:commentEx w15:paraId="133A0632" w15:done="1"/>
  <w15:commentEx w15:paraId="50DFD1C0" w15:done="1"/>
  <w15:commentEx w15:paraId="2407365B" w15:paraIdParent="50DFD1C0" w15:done="1"/>
  <w15:commentEx w15:paraId="2E47ABDA" w15:done="1"/>
  <w15:commentEx w15:paraId="2552E63C" w15:paraIdParent="2E47ABDA" w15:done="1"/>
  <w15:commentEx w15:paraId="03ABA525" w15:done="1"/>
  <w15:commentEx w15:paraId="53E5BC11" w15:paraIdParent="03ABA525" w15:done="1"/>
  <w15:commentEx w15:paraId="3CC3D7DB" w15:done="1"/>
  <w15:commentEx w15:paraId="7AFE2FAE" w15:paraIdParent="3CC3D7DB" w15:done="1"/>
  <w15:commentEx w15:paraId="4EA25E07" w15:done="1"/>
  <w15:commentEx w15:paraId="7B33D334" w15:paraIdParent="4EA25E07" w15:done="1"/>
  <w15:commentEx w15:paraId="6B61F893" w15:done="1"/>
  <w15:commentEx w15:paraId="73755084" w15:paraIdParent="6B61F893" w15:done="1"/>
  <w15:commentEx w15:paraId="4502BA35" w15:done="1"/>
  <w15:commentEx w15:paraId="325B6288" w15:paraIdParent="4502BA35" w15:done="1"/>
  <w15:commentEx w15:paraId="21AD1071" w15:done="1"/>
  <w15:commentEx w15:paraId="5E6B99CA" w15:paraIdParent="21AD1071" w15:done="1"/>
  <w15:commentEx w15:paraId="65891738" w15:done="1"/>
  <w15:commentEx w15:paraId="19F76A40" w15:paraIdParent="65891738" w15:done="1"/>
  <w15:commentEx w15:paraId="0564A52F" w15:done="1"/>
  <w15:commentEx w15:paraId="70FD8052" w15:paraIdParent="0564A52F" w15:done="1"/>
  <w15:commentEx w15:paraId="2F701F24" w15:paraIdParent="0564A52F" w15:done="1"/>
  <w15:commentEx w15:paraId="0207CD39" w15:done="1"/>
  <w15:commentEx w15:paraId="76272351" w15:paraIdParent="0207CD39" w15:done="1"/>
  <w15:commentEx w15:paraId="779AEE08" w15:done="1"/>
  <w15:commentEx w15:paraId="6F376FDA" w15:paraIdParent="779AEE08" w15:done="1"/>
  <w15:commentEx w15:paraId="6CCFB2AA" w15:done="1"/>
  <w15:commentEx w15:paraId="23820754" w15:paraIdParent="6CCFB2AA" w15:done="1"/>
  <w15:commentEx w15:paraId="6E7E1355" w15:done="1"/>
  <w15:commentEx w15:paraId="471D00D3" w15:paraIdParent="6E7E1355" w15:done="1"/>
  <w15:commentEx w15:paraId="2C9B7C17" w15:done="1"/>
  <w15:commentEx w15:paraId="079A3A5A" w15:done="1"/>
  <w15:commentEx w15:paraId="5D4A0686" w15:paraIdParent="079A3A5A" w15:done="1"/>
  <w15:commentEx w15:paraId="7A496F60" w15:done="1"/>
  <w15:commentEx w15:paraId="67CDE1F9" w15:paraIdParent="7A496F60" w15:done="1"/>
  <w15:commentEx w15:paraId="6DB5B250" w15:done="1"/>
  <w15:commentEx w15:paraId="16686FA8" w15:paraIdParent="6DB5B250" w15:done="1"/>
  <w15:commentEx w15:paraId="2CCD91F4" w15:paraIdParent="6DB5B250" w15:done="1"/>
  <w15:commentEx w15:paraId="0D2D67BA" w15:done="1"/>
  <w15:commentEx w15:paraId="21F10CF5" w15:paraIdParent="0D2D67BA" w15:done="1"/>
  <w15:commentEx w15:paraId="758D4B60" w15:done="1"/>
  <w15:commentEx w15:paraId="3A9174BF" w15:paraIdParent="758D4B60" w15:done="1"/>
  <w15:commentEx w15:paraId="155BE6E8" w15:done="1"/>
  <w15:commentEx w15:paraId="782BC42D" w15:paraIdParent="155BE6E8" w15:done="1"/>
  <w15:commentEx w15:paraId="7C6838F0" w15:done="1"/>
  <w15:commentEx w15:paraId="5527942E" w15:paraIdParent="7C6838F0" w15:done="1"/>
  <w15:commentEx w15:paraId="3A5A78F2" w15:done="1"/>
  <w15:commentEx w15:paraId="2E1D3793" w15:paraIdParent="3A5A78F2" w15:done="1"/>
  <w15:commentEx w15:paraId="37BA1275" w15:done="1"/>
  <w15:commentEx w15:paraId="2C4BC2EF" w15:done="1"/>
  <w15:commentEx w15:paraId="4F35A1C8" w15:paraIdParent="2C4BC2EF" w15:done="1"/>
  <w15:commentEx w15:paraId="3E8B626A" w15:done="1"/>
  <w15:commentEx w15:paraId="4669395E" w15:paraIdParent="3E8B626A" w15:done="1"/>
  <w15:commentEx w15:paraId="3DC836C7" w15:done="1"/>
  <w15:commentEx w15:paraId="7644B80D" w15:done="1"/>
  <w15:commentEx w15:paraId="3CFDAEBC" w15:paraIdParent="7644B80D" w15:done="1"/>
  <w15:commentEx w15:paraId="5267C859" w15:done="1"/>
  <w15:commentEx w15:paraId="1BC81956" w15:paraIdParent="5267C859" w15:done="1"/>
  <w15:commentEx w15:paraId="47AA96CE" w15:done="1"/>
  <w15:commentEx w15:paraId="7202A31B" w15:paraIdParent="47AA96CE" w15:done="1"/>
  <w15:commentEx w15:paraId="399D0EA8" w15:done="1"/>
  <w15:commentEx w15:paraId="77F25A09" w15:paraIdParent="399D0EA8" w15:done="1"/>
  <w15:commentEx w15:paraId="2891422F" w15:done="1"/>
  <w15:commentEx w15:paraId="490EFE72" w15:paraIdParent="2891422F" w15:done="1"/>
  <w15:commentEx w15:paraId="1000F088" w15:done="1"/>
  <w15:commentEx w15:paraId="0F183FDD" w15:paraIdParent="1000F088"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F99725A" w16cex:dateUtc="2026-01-26T20:04:00Z"/>
  <w16cex:commentExtensible w16cex:durableId="72ED98D6" w16cex:dateUtc="2026-01-30T16:13:00Z"/>
  <w16cex:commentExtensible w16cex:durableId="4C20B1C9" w16cex:dateUtc="2026-02-03T16:09:00Z"/>
  <w16cex:commentExtensible w16cex:durableId="05E3A928" w16cex:dateUtc="2026-01-30T16:50:00Z"/>
  <w16cex:commentExtensible w16cex:durableId="4B2B1AA8" w16cex:dateUtc="2026-01-26T20:06:00Z"/>
  <w16cex:commentExtensible w16cex:durableId="5ADBD693" w16cex:dateUtc="2026-01-30T16:15:00Z"/>
  <w16cex:commentExtensible w16cex:durableId="49900399" w16cex:dateUtc="2026-01-26T20:07:00Z"/>
  <w16cex:commentExtensible w16cex:durableId="31BBCE61" w16cex:dateUtc="2026-02-02T17:00:00Z"/>
  <w16cex:commentExtensible w16cex:durableId="72A40010" w16cex:dateUtc="2026-01-26T20:07:00Z"/>
  <w16cex:commentExtensible w16cex:durableId="67199B7E" w16cex:dateUtc="2026-01-30T16:21:00Z"/>
  <w16cex:commentExtensible w16cex:durableId="6E5E8F70" w16cex:dateUtc="2026-01-26T20:11:00Z"/>
  <w16cex:commentExtensible w16cex:durableId="6DAE3341" w16cex:dateUtc="2026-02-02T17:02:00Z"/>
  <w16cex:commentExtensible w16cex:durableId="6E47ED98" w16cex:dateUtc="2026-01-26T20:11:00Z"/>
  <w16cex:commentExtensible w16cex:durableId="42C430F7" w16cex:dateUtc="2026-02-02T17:11:00Z"/>
  <w16cex:commentExtensible w16cex:durableId="7C10549C" w16cex:dateUtc="2026-01-26T20:09:00Z"/>
  <w16cex:commentExtensible w16cex:durableId="0E9CE421" w16cex:dateUtc="2026-02-02T18:23:00Z"/>
  <w16cex:commentExtensible w16cex:durableId="24A67E77" w16cex:dateUtc="2026-01-30T16:23:00Z"/>
  <w16cex:commentExtensible w16cex:durableId="7E4CF3F2" w16cex:dateUtc="2026-01-26T20:18:00Z"/>
  <w16cex:commentExtensible w16cex:durableId="182FC4E1" w16cex:dateUtc="2026-01-30T16:26:00Z"/>
  <w16cex:commentExtensible w16cex:durableId="5DA1FC41" w16cex:dateUtc="2026-01-26T20:23:00Z"/>
  <w16cex:commentExtensible w16cex:durableId="2DD68A41" w16cex:dateUtc="2026-01-30T16:26:00Z"/>
  <w16cex:commentExtensible w16cex:durableId="3627451B" w16cex:dateUtc="2026-01-26T20:24:00Z"/>
  <w16cex:commentExtensible w16cex:durableId="7BF24574" w16cex:dateUtc="2026-01-30T16:25:00Z"/>
  <w16cex:commentExtensible w16cex:durableId="229C8A6D" w16cex:dateUtc="2026-01-26T20:20:00Z"/>
  <w16cex:commentExtensible w16cex:durableId="4E28D825" w16cex:dateUtc="2026-01-30T16:27:00Z"/>
  <w16cex:commentExtensible w16cex:durableId="473446B6" w16cex:dateUtc="2026-01-26T20:29:00Z"/>
  <w16cex:commentExtensible w16cex:durableId="3AE97734" w16cex:dateUtc="2026-01-30T16:45:00Z"/>
  <w16cex:commentExtensible w16cex:durableId="7B6AC531" w16cex:dateUtc="2026-01-26T20:38:00Z"/>
  <w16cex:commentExtensible w16cex:durableId="13CF4D8C" w16cex:dateUtc="2026-01-30T16:31:00Z"/>
  <w16cex:commentExtensible w16cex:durableId="4034813E" w16cex:dateUtc="2026-01-26T20:43:00Z"/>
  <w16cex:commentExtensible w16cex:durableId="46235EF8" w16cex:dateUtc="2026-01-30T16:33:00Z"/>
  <w16cex:commentExtensible w16cex:durableId="1EF5ACA1" w16cex:dateUtc="2026-01-26T20:37:00Z"/>
  <w16cex:commentExtensible w16cex:durableId="693067B7" w16cex:dateUtc="2026-01-30T16:34:00Z"/>
  <w16cex:commentExtensible w16cex:durableId="2C61D095" w16cex:dateUtc="2026-01-26T20:37:00Z"/>
  <w16cex:commentExtensible w16cex:durableId="7D20E989" w16cex:dateUtc="2026-01-30T16:37:00Z"/>
  <w16cex:commentExtensible w16cex:durableId="15EBC217" w16cex:dateUtc="2026-01-26T20:50:00Z"/>
  <w16cex:commentExtensible w16cex:durableId="2A10A557" w16cex:dateUtc="2026-01-26T21:13:00Z"/>
  <w16cex:commentExtensible w16cex:durableId="4F0862E9" w16cex:dateUtc="2026-02-02T20:52:00Z"/>
  <w16cex:commentExtensible w16cex:durableId="1EC85E04" w16cex:dateUtc="2026-01-26T20:52:00Z"/>
  <w16cex:commentExtensible w16cex:durableId="3BD81464" w16cex:dateUtc="2026-02-02T18:03:00Z"/>
  <w16cex:commentExtensible w16cex:durableId="37DD6413" w16cex:dateUtc="2026-01-26T20:53:00Z"/>
  <w16cex:commentExtensible w16cex:durableId="7A503451" w16cex:dateUtc="2026-01-30T16:47:00Z"/>
  <w16cex:commentExtensible w16cex:durableId="4BDE243E" w16cex:dateUtc="2026-01-26T21:03:00Z"/>
  <w16cex:commentExtensible w16cex:durableId="5BD7D2FC" w16cex:dateUtc="2026-02-02T17:21:00Z"/>
  <w16cex:commentExtensible w16cex:durableId="0F496E8F" w16cex:dateUtc="2026-01-26T21:02:00Z"/>
  <w16cex:commentExtensible w16cex:durableId="2815BF84" w16cex:dateUtc="2026-02-02T18:05:00Z"/>
  <w16cex:commentExtensible w16cex:durableId="2EFBBD47" w16cex:dateUtc="2026-01-30T17:01:00Z"/>
  <w16cex:commentExtensible w16cex:durableId="7B5EB38E" w16cex:dateUtc="2026-01-26T21:18:00Z"/>
  <w16cex:commentExtensible w16cex:durableId="518C5AA8" w16cex:dateUtc="2026-02-02T18:20:00Z"/>
  <w16cex:commentExtensible w16cex:durableId="7CFD68FD" w16cex:dateUtc="2026-01-26T21:21:00Z"/>
  <w16cex:commentExtensible w16cex:durableId="029EC3EF" w16cex:dateUtc="2026-02-02T18:10:00Z"/>
  <w16cex:commentExtensible w16cex:durableId="28C380BE" w16cex:dateUtc="2026-01-26T21:24:00Z"/>
  <w16cex:commentExtensible w16cex:durableId="345D8307" w16cex:dateUtc="2026-02-02T18:17:00Z"/>
  <w16cex:commentExtensible w16cex:durableId="5A4D895B" w16cex:dateUtc="2026-02-02T18:19:00Z"/>
  <w16cex:commentExtensible w16cex:durableId="34E5C307" w16cex:dateUtc="2026-01-26T21:21:00Z"/>
  <w16cex:commentExtensible w16cex:durableId="7E7D547E" w16cex:dateUtc="2026-02-02T18:10:00Z"/>
  <w16cex:commentExtensible w16cex:durableId="0514D26B" w16cex:dateUtc="2026-01-26T21:29:00Z"/>
  <w16cex:commentExtensible w16cex:durableId="353F6F4E" w16cex:dateUtc="2026-01-30T17:12:00Z"/>
  <w16cex:commentExtensible w16cex:durableId="45101385" w16cex:dateUtc="2026-01-26T21:30:00Z"/>
  <w16cex:commentExtensible w16cex:durableId="35892F56" w16cex:dateUtc="2026-01-30T17:13:00Z"/>
  <w16cex:commentExtensible w16cex:durableId="6A8103AD" w16cex:dateUtc="2026-01-26T21:32:00Z"/>
  <w16cex:commentExtensible w16cex:durableId="527CAFB6" w16cex:dateUtc="2026-01-30T17:25:00Z"/>
  <w16cex:commentExtensible w16cex:durableId="42137236" w16cex:dateUtc="2026-01-26T21:34:00Z"/>
  <w16cex:commentExtensible w16cex:durableId="6529ED54" w16cex:dateUtc="2026-01-30T17:28:00Z"/>
  <w16cex:commentExtensible w16cex:durableId="63613279" w16cex:dateUtc="2026-01-30T17:31:00Z"/>
  <w16cex:commentExtensible w16cex:durableId="251B7256" w16cex:dateUtc="2026-01-26T21:36:00Z"/>
  <w16cex:commentExtensible w16cex:durableId="471E173A" w16cex:dateUtc="2026-01-30T17:36:00Z"/>
  <w16cex:commentExtensible w16cex:durableId="4992F6C6" w16cex:dateUtc="2026-01-26T21:39:00Z"/>
  <w16cex:commentExtensible w16cex:durableId="23E82B24" w16cex:dateUtc="2026-01-30T17:41:00Z"/>
  <w16cex:commentExtensible w16cex:durableId="6177B774" w16cex:dateUtc="2026-01-30T17:31:00Z"/>
  <w16cex:commentExtensible w16cex:durableId="208DEA53" w16cex:dateUtc="2026-01-26T21:43:00Z"/>
  <w16cex:commentExtensible w16cex:durableId="51D3A7C7" w16cex:dateUtc="2026-01-30T17:45:00Z"/>
  <w16cex:commentExtensible w16cex:durableId="1C4CD8E5" w16cex:dateUtc="2026-01-26T21:43:00Z"/>
  <w16cex:commentExtensible w16cex:durableId="3ABC01AE" w16cex:dateUtc="2026-01-30T17:47:00Z"/>
  <w16cex:commentExtensible w16cex:durableId="6AB3F42B" w16cex:dateUtc="2026-01-26T21:44:00Z"/>
  <w16cex:commentExtensible w16cex:durableId="60858D34" w16cex:dateUtc="2026-01-30T17:59:00Z"/>
  <w16cex:commentExtensible w16cex:durableId="191B5AE2" w16cex:dateUtc="2026-01-26T21:46:00Z"/>
  <w16cex:commentExtensible w16cex:durableId="3B172648" w16cex:dateUtc="2026-01-30T17:48:00Z"/>
  <w16cex:commentExtensible w16cex:durableId="04FF58D8" w16cex:dateUtc="2026-01-26T21:48:00Z"/>
  <w16cex:commentExtensible w16cex:durableId="15E49275" w16cex:dateUtc="2026-01-30T18:01:00Z"/>
  <w16cex:commentExtensible w16cex:durableId="1AD7F94E" w16cex:dateUtc="2026-01-26T21:48:00Z"/>
  <w16cex:commentExtensible w16cex:durableId="6CBDD36F" w16cex:dateUtc="2026-01-30T18: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8431109" w16cid:durableId="3F99725A"/>
  <w16cid:commentId w16cid:paraId="3B20A369" w16cid:durableId="72ED98D6"/>
  <w16cid:commentId w16cid:paraId="1D82CB79" w16cid:durableId="4C20B1C9"/>
  <w16cid:commentId w16cid:paraId="332A8058" w16cid:durableId="05E3A928"/>
  <w16cid:commentId w16cid:paraId="7399A37E" w16cid:durableId="4B2B1AA8"/>
  <w16cid:commentId w16cid:paraId="7CCDDAE7" w16cid:durableId="5ADBD693"/>
  <w16cid:commentId w16cid:paraId="70CFA218" w16cid:durableId="49900399"/>
  <w16cid:commentId w16cid:paraId="646A47AA" w16cid:durableId="31BBCE61"/>
  <w16cid:commentId w16cid:paraId="6F808BF4" w16cid:durableId="72A40010"/>
  <w16cid:commentId w16cid:paraId="76175F86" w16cid:durableId="67199B7E"/>
  <w16cid:commentId w16cid:paraId="12C7BD26" w16cid:durableId="6E5E8F70"/>
  <w16cid:commentId w16cid:paraId="212EADB3" w16cid:durableId="6DAE3341"/>
  <w16cid:commentId w16cid:paraId="21EEE092" w16cid:durableId="6E47ED98"/>
  <w16cid:commentId w16cid:paraId="269D59FA" w16cid:durableId="42C430F7"/>
  <w16cid:commentId w16cid:paraId="25804D37" w16cid:durableId="7C10549C"/>
  <w16cid:commentId w16cid:paraId="02C6A7E4" w16cid:durableId="0E9CE421"/>
  <w16cid:commentId w16cid:paraId="133A0632" w16cid:durableId="24A67E77"/>
  <w16cid:commentId w16cid:paraId="50DFD1C0" w16cid:durableId="7E4CF3F2"/>
  <w16cid:commentId w16cid:paraId="2407365B" w16cid:durableId="182FC4E1"/>
  <w16cid:commentId w16cid:paraId="2E47ABDA" w16cid:durableId="5DA1FC41"/>
  <w16cid:commentId w16cid:paraId="2552E63C" w16cid:durableId="2DD68A41"/>
  <w16cid:commentId w16cid:paraId="03ABA525" w16cid:durableId="3627451B"/>
  <w16cid:commentId w16cid:paraId="53E5BC11" w16cid:durableId="7BF24574"/>
  <w16cid:commentId w16cid:paraId="3CC3D7DB" w16cid:durableId="229C8A6D"/>
  <w16cid:commentId w16cid:paraId="7AFE2FAE" w16cid:durableId="4E28D825"/>
  <w16cid:commentId w16cid:paraId="4EA25E07" w16cid:durableId="473446B6"/>
  <w16cid:commentId w16cid:paraId="7B33D334" w16cid:durableId="3AE97734"/>
  <w16cid:commentId w16cid:paraId="6B61F893" w16cid:durableId="7B6AC531"/>
  <w16cid:commentId w16cid:paraId="73755084" w16cid:durableId="13CF4D8C"/>
  <w16cid:commentId w16cid:paraId="4502BA35" w16cid:durableId="4034813E"/>
  <w16cid:commentId w16cid:paraId="325B6288" w16cid:durableId="46235EF8"/>
  <w16cid:commentId w16cid:paraId="21AD1071" w16cid:durableId="1EF5ACA1"/>
  <w16cid:commentId w16cid:paraId="5E6B99CA" w16cid:durableId="693067B7"/>
  <w16cid:commentId w16cid:paraId="65891738" w16cid:durableId="2C61D095"/>
  <w16cid:commentId w16cid:paraId="19F76A40" w16cid:durableId="7D20E989"/>
  <w16cid:commentId w16cid:paraId="0564A52F" w16cid:durableId="15EBC217"/>
  <w16cid:commentId w16cid:paraId="70FD8052" w16cid:durableId="2A10A557"/>
  <w16cid:commentId w16cid:paraId="2F701F24" w16cid:durableId="4F0862E9"/>
  <w16cid:commentId w16cid:paraId="0207CD39" w16cid:durableId="1EC85E04"/>
  <w16cid:commentId w16cid:paraId="76272351" w16cid:durableId="3BD81464"/>
  <w16cid:commentId w16cid:paraId="779AEE08" w16cid:durableId="37DD6413"/>
  <w16cid:commentId w16cid:paraId="6F376FDA" w16cid:durableId="7A503451"/>
  <w16cid:commentId w16cid:paraId="6CCFB2AA" w16cid:durableId="4BDE243E"/>
  <w16cid:commentId w16cid:paraId="23820754" w16cid:durableId="5BD7D2FC"/>
  <w16cid:commentId w16cid:paraId="6E7E1355" w16cid:durableId="0F496E8F"/>
  <w16cid:commentId w16cid:paraId="471D00D3" w16cid:durableId="2815BF84"/>
  <w16cid:commentId w16cid:paraId="2C9B7C17" w16cid:durableId="2EFBBD47"/>
  <w16cid:commentId w16cid:paraId="079A3A5A" w16cid:durableId="7B5EB38E"/>
  <w16cid:commentId w16cid:paraId="5D4A0686" w16cid:durableId="518C5AA8"/>
  <w16cid:commentId w16cid:paraId="7A496F60" w16cid:durableId="7CFD68FD"/>
  <w16cid:commentId w16cid:paraId="67CDE1F9" w16cid:durableId="029EC3EF"/>
  <w16cid:commentId w16cid:paraId="6DB5B250" w16cid:durableId="28C380BE"/>
  <w16cid:commentId w16cid:paraId="16686FA8" w16cid:durableId="345D8307"/>
  <w16cid:commentId w16cid:paraId="2CCD91F4" w16cid:durableId="5A4D895B"/>
  <w16cid:commentId w16cid:paraId="0D2D67BA" w16cid:durableId="34E5C307"/>
  <w16cid:commentId w16cid:paraId="21F10CF5" w16cid:durableId="7E7D547E"/>
  <w16cid:commentId w16cid:paraId="758D4B60" w16cid:durableId="0514D26B"/>
  <w16cid:commentId w16cid:paraId="3A9174BF" w16cid:durableId="353F6F4E"/>
  <w16cid:commentId w16cid:paraId="155BE6E8" w16cid:durableId="45101385"/>
  <w16cid:commentId w16cid:paraId="782BC42D" w16cid:durableId="35892F56"/>
  <w16cid:commentId w16cid:paraId="7C6838F0" w16cid:durableId="6A8103AD"/>
  <w16cid:commentId w16cid:paraId="5527942E" w16cid:durableId="527CAFB6"/>
  <w16cid:commentId w16cid:paraId="3A5A78F2" w16cid:durableId="42137236"/>
  <w16cid:commentId w16cid:paraId="2E1D3793" w16cid:durableId="6529ED54"/>
  <w16cid:commentId w16cid:paraId="37BA1275" w16cid:durableId="63613279"/>
  <w16cid:commentId w16cid:paraId="2C4BC2EF" w16cid:durableId="251B7256"/>
  <w16cid:commentId w16cid:paraId="4F35A1C8" w16cid:durableId="471E173A"/>
  <w16cid:commentId w16cid:paraId="3E8B626A" w16cid:durableId="4992F6C6"/>
  <w16cid:commentId w16cid:paraId="4669395E" w16cid:durableId="23E82B24"/>
  <w16cid:commentId w16cid:paraId="3DC836C7" w16cid:durableId="6177B774"/>
  <w16cid:commentId w16cid:paraId="7644B80D" w16cid:durableId="208DEA53"/>
  <w16cid:commentId w16cid:paraId="3CFDAEBC" w16cid:durableId="51D3A7C7"/>
  <w16cid:commentId w16cid:paraId="5267C859" w16cid:durableId="1C4CD8E5"/>
  <w16cid:commentId w16cid:paraId="1BC81956" w16cid:durableId="3ABC01AE"/>
  <w16cid:commentId w16cid:paraId="47AA96CE" w16cid:durableId="6AB3F42B"/>
  <w16cid:commentId w16cid:paraId="7202A31B" w16cid:durableId="60858D34"/>
  <w16cid:commentId w16cid:paraId="399D0EA8" w16cid:durableId="191B5AE2"/>
  <w16cid:commentId w16cid:paraId="77F25A09" w16cid:durableId="3B172648"/>
  <w16cid:commentId w16cid:paraId="2891422F" w16cid:durableId="04FF58D8"/>
  <w16cid:commentId w16cid:paraId="490EFE72" w16cid:durableId="15E49275"/>
  <w16cid:commentId w16cid:paraId="1000F088" w16cid:durableId="1AD7F94E"/>
  <w16cid:commentId w16cid:paraId="0F183FDD" w16cid:durableId="6CBDD36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D1C6AE" w14:textId="77777777" w:rsidR="00217366" w:rsidRDefault="00217366" w:rsidP="00D9391E">
      <w:r>
        <w:separator/>
      </w:r>
    </w:p>
  </w:endnote>
  <w:endnote w:type="continuationSeparator" w:id="0">
    <w:p w14:paraId="1A26EBB6" w14:textId="77777777" w:rsidR="00217366" w:rsidRDefault="00217366" w:rsidP="00D9391E">
      <w:r>
        <w:continuationSeparator/>
      </w:r>
    </w:p>
  </w:endnote>
  <w:endnote w:type="continuationNotice" w:id="1">
    <w:p w14:paraId="01BAC4BD" w14:textId="77777777" w:rsidR="00217366" w:rsidRDefault="0021736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 w:name="Minion">
    <w:altName w:val="Cambria"/>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charset w:val="00"/>
    <w:family w:val="auto"/>
    <w:pitch w:val="variable"/>
    <w:sig w:usb0="E0002AEF" w:usb1="C0007841"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497D5" w14:textId="77777777" w:rsidR="002D42CF" w:rsidRDefault="002D42CF" w:rsidP="0008705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3E19B20" w14:textId="77777777" w:rsidR="002D42CF" w:rsidRDefault="002D42CF" w:rsidP="00D9391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89047" w14:textId="180E3A2C" w:rsidR="002D42CF" w:rsidRDefault="002D42CF">
    <w:pPr>
      <w:pStyle w:val="Footer"/>
      <w:jc w:val="right"/>
    </w:pPr>
    <w:r>
      <w:fldChar w:fldCharType="begin"/>
    </w:r>
    <w:r>
      <w:instrText xml:space="preserve"> PAGE   \* MERGEFORMAT </w:instrText>
    </w:r>
    <w:r>
      <w:fldChar w:fldCharType="separate"/>
    </w:r>
    <w:r w:rsidR="008E6F9B">
      <w:rPr>
        <w:noProof/>
      </w:rPr>
      <w:t>1</w:t>
    </w:r>
    <w:r>
      <w:rPr>
        <w:noProof/>
      </w:rPr>
      <w:fldChar w:fldCharType="end"/>
    </w:r>
  </w:p>
  <w:p w14:paraId="4CA3CEE8" w14:textId="77777777" w:rsidR="002D42CF" w:rsidRDefault="002D42CF" w:rsidP="00D9391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F99ED3" w14:textId="77777777" w:rsidR="00217366" w:rsidRDefault="00217366" w:rsidP="00D9391E">
      <w:r>
        <w:separator/>
      </w:r>
    </w:p>
  </w:footnote>
  <w:footnote w:type="continuationSeparator" w:id="0">
    <w:p w14:paraId="3F69DD11" w14:textId="77777777" w:rsidR="00217366" w:rsidRDefault="00217366" w:rsidP="00D9391E">
      <w:r>
        <w:continuationSeparator/>
      </w:r>
    </w:p>
  </w:footnote>
  <w:footnote w:type="continuationNotice" w:id="1">
    <w:p w14:paraId="0E10FE21" w14:textId="77777777" w:rsidR="00217366" w:rsidRDefault="0021736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B2CF4" w14:textId="77777777" w:rsidR="0032008E" w:rsidRDefault="003200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33F80"/>
    <w:multiLevelType w:val="hybridMultilevel"/>
    <w:tmpl w:val="9828A4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A363C6"/>
    <w:multiLevelType w:val="hybridMultilevel"/>
    <w:tmpl w:val="930CB340"/>
    <w:lvl w:ilvl="0" w:tplc="2D0EE7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C01505"/>
    <w:multiLevelType w:val="hybridMultilevel"/>
    <w:tmpl w:val="024EE086"/>
    <w:lvl w:ilvl="0" w:tplc="DBF008D4">
      <w:start w:val="5"/>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9B74025"/>
    <w:multiLevelType w:val="hybridMultilevel"/>
    <w:tmpl w:val="04243D0A"/>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F2328FF"/>
    <w:multiLevelType w:val="hybridMultilevel"/>
    <w:tmpl w:val="930CB340"/>
    <w:lvl w:ilvl="0" w:tplc="2D0EE7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25735C"/>
    <w:multiLevelType w:val="hybridMultilevel"/>
    <w:tmpl w:val="A08EF184"/>
    <w:lvl w:ilvl="0" w:tplc="D9AAF162">
      <w:start w:val="1"/>
      <w:numFmt w:val="decimal"/>
      <w:lvlText w:val="%1."/>
      <w:lvlJc w:val="left"/>
      <w:pPr>
        <w:ind w:left="1440" w:hanging="360"/>
      </w:pPr>
    </w:lvl>
    <w:lvl w:ilvl="1" w:tplc="D8E699BE">
      <w:start w:val="1"/>
      <w:numFmt w:val="decimal"/>
      <w:lvlText w:val="%2."/>
      <w:lvlJc w:val="left"/>
      <w:pPr>
        <w:ind w:left="1440" w:hanging="360"/>
      </w:pPr>
    </w:lvl>
    <w:lvl w:ilvl="2" w:tplc="7E32B336">
      <w:start w:val="1"/>
      <w:numFmt w:val="decimal"/>
      <w:lvlText w:val="%3."/>
      <w:lvlJc w:val="left"/>
      <w:pPr>
        <w:ind w:left="1440" w:hanging="360"/>
      </w:pPr>
    </w:lvl>
    <w:lvl w:ilvl="3" w:tplc="C8725B6E">
      <w:start w:val="1"/>
      <w:numFmt w:val="decimal"/>
      <w:lvlText w:val="%4."/>
      <w:lvlJc w:val="left"/>
      <w:pPr>
        <w:ind w:left="1440" w:hanging="360"/>
      </w:pPr>
    </w:lvl>
    <w:lvl w:ilvl="4" w:tplc="292267DA">
      <w:start w:val="1"/>
      <w:numFmt w:val="decimal"/>
      <w:lvlText w:val="%5."/>
      <w:lvlJc w:val="left"/>
      <w:pPr>
        <w:ind w:left="1440" w:hanging="360"/>
      </w:pPr>
    </w:lvl>
    <w:lvl w:ilvl="5" w:tplc="6EDA341C">
      <w:start w:val="1"/>
      <w:numFmt w:val="decimal"/>
      <w:lvlText w:val="%6."/>
      <w:lvlJc w:val="left"/>
      <w:pPr>
        <w:ind w:left="1440" w:hanging="360"/>
      </w:pPr>
    </w:lvl>
    <w:lvl w:ilvl="6" w:tplc="A826440A">
      <w:start w:val="1"/>
      <w:numFmt w:val="decimal"/>
      <w:lvlText w:val="%7."/>
      <w:lvlJc w:val="left"/>
      <w:pPr>
        <w:ind w:left="1440" w:hanging="360"/>
      </w:pPr>
    </w:lvl>
    <w:lvl w:ilvl="7" w:tplc="91444238">
      <w:start w:val="1"/>
      <w:numFmt w:val="decimal"/>
      <w:lvlText w:val="%8."/>
      <w:lvlJc w:val="left"/>
      <w:pPr>
        <w:ind w:left="1440" w:hanging="360"/>
      </w:pPr>
    </w:lvl>
    <w:lvl w:ilvl="8" w:tplc="AA1C6C6C">
      <w:start w:val="1"/>
      <w:numFmt w:val="decimal"/>
      <w:lvlText w:val="%9."/>
      <w:lvlJc w:val="left"/>
      <w:pPr>
        <w:ind w:left="1440" w:hanging="360"/>
      </w:pPr>
    </w:lvl>
  </w:abstractNum>
  <w:abstractNum w:abstractNumId="6" w15:restartNumberingAfterBreak="0">
    <w:nsid w:val="1F984312"/>
    <w:multiLevelType w:val="hybridMultilevel"/>
    <w:tmpl w:val="A6F6DEE2"/>
    <w:lvl w:ilvl="0" w:tplc="AEA6A91A">
      <w:start w:val="1"/>
      <w:numFmt w:val="bullet"/>
      <w:lvlText w:val=""/>
      <w:lvlJc w:val="left"/>
      <w:pPr>
        <w:tabs>
          <w:tab w:val="num" w:pos="720"/>
        </w:tabs>
        <w:ind w:left="720" w:hanging="360"/>
      </w:pPr>
      <w:rPr>
        <w:rFonts w:ascii="Symbol" w:hAnsi="Symbol" w:hint="default"/>
        <w:sz w:val="20"/>
      </w:rPr>
    </w:lvl>
    <w:lvl w:ilvl="1" w:tplc="E4C046B4" w:tentative="1">
      <w:start w:val="1"/>
      <w:numFmt w:val="bullet"/>
      <w:lvlText w:val="o"/>
      <w:lvlJc w:val="left"/>
      <w:pPr>
        <w:tabs>
          <w:tab w:val="num" w:pos="1440"/>
        </w:tabs>
        <w:ind w:left="1440" w:hanging="360"/>
      </w:pPr>
      <w:rPr>
        <w:rFonts w:ascii="Courier New" w:hAnsi="Courier New" w:hint="default"/>
        <w:sz w:val="20"/>
      </w:rPr>
    </w:lvl>
    <w:lvl w:ilvl="2" w:tplc="C9787E2C" w:tentative="1">
      <w:start w:val="1"/>
      <w:numFmt w:val="bullet"/>
      <w:lvlText w:val=""/>
      <w:lvlJc w:val="left"/>
      <w:pPr>
        <w:tabs>
          <w:tab w:val="num" w:pos="2160"/>
        </w:tabs>
        <w:ind w:left="2160" w:hanging="360"/>
      </w:pPr>
      <w:rPr>
        <w:rFonts w:ascii="Wingdings" w:hAnsi="Wingdings" w:hint="default"/>
        <w:sz w:val="20"/>
      </w:rPr>
    </w:lvl>
    <w:lvl w:ilvl="3" w:tplc="FDBCD01C" w:tentative="1">
      <w:start w:val="1"/>
      <w:numFmt w:val="bullet"/>
      <w:lvlText w:val=""/>
      <w:lvlJc w:val="left"/>
      <w:pPr>
        <w:tabs>
          <w:tab w:val="num" w:pos="2880"/>
        </w:tabs>
        <w:ind w:left="2880" w:hanging="360"/>
      </w:pPr>
      <w:rPr>
        <w:rFonts w:ascii="Wingdings" w:hAnsi="Wingdings" w:hint="default"/>
        <w:sz w:val="20"/>
      </w:rPr>
    </w:lvl>
    <w:lvl w:ilvl="4" w:tplc="7DF8EF62" w:tentative="1">
      <w:start w:val="1"/>
      <w:numFmt w:val="bullet"/>
      <w:lvlText w:val=""/>
      <w:lvlJc w:val="left"/>
      <w:pPr>
        <w:tabs>
          <w:tab w:val="num" w:pos="3600"/>
        </w:tabs>
        <w:ind w:left="3600" w:hanging="360"/>
      </w:pPr>
      <w:rPr>
        <w:rFonts w:ascii="Wingdings" w:hAnsi="Wingdings" w:hint="default"/>
        <w:sz w:val="20"/>
      </w:rPr>
    </w:lvl>
    <w:lvl w:ilvl="5" w:tplc="1C1E2128" w:tentative="1">
      <w:start w:val="1"/>
      <w:numFmt w:val="bullet"/>
      <w:lvlText w:val=""/>
      <w:lvlJc w:val="left"/>
      <w:pPr>
        <w:tabs>
          <w:tab w:val="num" w:pos="4320"/>
        </w:tabs>
        <w:ind w:left="4320" w:hanging="360"/>
      </w:pPr>
      <w:rPr>
        <w:rFonts w:ascii="Wingdings" w:hAnsi="Wingdings" w:hint="default"/>
        <w:sz w:val="20"/>
      </w:rPr>
    </w:lvl>
    <w:lvl w:ilvl="6" w:tplc="884891B0" w:tentative="1">
      <w:start w:val="1"/>
      <w:numFmt w:val="bullet"/>
      <w:lvlText w:val=""/>
      <w:lvlJc w:val="left"/>
      <w:pPr>
        <w:tabs>
          <w:tab w:val="num" w:pos="5040"/>
        </w:tabs>
        <w:ind w:left="5040" w:hanging="360"/>
      </w:pPr>
      <w:rPr>
        <w:rFonts w:ascii="Wingdings" w:hAnsi="Wingdings" w:hint="default"/>
        <w:sz w:val="20"/>
      </w:rPr>
    </w:lvl>
    <w:lvl w:ilvl="7" w:tplc="92F43938" w:tentative="1">
      <w:start w:val="1"/>
      <w:numFmt w:val="bullet"/>
      <w:lvlText w:val=""/>
      <w:lvlJc w:val="left"/>
      <w:pPr>
        <w:tabs>
          <w:tab w:val="num" w:pos="5760"/>
        </w:tabs>
        <w:ind w:left="5760" w:hanging="360"/>
      </w:pPr>
      <w:rPr>
        <w:rFonts w:ascii="Wingdings" w:hAnsi="Wingdings" w:hint="default"/>
        <w:sz w:val="20"/>
      </w:rPr>
    </w:lvl>
    <w:lvl w:ilvl="8" w:tplc="AA144AE2"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9016E0"/>
    <w:multiLevelType w:val="hybridMultilevel"/>
    <w:tmpl w:val="7842F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5E789C"/>
    <w:multiLevelType w:val="hybridMultilevel"/>
    <w:tmpl w:val="EBA47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A05ADA"/>
    <w:multiLevelType w:val="hybridMultilevel"/>
    <w:tmpl w:val="43545794"/>
    <w:lvl w:ilvl="0" w:tplc="DF204B46">
      <w:start w:val="1"/>
      <w:numFmt w:val="decimal"/>
      <w:lvlText w:val="%1."/>
      <w:lvlJc w:val="left"/>
      <w:pPr>
        <w:tabs>
          <w:tab w:val="num" w:pos="720"/>
        </w:tabs>
        <w:ind w:left="720" w:hanging="360"/>
      </w:pPr>
    </w:lvl>
    <w:lvl w:ilvl="1" w:tplc="1C54405C" w:tentative="1">
      <w:start w:val="1"/>
      <w:numFmt w:val="decimal"/>
      <w:lvlText w:val="%2."/>
      <w:lvlJc w:val="left"/>
      <w:pPr>
        <w:tabs>
          <w:tab w:val="num" w:pos="1440"/>
        </w:tabs>
        <w:ind w:left="1440" w:hanging="360"/>
      </w:pPr>
    </w:lvl>
    <w:lvl w:ilvl="2" w:tplc="600C3DD8" w:tentative="1">
      <w:start w:val="1"/>
      <w:numFmt w:val="decimal"/>
      <w:lvlText w:val="%3."/>
      <w:lvlJc w:val="left"/>
      <w:pPr>
        <w:tabs>
          <w:tab w:val="num" w:pos="2160"/>
        </w:tabs>
        <w:ind w:left="2160" w:hanging="360"/>
      </w:pPr>
    </w:lvl>
    <w:lvl w:ilvl="3" w:tplc="E30CFA26" w:tentative="1">
      <w:start w:val="1"/>
      <w:numFmt w:val="decimal"/>
      <w:lvlText w:val="%4."/>
      <w:lvlJc w:val="left"/>
      <w:pPr>
        <w:tabs>
          <w:tab w:val="num" w:pos="2880"/>
        </w:tabs>
        <w:ind w:left="2880" w:hanging="360"/>
      </w:pPr>
    </w:lvl>
    <w:lvl w:ilvl="4" w:tplc="0FB4D93A" w:tentative="1">
      <w:start w:val="1"/>
      <w:numFmt w:val="decimal"/>
      <w:lvlText w:val="%5."/>
      <w:lvlJc w:val="left"/>
      <w:pPr>
        <w:tabs>
          <w:tab w:val="num" w:pos="3600"/>
        </w:tabs>
        <w:ind w:left="3600" w:hanging="360"/>
      </w:pPr>
    </w:lvl>
    <w:lvl w:ilvl="5" w:tplc="08FC0CBE" w:tentative="1">
      <w:start w:val="1"/>
      <w:numFmt w:val="decimal"/>
      <w:lvlText w:val="%6."/>
      <w:lvlJc w:val="left"/>
      <w:pPr>
        <w:tabs>
          <w:tab w:val="num" w:pos="4320"/>
        </w:tabs>
        <w:ind w:left="4320" w:hanging="360"/>
      </w:pPr>
    </w:lvl>
    <w:lvl w:ilvl="6" w:tplc="20D63730" w:tentative="1">
      <w:start w:val="1"/>
      <w:numFmt w:val="decimal"/>
      <w:lvlText w:val="%7."/>
      <w:lvlJc w:val="left"/>
      <w:pPr>
        <w:tabs>
          <w:tab w:val="num" w:pos="5040"/>
        </w:tabs>
        <w:ind w:left="5040" w:hanging="360"/>
      </w:pPr>
    </w:lvl>
    <w:lvl w:ilvl="7" w:tplc="82241D90" w:tentative="1">
      <w:start w:val="1"/>
      <w:numFmt w:val="decimal"/>
      <w:lvlText w:val="%8."/>
      <w:lvlJc w:val="left"/>
      <w:pPr>
        <w:tabs>
          <w:tab w:val="num" w:pos="5760"/>
        </w:tabs>
        <w:ind w:left="5760" w:hanging="360"/>
      </w:pPr>
    </w:lvl>
    <w:lvl w:ilvl="8" w:tplc="6368086C" w:tentative="1">
      <w:start w:val="1"/>
      <w:numFmt w:val="decimal"/>
      <w:lvlText w:val="%9."/>
      <w:lvlJc w:val="left"/>
      <w:pPr>
        <w:tabs>
          <w:tab w:val="num" w:pos="6480"/>
        </w:tabs>
        <w:ind w:left="6480" w:hanging="360"/>
      </w:pPr>
    </w:lvl>
  </w:abstractNum>
  <w:abstractNum w:abstractNumId="10" w15:restartNumberingAfterBreak="0">
    <w:nsid w:val="29E746CD"/>
    <w:multiLevelType w:val="hybridMultilevel"/>
    <w:tmpl w:val="9B3E3674"/>
    <w:lvl w:ilvl="0" w:tplc="1FEE55F8">
      <w:start w:val="1"/>
      <w:numFmt w:val="decimal"/>
      <w:lvlText w:val="%1."/>
      <w:lvlJc w:val="left"/>
      <w:pPr>
        <w:ind w:left="1170" w:hanging="360"/>
      </w:pPr>
      <w:rPr>
        <w:rFonts w:eastAsia="Cambria"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1" w15:restartNumberingAfterBreak="0">
    <w:nsid w:val="2ACA4767"/>
    <w:multiLevelType w:val="hybridMultilevel"/>
    <w:tmpl w:val="2812A7A6"/>
    <w:lvl w:ilvl="0" w:tplc="4B08F5E0">
      <w:start w:val="3"/>
      <w:numFmt w:val="bullet"/>
      <w:lvlText w:val=""/>
      <w:lvlJc w:val="left"/>
      <w:pPr>
        <w:ind w:left="720" w:hanging="360"/>
      </w:pPr>
      <w:rPr>
        <w:rFonts w:ascii="Symbol" w:eastAsia="Times New Roman" w:hAnsi="Symbol" w:cs="Times New Roman" w:hint="default"/>
        <w:sz w:val="22"/>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E3852E3"/>
    <w:multiLevelType w:val="hybridMultilevel"/>
    <w:tmpl w:val="0C626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0BB37D5"/>
    <w:multiLevelType w:val="hybridMultilevel"/>
    <w:tmpl w:val="2D7EB918"/>
    <w:lvl w:ilvl="0" w:tplc="BD3633B6">
      <w:start w:val="5"/>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24B1EE6"/>
    <w:multiLevelType w:val="multilevel"/>
    <w:tmpl w:val="434E8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674561"/>
    <w:multiLevelType w:val="hybridMultilevel"/>
    <w:tmpl w:val="9CE444E0"/>
    <w:lvl w:ilvl="0" w:tplc="A72854D4">
      <w:start w:val="1"/>
      <w:numFmt w:val="decimal"/>
      <w:lvlText w:val="%1."/>
      <w:lvlJc w:val="left"/>
      <w:pPr>
        <w:ind w:left="1440" w:hanging="360"/>
      </w:pPr>
    </w:lvl>
    <w:lvl w:ilvl="1" w:tplc="E3BC34F8">
      <w:start w:val="1"/>
      <w:numFmt w:val="decimal"/>
      <w:lvlText w:val="%2."/>
      <w:lvlJc w:val="left"/>
      <w:pPr>
        <w:ind w:left="1440" w:hanging="360"/>
      </w:pPr>
    </w:lvl>
    <w:lvl w:ilvl="2" w:tplc="71040022">
      <w:start w:val="1"/>
      <w:numFmt w:val="decimal"/>
      <w:lvlText w:val="%3."/>
      <w:lvlJc w:val="left"/>
      <w:pPr>
        <w:ind w:left="1440" w:hanging="360"/>
      </w:pPr>
    </w:lvl>
    <w:lvl w:ilvl="3" w:tplc="76E81D0E">
      <w:start w:val="1"/>
      <w:numFmt w:val="decimal"/>
      <w:lvlText w:val="%4."/>
      <w:lvlJc w:val="left"/>
      <w:pPr>
        <w:ind w:left="1440" w:hanging="360"/>
      </w:pPr>
    </w:lvl>
    <w:lvl w:ilvl="4" w:tplc="F420255C">
      <w:start w:val="1"/>
      <w:numFmt w:val="decimal"/>
      <w:lvlText w:val="%5."/>
      <w:lvlJc w:val="left"/>
      <w:pPr>
        <w:ind w:left="1440" w:hanging="360"/>
      </w:pPr>
    </w:lvl>
    <w:lvl w:ilvl="5" w:tplc="C38EB744">
      <w:start w:val="1"/>
      <w:numFmt w:val="decimal"/>
      <w:lvlText w:val="%6."/>
      <w:lvlJc w:val="left"/>
      <w:pPr>
        <w:ind w:left="1440" w:hanging="360"/>
      </w:pPr>
    </w:lvl>
    <w:lvl w:ilvl="6" w:tplc="562EA65E">
      <w:start w:val="1"/>
      <w:numFmt w:val="decimal"/>
      <w:lvlText w:val="%7."/>
      <w:lvlJc w:val="left"/>
      <w:pPr>
        <w:ind w:left="1440" w:hanging="360"/>
      </w:pPr>
    </w:lvl>
    <w:lvl w:ilvl="7" w:tplc="F5B0E1DC">
      <w:start w:val="1"/>
      <w:numFmt w:val="decimal"/>
      <w:lvlText w:val="%8."/>
      <w:lvlJc w:val="left"/>
      <w:pPr>
        <w:ind w:left="1440" w:hanging="360"/>
      </w:pPr>
    </w:lvl>
    <w:lvl w:ilvl="8" w:tplc="54EE8AD4">
      <w:start w:val="1"/>
      <w:numFmt w:val="decimal"/>
      <w:lvlText w:val="%9."/>
      <w:lvlJc w:val="left"/>
      <w:pPr>
        <w:ind w:left="1440" w:hanging="360"/>
      </w:pPr>
    </w:lvl>
  </w:abstractNum>
  <w:abstractNum w:abstractNumId="16" w15:restartNumberingAfterBreak="0">
    <w:nsid w:val="3A896AFA"/>
    <w:multiLevelType w:val="hybridMultilevel"/>
    <w:tmpl w:val="B05AE348"/>
    <w:lvl w:ilvl="0" w:tplc="9B50E2D6">
      <w:start w:val="1"/>
      <w:numFmt w:val="bullet"/>
      <w:lvlText w:val=""/>
      <w:lvlJc w:val="left"/>
      <w:pPr>
        <w:tabs>
          <w:tab w:val="num" w:pos="720"/>
        </w:tabs>
        <w:ind w:left="720" w:hanging="360"/>
      </w:pPr>
      <w:rPr>
        <w:rFonts w:ascii="Symbol" w:hAnsi="Symbol" w:hint="default"/>
        <w:sz w:val="20"/>
      </w:rPr>
    </w:lvl>
    <w:lvl w:ilvl="1" w:tplc="C8608170">
      <w:start w:val="1"/>
      <w:numFmt w:val="bullet"/>
      <w:lvlText w:val=""/>
      <w:lvlJc w:val="left"/>
      <w:pPr>
        <w:tabs>
          <w:tab w:val="num" w:pos="1440"/>
        </w:tabs>
        <w:ind w:left="1440" w:hanging="360"/>
      </w:pPr>
      <w:rPr>
        <w:rFonts w:ascii="Symbol" w:hAnsi="Symbol" w:hint="default"/>
        <w:sz w:val="20"/>
      </w:rPr>
    </w:lvl>
    <w:lvl w:ilvl="2" w:tplc="1B249090">
      <w:start w:val="1"/>
      <w:numFmt w:val="bullet"/>
      <w:lvlText w:val=""/>
      <w:lvlJc w:val="left"/>
      <w:pPr>
        <w:tabs>
          <w:tab w:val="num" w:pos="2160"/>
        </w:tabs>
        <w:ind w:left="2160" w:hanging="360"/>
      </w:pPr>
      <w:rPr>
        <w:rFonts w:ascii="Symbol" w:hAnsi="Symbol" w:hint="default"/>
        <w:sz w:val="20"/>
      </w:rPr>
    </w:lvl>
    <w:lvl w:ilvl="3" w:tplc="562075C8">
      <w:start w:val="1"/>
      <w:numFmt w:val="bullet"/>
      <w:lvlText w:val=""/>
      <w:lvlJc w:val="left"/>
      <w:pPr>
        <w:tabs>
          <w:tab w:val="num" w:pos="2880"/>
        </w:tabs>
        <w:ind w:left="2880" w:hanging="360"/>
      </w:pPr>
      <w:rPr>
        <w:rFonts w:ascii="Symbol" w:hAnsi="Symbol" w:hint="default"/>
        <w:sz w:val="20"/>
      </w:rPr>
    </w:lvl>
    <w:lvl w:ilvl="4" w:tplc="D5500F66">
      <w:start w:val="1"/>
      <w:numFmt w:val="bullet"/>
      <w:lvlText w:val=""/>
      <w:lvlJc w:val="left"/>
      <w:pPr>
        <w:tabs>
          <w:tab w:val="num" w:pos="3600"/>
        </w:tabs>
        <w:ind w:left="3600" w:hanging="360"/>
      </w:pPr>
      <w:rPr>
        <w:rFonts w:ascii="Symbol" w:hAnsi="Symbol" w:hint="default"/>
        <w:sz w:val="20"/>
      </w:rPr>
    </w:lvl>
    <w:lvl w:ilvl="5" w:tplc="20A826EE">
      <w:start w:val="1"/>
      <w:numFmt w:val="bullet"/>
      <w:lvlText w:val=""/>
      <w:lvlJc w:val="left"/>
      <w:pPr>
        <w:tabs>
          <w:tab w:val="num" w:pos="4320"/>
        </w:tabs>
        <w:ind w:left="4320" w:hanging="360"/>
      </w:pPr>
      <w:rPr>
        <w:rFonts w:ascii="Symbol" w:hAnsi="Symbol" w:hint="default"/>
        <w:sz w:val="20"/>
      </w:rPr>
    </w:lvl>
    <w:lvl w:ilvl="6" w:tplc="FFC02716">
      <w:start w:val="1"/>
      <w:numFmt w:val="bullet"/>
      <w:lvlText w:val=""/>
      <w:lvlJc w:val="left"/>
      <w:pPr>
        <w:tabs>
          <w:tab w:val="num" w:pos="5040"/>
        </w:tabs>
        <w:ind w:left="5040" w:hanging="360"/>
      </w:pPr>
      <w:rPr>
        <w:rFonts w:ascii="Symbol" w:hAnsi="Symbol" w:hint="default"/>
        <w:sz w:val="20"/>
      </w:rPr>
    </w:lvl>
    <w:lvl w:ilvl="7" w:tplc="03C4F98E">
      <w:start w:val="1"/>
      <w:numFmt w:val="bullet"/>
      <w:lvlText w:val=""/>
      <w:lvlJc w:val="left"/>
      <w:pPr>
        <w:tabs>
          <w:tab w:val="num" w:pos="5760"/>
        </w:tabs>
        <w:ind w:left="5760" w:hanging="360"/>
      </w:pPr>
      <w:rPr>
        <w:rFonts w:ascii="Symbol" w:hAnsi="Symbol" w:hint="default"/>
        <w:sz w:val="20"/>
      </w:rPr>
    </w:lvl>
    <w:lvl w:ilvl="8" w:tplc="609E067E">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B696DFC"/>
    <w:multiLevelType w:val="hybridMultilevel"/>
    <w:tmpl w:val="9B0C8B92"/>
    <w:lvl w:ilvl="0" w:tplc="87F8DCB4">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BB37B37"/>
    <w:multiLevelType w:val="multilevel"/>
    <w:tmpl w:val="91841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7926D1"/>
    <w:multiLevelType w:val="hybridMultilevel"/>
    <w:tmpl w:val="9B8019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5E6D60"/>
    <w:multiLevelType w:val="hybridMultilevel"/>
    <w:tmpl w:val="A072AA9C"/>
    <w:lvl w:ilvl="0" w:tplc="419C78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EC37D05"/>
    <w:multiLevelType w:val="hybridMultilevel"/>
    <w:tmpl w:val="EE3631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07877F6"/>
    <w:multiLevelType w:val="hybridMultilevel"/>
    <w:tmpl w:val="EE7E0E26"/>
    <w:lvl w:ilvl="0" w:tplc="3AE26946">
      <w:start w:val="1"/>
      <w:numFmt w:val="decimal"/>
      <w:lvlText w:val="%1."/>
      <w:lvlJc w:val="left"/>
      <w:pPr>
        <w:ind w:left="1020" w:hanging="360"/>
      </w:pPr>
    </w:lvl>
    <w:lvl w:ilvl="1" w:tplc="223A4D76">
      <w:start w:val="1"/>
      <w:numFmt w:val="decimal"/>
      <w:lvlText w:val="%2."/>
      <w:lvlJc w:val="left"/>
      <w:pPr>
        <w:ind w:left="1020" w:hanging="360"/>
      </w:pPr>
    </w:lvl>
    <w:lvl w:ilvl="2" w:tplc="2C6A39A0">
      <w:start w:val="1"/>
      <w:numFmt w:val="decimal"/>
      <w:lvlText w:val="%3."/>
      <w:lvlJc w:val="left"/>
      <w:pPr>
        <w:ind w:left="1020" w:hanging="360"/>
      </w:pPr>
    </w:lvl>
    <w:lvl w:ilvl="3" w:tplc="23748E50">
      <w:start w:val="1"/>
      <w:numFmt w:val="decimal"/>
      <w:lvlText w:val="%4."/>
      <w:lvlJc w:val="left"/>
      <w:pPr>
        <w:ind w:left="1020" w:hanging="360"/>
      </w:pPr>
    </w:lvl>
    <w:lvl w:ilvl="4" w:tplc="20B8A6EE">
      <w:start w:val="1"/>
      <w:numFmt w:val="decimal"/>
      <w:lvlText w:val="%5."/>
      <w:lvlJc w:val="left"/>
      <w:pPr>
        <w:ind w:left="1020" w:hanging="360"/>
      </w:pPr>
    </w:lvl>
    <w:lvl w:ilvl="5" w:tplc="8D9AE700">
      <w:start w:val="1"/>
      <w:numFmt w:val="decimal"/>
      <w:lvlText w:val="%6."/>
      <w:lvlJc w:val="left"/>
      <w:pPr>
        <w:ind w:left="1020" w:hanging="360"/>
      </w:pPr>
    </w:lvl>
    <w:lvl w:ilvl="6" w:tplc="9E3E364E">
      <w:start w:val="1"/>
      <w:numFmt w:val="decimal"/>
      <w:lvlText w:val="%7."/>
      <w:lvlJc w:val="left"/>
      <w:pPr>
        <w:ind w:left="1020" w:hanging="360"/>
      </w:pPr>
    </w:lvl>
    <w:lvl w:ilvl="7" w:tplc="B0C05A4C">
      <w:start w:val="1"/>
      <w:numFmt w:val="decimal"/>
      <w:lvlText w:val="%8."/>
      <w:lvlJc w:val="left"/>
      <w:pPr>
        <w:ind w:left="1020" w:hanging="360"/>
      </w:pPr>
    </w:lvl>
    <w:lvl w:ilvl="8" w:tplc="A4888904">
      <w:start w:val="1"/>
      <w:numFmt w:val="decimal"/>
      <w:lvlText w:val="%9."/>
      <w:lvlJc w:val="left"/>
      <w:pPr>
        <w:ind w:left="1020" w:hanging="360"/>
      </w:pPr>
    </w:lvl>
  </w:abstractNum>
  <w:abstractNum w:abstractNumId="23" w15:restartNumberingAfterBreak="0">
    <w:nsid w:val="47BE782C"/>
    <w:multiLevelType w:val="hybridMultilevel"/>
    <w:tmpl w:val="6312379C"/>
    <w:lvl w:ilvl="0" w:tplc="C71627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EC65396"/>
    <w:multiLevelType w:val="hybridMultilevel"/>
    <w:tmpl w:val="D5C45378"/>
    <w:lvl w:ilvl="0" w:tplc="81B471E4">
      <w:start w:val="1"/>
      <w:numFmt w:val="decimal"/>
      <w:lvlText w:val="%1."/>
      <w:lvlJc w:val="left"/>
      <w:pPr>
        <w:ind w:left="1440" w:hanging="360"/>
      </w:pPr>
    </w:lvl>
    <w:lvl w:ilvl="1" w:tplc="9A9AB228">
      <w:start w:val="1"/>
      <w:numFmt w:val="decimal"/>
      <w:lvlText w:val="%2."/>
      <w:lvlJc w:val="left"/>
      <w:pPr>
        <w:ind w:left="1440" w:hanging="360"/>
      </w:pPr>
    </w:lvl>
    <w:lvl w:ilvl="2" w:tplc="4EFEDE94">
      <w:start w:val="1"/>
      <w:numFmt w:val="decimal"/>
      <w:lvlText w:val="%3."/>
      <w:lvlJc w:val="left"/>
      <w:pPr>
        <w:ind w:left="1440" w:hanging="360"/>
      </w:pPr>
    </w:lvl>
    <w:lvl w:ilvl="3" w:tplc="721C36A8">
      <w:start w:val="1"/>
      <w:numFmt w:val="decimal"/>
      <w:lvlText w:val="%4."/>
      <w:lvlJc w:val="left"/>
      <w:pPr>
        <w:ind w:left="1440" w:hanging="360"/>
      </w:pPr>
    </w:lvl>
    <w:lvl w:ilvl="4" w:tplc="32F437F4">
      <w:start w:val="1"/>
      <w:numFmt w:val="decimal"/>
      <w:lvlText w:val="%5."/>
      <w:lvlJc w:val="left"/>
      <w:pPr>
        <w:ind w:left="1440" w:hanging="360"/>
      </w:pPr>
    </w:lvl>
    <w:lvl w:ilvl="5" w:tplc="F87E9DDE">
      <w:start w:val="1"/>
      <w:numFmt w:val="decimal"/>
      <w:lvlText w:val="%6."/>
      <w:lvlJc w:val="left"/>
      <w:pPr>
        <w:ind w:left="1440" w:hanging="360"/>
      </w:pPr>
    </w:lvl>
    <w:lvl w:ilvl="6" w:tplc="F5ECE210">
      <w:start w:val="1"/>
      <w:numFmt w:val="decimal"/>
      <w:lvlText w:val="%7."/>
      <w:lvlJc w:val="left"/>
      <w:pPr>
        <w:ind w:left="1440" w:hanging="360"/>
      </w:pPr>
    </w:lvl>
    <w:lvl w:ilvl="7" w:tplc="FD404998">
      <w:start w:val="1"/>
      <w:numFmt w:val="decimal"/>
      <w:lvlText w:val="%8."/>
      <w:lvlJc w:val="left"/>
      <w:pPr>
        <w:ind w:left="1440" w:hanging="360"/>
      </w:pPr>
    </w:lvl>
    <w:lvl w:ilvl="8" w:tplc="BAE6B33C">
      <w:start w:val="1"/>
      <w:numFmt w:val="decimal"/>
      <w:lvlText w:val="%9."/>
      <w:lvlJc w:val="left"/>
      <w:pPr>
        <w:ind w:left="1440" w:hanging="360"/>
      </w:pPr>
    </w:lvl>
  </w:abstractNum>
  <w:abstractNum w:abstractNumId="25" w15:restartNumberingAfterBreak="0">
    <w:nsid w:val="527059BB"/>
    <w:multiLevelType w:val="hybridMultilevel"/>
    <w:tmpl w:val="6D26B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BB042AB"/>
    <w:multiLevelType w:val="hybridMultilevel"/>
    <w:tmpl w:val="B1CED044"/>
    <w:lvl w:ilvl="0" w:tplc="53007C66">
      <w:start w:val="1"/>
      <w:numFmt w:val="decimal"/>
      <w:lvlText w:val="%1."/>
      <w:lvlJc w:val="left"/>
      <w:pPr>
        <w:ind w:left="1020" w:hanging="360"/>
      </w:pPr>
    </w:lvl>
    <w:lvl w:ilvl="1" w:tplc="D31C97F8">
      <w:start w:val="1"/>
      <w:numFmt w:val="decimal"/>
      <w:lvlText w:val="%2."/>
      <w:lvlJc w:val="left"/>
      <w:pPr>
        <w:ind w:left="1020" w:hanging="360"/>
      </w:pPr>
    </w:lvl>
    <w:lvl w:ilvl="2" w:tplc="A45CFD8A">
      <w:start w:val="1"/>
      <w:numFmt w:val="decimal"/>
      <w:lvlText w:val="%3."/>
      <w:lvlJc w:val="left"/>
      <w:pPr>
        <w:ind w:left="1020" w:hanging="360"/>
      </w:pPr>
    </w:lvl>
    <w:lvl w:ilvl="3" w:tplc="485C5E1E">
      <w:start w:val="1"/>
      <w:numFmt w:val="decimal"/>
      <w:lvlText w:val="%4."/>
      <w:lvlJc w:val="left"/>
      <w:pPr>
        <w:ind w:left="1020" w:hanging="360"/>
      </w:pPr>
    </w:lvl>
    <w:lvl w:ilvl="4" w:tplc="FD6CDAF6">
      <w:start w:val="1"/>
      <w:numFmt w:val="decimal"/>
      <w:lvlText w:val="%5."/>
      <w:lvlJc w:val="left"/>
      <w:pPr>
        <w:ind w:left="1020" w:hanging="360"/>
      </w:pPr>
    </w:lvl>
    <w:lvl w:ilvl="5" w:tplc="BF5EF886">
      <w:start w:val="1"/>
      <w:numFmt w:val="decimal"/>
      <w:lvlText w:val="%6."/>
      <w:lvlJc w:val="left"/>
      <w:pPr>
        <w:ind w:left="1020" w:hanging="360"/>
      </w:pPr>
    </w:lvl>
    <w:lvl w:ilvl="6" w:tplc="E9C84436">
      <w:start w:val="1"/>
      <w:numFmt w:val="decimal"/>
      <w:lvlText w:val="%7."/>
      <w:lvlJc w:val="left"/>
      <w:pPr>
        <w:ind w:left="1020" w:hanging="360"/>
      </w:pPr>
    </w:lvl>
    <w:lvl w:ilvl="7" w:tplc="28D24A1A">
      <w:start w:val="1"/>
      <w:numFmt w:val="decimal"/>
      <w:lvlText w:val="%8."/>
      <w:lvlJc w:val="left"/>
      <w:pPr>
        <w:ind w:left="1020" w:hanging="360"/>
      </w:pPr>
    </w:lvl>
    <w:lvl w:ilvl="8" w:tplc="28BACA2E">
      <w:start w:val="1"/>
      <w:numFmt w:val="decimal"/>
      <w:lvlText w:val="%9."/>
      <w:lvlJc w:val="left"/>
      <w:pPr>
        <w:ind w:left="1020" w:hanging="360"/>
      </w:pPr>
    </w:lvl>
  </w:abstractNum>
  <w:abstractNum w:abstractNumId="27" w15:restartNumberingAfterBreak="0">
    <w:nsid w:val="5BF93565"/>
    <w:multiLevelType w:val="hybridMultilevel"/>
    <w:tmpl w:val="623402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CF61C8E"/>
    <w:multiLevelType w:val="hybridMultilevel"/>
    <w:tmpl w:val="3692C95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DEA3580"/>
    <w:multiLevelType w:val="hybridMultilevel"/>
    <w:tmpl w:val="3DB22514"/>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0" w15:restartNumberingAfterBreak="0">
    <w:nsid w:val="61361482"/>
    <w:multiLevelType w:val="hybridMultilevel"/>
    <w:tmpl w:val="225A3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3AD2EDA"/>
    <w:multiLevelType w:val="hybridMultilevel"/>
    <w:tmpl w:val="623402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5570896"/>
    <w:multiLevelType w:val="hybridMultilevel"/>
    <w:tmpl w:val="E5883858"/>
    <w:lvl w:ilvl="0" w:tplc="F0081A5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67114379"/>
    <w:multiLevelType w:val="multilevel"/>
    <w:tmpl w:val="729C6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243596"/>
    <w:multiLevelType w:val="hybridMultilevel"/>
    <w:tmpl w:val="37422EEC"/>
    <w:lvl w:ilvl="0" w:tplc="CC009B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6ADA6C57"/>
    <w:multiLevelType w:val="multilevel"/>
    <w:tmpl w:val="203E5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AF0A92"/>
    <w:multiLevelType w:val="hybridMultilevel"/>
    <w:tmpl w:val="80E8E3F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78BF7F30"/>
    <w:multiLevelType w:val="hybridMultilevel"/>
    <w:tmpl w:val="4E2EA9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D64271E"/>
    <w:multiLevelType w:val="hybridMultilevel"/>
    <w:tmpl w:val="AB7670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19717372">
    <w:abstractNumId w:val="25"/>
  </w:num>
  <w:num w:numId="2" w16cid:durableId="529614716">
    <w:abstractNumId w:val="30"/>
  </w:num>
  <w:num w:numId="3" w16cid:durableId="37164111">
    <w:abstractNumId w:val="19"/>
  </w:num>
  <w:num w:numId="4" w16cid:durableId="2070766327">
    <w:abstractNumId w:val="14"/>
  </w:num>
  <w:num w:numId="5" w16cid:durableId="324940796">
    <w:abstractNumId w:val="10"/>
  </w:num>
  <w:num w:numId="6" w16cid:durableId="1945190094">
    <w:abstractNumId w:val="17"/>
  </w:num>
  <w:num w:numId="7" w16cid:durableId="159318960">
    <w:abstractNumId w:val="9"/>
  </w:num>
  <w:num w:numId="8" w16cid:durableId="359890733">
    <w:abstractNumId w:val="6"/>
  </w:num>
  <w:num w:numId="9" w16cid:durableId="1778023558">
    <w:abstractNumId w:val="7"/>
  </w:num>
  <w:num w:numId="10" w16cid:durableId="303120853">
    <w:abstractNumId w:val="27"/>
  </w:num>
  <w:num w:numId="11" w16cid:durableId="609973562">
    <w:abstractNumId w:val="29"/>
  </w:num>
  <w:num w:numId="12" w16cid:durableId="2003580703">
    <w:abstractNumId w:val="31"/>
  </w:num>
  <w:num w:numId="13" w16cid:durableId="268243315">
    <w:abstractNumId w:val="8"/>
  </w:num>
  <w:num w:numId="14" w16cid:durableId="1441225149">
    <w:abstractNumId w:val="38"/>
  </w:num>
  <w:num w:numId="15" w16cid:durableId="1493330965">
    <w:abstractNumId w:val="12"/>
  </w:num>
  <w:num w:numId="16" w16cid:durableId="1096556984">
    <w:abstractNumId w:val="16"/>
  </w:num>
  <w:num w:numId="17" w16cid:durableId="831526013">
    <w:abstractNumId w:val="37"/>
  </w:num>
  <w:num w:numId="18" w16cid:durableId="1558008187">
    <w:abstractNumId w:val="0"/>
  </w:num>
  <w:num w:numId="19" w16cid:durableId="1019358550">
    <w:abstractNumId w:val="36"/>
  </w:num>
  <w:num w:numId="20" w16cid:durableId="1821382687">
    <w:abstractNumId w:val="34"/>
  </w:num>
  <w:num w:numId="21" w16cid:durableId="462584138">
    <w:abstractNumId w:val="4"/>
  </w:num>
  <w:num w:numId="22" w16cid:durableId="1832597637">
    <w:abstractNumId w:val="1"/>
  </w:num>
  <w:num w:numId="23" w16cid:durableId="816452975">
    <w:abstractNumId w:val="23"/>
  </w:num>
  <w:num w:numId="24" w16cid:durableId="1373924118">
    <w:abstractNumId w:val="32"/>
  </w:num>
  <w:num w:numId="25" w16cid:durableId="340206183">
    <w:abstractNumId w:val="28"/>
  </w:num>
  <w:num w:numId="26" w16cid:durableId="1033069276">
    <w:abstractNumId w:val="21"/>
  </w:num>
  <w:num w:numId="27" w16cid:durableId="1170947620">
    <w:abstractNumId w:val="3"/>
  </w:num>
  <w:num w:numId="28" w16cid:durableId="1050303371">
    <w:abstractNumId w:val="18"/>
  </w:num>
  <w:num w:numId="29" w16cid:durableId="953294421">
    <w:abstractNumId w:val="33"/>
  </w:num>
  <w:num w:numId="30" w16cid:durableId="1622957818">
    <w:abstractNumId w:val="35"/>
  </w:num>
  <w:num w:numId="31" w16cid:durableId="885261896">
    <w:abstractNumId w:val="11"/>
  </w:num>
  <w:num w:numId="32" w16cid:durableId="862745773">
    <w:abstractNumId w:val="2"/>
  </w:num>
  <w:num w:numId="33" w16cid:durableId="1051538731">
    <w:abstractNumId w:val="13"/>
  </w:num>
  <w:num w:numId="34" w16cid:durableId="1063479673">
    <w:abstractNumId w:val="20"/>
  </w:num>
  <w:num w:numId="35" w16cid:durableId="1958101778">
    <w:abstractNumId w:val="5"/>
  </w:num>
  <w:num w:numId="36" w16cid:durableId="990600589">
    <w:abstractNumId w:val="15"/>
  </w:num>
  <w:num w:numId="37" w16cid:durableId="1044136169">
    <w:abstractNumId w:val="24"/>
  </w:num>
  <w:num w:numId="38" w16cid:durableId="2078553550">
    <w:abstractNumId w:val="22"/>
  </w:num>
  <w:num w:numId="39" w16cid:durableId="48505558">
    <w:abstractNumId w:val="2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ff houser">
    <w15:presenceInfo w15:providerId="None" w15:userId="jeff houser"/>
  </w15:person>
  <w15:person w15:author="Larson, Danelle M">
    <w15:presenceInfo w15:providerId="AD" w15:userId="S::dmlarson@usgs.gov::121323ac-5082-4ea2-add1-acfc37350a5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4B4"/>
    <w:rsid w:val="000001EE"/>
    <w:rsid w:val="00000336"/>
    <w:rsid w:val="00000654"/>
    <w:rsid w:val="0000076D"/>
    <w:rsid w:val="00000835"/>
    <w:rsid w:val="000009BE"/>
    <w:rsid w:val="00000AF5"/>
    <w:rsid w:val="00000EBE"/>
    <w:rsid w:val="0000117B"/>
    <w:rsid w:val="000013D2"/>
    <w:rsid w:val="0000176F"/>
    <w:rsid w:val="00001B63"/>
    <w:rsid w:val="00001CC3"/>
    <w:rsid w:val="00001FBF"/>
    <w:rsid w:val="0000210F"/>
    <w:rsid w:val="00002331"/>
    <w:rsid w:val="000023F0"/>
    <w:rsid w:val="00002744"/>
    <w:rsid w:val="0000299F"/>
    <w:rsid w:val="000029BC"/>
    <w:rsid w:val="00002CD3"/>
    <w:rsid w:val="00003161"/>
    <w:rsid w:val="0000330E"/>
    <w:rsid w:val="00003393"/>
    <w:rsid w:val="000039C5"/>
    <w:rsid w:val="00003EAC"/>
    <w:rsid w:val="000041F7"/>
    <w:rsid w:val="000043B8"/>
    <w:rsid w:val="00004570"/>
    <w:rsid w:val="00004BAB"/>
    <w:rsid w:val="00004BF2"/>
    <w:rsid w:val="00004F67"/>
    <w:rsid w:val="00005373"/>
    <w:rsid w:val="000055B9"/>
    <w:rsid w:val="00005AD9"/>
    <w:rsid w:val="00005BE5"/>
    <w:rsid w:val="00005E19"/>
    <w:rsid w:val="00005F42"/>
    <w:rsid w:val="0000601C"/>
    <w:rsid w:val="00006349"/>
    <w:rsid w:val="00006403"/>
    <w:rsid w:val="00006835"/>
    <w:rsid w:val="00006C96"/>
    <w:rsid w:val="00007070"/>
    <w:rsid w:val="00007A62"/>
    <w:rsid w:val="00007D78"/>
    <w:rsid w:val="00007E5F"/>
    <w:rsid w:val="00007F4A"/>
    <w:rsid w:val="0001067C"/>
    <w:rsid w:val="00010B1F"/>
    <w:rsid w:val="00010C3A"/>
    <w:rsid w:val="00010D5A"/>
    <w:rsid w:val="00010EFE"/>
    <w:rsid w:val="0001106E"/>
    <w:rsid w:val="000110AF"/>
    <w:rsid w:val="000111BE"/>
    <w:rsid w:val="000112AE"/>
    <w:rsid w:val="00011948"/>
    <w:rsid w:val="000119C7"/>
    <w:rsid w:val="00011AF7"/>
    <w:rsid w:val="00011B34"/>
    <w:rsid w:val="00011D03"/>
    <w:rsid w:val="00011DAD"/>
    <w:rsid w:val="00011DD1"/>
    <w:rsid w:val="00011F60"/>
    <w:rsid w:val="00012445"/>
    <w:rsid w:val="00012653"/>
    <w:rsid w:val="00012751"/>
    <w:rsid w:val="00012864"/>
    <w:rsid w:val="000128A0"/>
    <w:rsid w:val="00012AAD"/>
    <w:rsid w:val="00012D62"/>
    <w:rsid w:val="00012F69"/>
    <w:rsid w:val="000137F1"/>
    <w:rsid w:val="000139F9"/>
    <w:rsid w:val="00013C50"/>
    <w:rsid w:val="00013CCC"/>
    <w:rsid w:val="00014971"/>
    <w:rsid w:val="00014C6B"/>
    <w:rsid w:val="00015C05"/>
    <w:rsid w:val="00015C9F"/>
    <w:rsid w:val="00015D41"/>
    <w:rsid w:val="000160A0"/>
    <w:rsid w:val="00016230"/>
    <w:rsid w:val="00016383"/>
    <w:rsid w:val="0001695B"/>
    <w:rsid w:val="000169C4"/>
    <w:rsid w:val="0001703C"/>
    <w:rsid w:val="000170BD"/>
    <w:rsid w:val="00017205"/>
    <w:rsid w:val="000172FC"/>
    <w:rsid w:val="000179E2"/>
    <w:rsid w:val="00017CDD"/>
    <w:rsid w:val="00017DCD"/>
    <w:rsid w:val="00017F66"/>
    <w:rsid w:val="00020338"/>
    <w:rsid w:val="000205C9"/>
    <w:rsid w:val="00020AC2"/>
    <w:rsid w:val="00020B68"/>
    <w:rsid w:val="00020C28"/>
    <w:rsid w:val="00020E2A"/>
    <w:rsid w:val="00020F0B"/>
    <w:rsid w:val="00020FF4"/>
    <w:rsid w:val="0002106E"/>
    <w:rsid w:val="00021276"/>
    <w:rsid w:val="000215DB"/>
    <w:rsid w:val="00021952"/>
    <w:rsid w:val="00021AB5"/>
    <w:rsid w:val="00021B90"/>
    <w:rsid w:val="00021C75"/>
    <w:rsid w:val="00021C98"/>
    <w:rsid w:val="00021C9A"/>
    <w:rsid w:val="00021E9B"/>
    <w:rsid w:val="0002207C"/>
    <w:rsid w:val="00022098"/>
    <w:rsid w:val="000221BA"/>
    <w:rsid w:val="00022252"/>
    <w:rsid w:val="000224C1"/>
    <w:rsid w:val="0002256C"/>
    <w:rsid w:val="00022678"/>
    <w:rsid w:val="000227EA"/>
    <w:rsid w:val="00022C54"/>
    <w:rsid w:val="00022D3D"/>
    <w:rsid w:val="00023194"/>
    <w:rsid w:val="00023217"/>
    <w:rsid w:val="00023472"/>
    <w:rsid w:val="00023916"/>
    <w:rsid w:val="00023D4B"/>
    <w:rsid w:val="00024103"/>
    <w:rsid w:val="000242FE"/>
    <w:rsid w:val="000243CB"/>
    <w:rsid w:val="00024975"/>
    <w:rsid w:val="0002501A"/>
    <w:rsid w:val="00025110"/>
    <w:rsid w:val="00025350"/>
    <w:rsid w:val="00025362"/>
    <w:rsid w:val="0002574B"/>
    <w:rsid w:val="000257E6"/>
    <w:rsid w:val="00025BDC"/>
    <w:rsid w:val="00026101"/>
    <w:rsid w:val="000262C8"/>
    <w:rsid w:val="000263B5"/>
    <w:rsid w:val="000264FC"/>
    <w:rsid w:val="000268A7"/>
    <w:rsid w:val="000268AB"/>
    <w:rsid w:val="0002694A"/>
    <w:rsid w:val="00026B57"/>
    <w:rsid w:val="00026DA6"/>
    <w:rsid w:val="00026E06"/>
    <w:rsid w:val="00026F24"/>
    <w:rsid w:val="00027088"/>
    <w:rsid w:val="000271C3"/>
    <w:rsid w:val="0002735F"/>
    <w:rsid w:val="00027895"/>
    <w:rsid w:val="0002799B"/>
    <w:rsid w:val="000279E8"/>
    <w:rsid w:val="00027B0C"/>
    <w:rsid w:val="0003006A"/>
    <w:rsid w:val="0003016F"/>
    <w:rsid w:val="000303F2"/>
    <w:rsid w:val="000304BB"/>
    <w:rsid w:val="000307C8"/>
    <w:rsid w:val="000308FC"/>
    <w:rsid w:val="00030BEB"/>
    <w:rsid w:val="00031343"/>
    <w:rsid w:val="00031439"/>
    <w:rsid w:val="000315E8"/>
    <w:rsid w:val="00031FAC"/>
    <w:rsid w:val="00032069"/>
    <w:rsid w:val="000322DC"/>
    <w:rsid w:val="000328D0"/>
    <w:rsid w:val="00033474"/>
    <w:rsid w:val="00033BE8"/>
    <w:rsid w:val="0003405C"/>
    <w:rsid w:val="00034119"/>
    <w:rsid w:val="000346CC"/>
    <w:rsid w:val="000349CD"/>
    <w:rsid w:val="00034A48"/>
    <w:rsid w:val="00034C6A"/>
    <w:rsid w:val="00035079"/>
    <w:rsid w:val="000351BE"/>
    <w:rsid w:val="000352E9"/>
    <w:rsid w:val="000353BF"/>
    <w:rsid w:val="00035447"/>
    <w:rsid w:val="00035850"/>
    <w:rsid w:val="00035936"/>
    <w:rsid w:val="000359C2"/>
    <w:rsid w:val="00035C2D"/>
    <w:rsid w:val="00035DEC"/>
    <w:rsid w:val="00035FDE"/>
    <w:rsid w:val="0003623F"/>
    <w:rsid w:val="0003628E"/>
    <w:rsid w:val="0003645F"/>
    <w:rsid w:val="00036475"/>
    <w:rsid w:val="00036511"/>
    <w:rsid w:val="000366DB"/>
    <w:rsid w:val="00036B85"/>
    <w:rsid w:val="00036F43"/>
    <w:rsid w:val="00036FC3"/>
    <w:rsid w:val="000370C0"/>
    <w:rsid w:val="00037761"/>
    <w:rsid w:val="00037A22"/>
    <w:rsid w:val="00037DC7"/>
    <w:rsid w:val="00040086"/>
    <w:rsid w:val="000402ED"/>
    <w:rsid w:val="000408E8"/>
    <w:rsid w:val="00040A2F"/>
    <w:rsid w:val="00040AB8"/>
    <w:rsid w:val="00040C7D"/>
    <w:rsid w:val="000410FD"/>
    <w:rsid w:val="00041416"/>
    <w:rsid w:val="0004142C"/>
    <w:rsid w:val="000414B1"/>
    <w:rsid w:val="0004158E"/>
    <w:rsid w:val="0004159B"/>
    <w:rsid w:val="000416F5"/>
    <w:rsid w:val="0004188C"/>
    <w:rsid w:val="00041B6E"/>
    <w:rsid w:val="00042006"/>
    <w:rsid w:val="0004207C"/>
    <w:rsid w:val="00042162"/>
    <w:rsid w:val="00042192"/>
    <w:rsid w:val="0004254B"/>
    <w:rsid w:val="000427C6"/>
    <w:rsid w:val="00042AC5"/>
    <w:rsid w:val="00042FFE"/>
    <w:rsid w:val="000431C1"/>
    <w:rsid w:val="00043219"/>
    <w:rsid w:val="000432E0"/>
    <w:rsid w:val="000433F7"/>
    <w:rsid w:val="00043543"/>
    <w:rsid w:val="000436C8"/>
    <w:rsid w:val="00043DE1"/>
    <w:rsid w:val="00044169"/>
    <w:rsid w:val="00044504"/>
    <w:rsid w:val="0004456D"/>
    <w:rsid w:val="0004479F"/>
    <w:rsid w:val="000448E9"/>
    <w:rsid w:val="00044E92"/>
    <w:rsid w:val="00045163"/>
    <w:rsid w:val="0004531C"/>
    <w:rsid w:val="0004535A"/>
    <w:rsid w:val="0004554E"/>
    <w:rsid w:val="00045B86"/>
    <w:rsid w:val="00045C89"/>
    <w:rsid w:val="00045E6E"/>
    <w:rsid w:val="00045FFE"/>
    <w:rsid w:val="000460EB"/>
    <w:rsid w:val="000461D8"/>
    <w:rsid w:val="000462ED"/>
    <w:rsid w:val="000465C1"/>
    <w:rsid w:val="00046764"/>
    <w:rsid w:val="000468EB"/>
    <w:rsid w:val="00046C75"/>
    <w:rsid w:val="00046C80"/>
    <w:rsid w:val="00046D2B"/>
    <w:rsid w:val="00047141"/>
    <w:rsid w:val="000472E2"/>
    <w:rsid w:val="000474BC"/>
    <w:rsid w:val="00047550"/>
    <w:rsid w:val="0004790D"/>
    <w:rsid w:val="00047A50"/>
    <w:rsid w:val="00047DA4"/>
    <w:rsid w:val="00047DE4"/>
    <w:rsid w:val="00047E49"/>
    <w:rsid w:val="00047F70"/>
    <w:rsid w:val="0005046D"/>
    <w:rsid w:val="000505E9"/>
    <w:rsid w:val="00050A05"/>
    <w:rsid w:val="00050ABC"/>
    <w:rsid w:val="00050B86"/>
    <w:rsid w:val="00050BC6"/>
    <w:rsid w:val="00050D59"/>
    <w:rsid w:val="000510EA"/>
    <w:rsid w:val="000511FD"/>
    <w:rsid w:val="0005146B"/>
    <w:rsid w:val="000514F8"/>
    <w:rsid w:val="0005155F"/>
    <w:rsid w:val="00051BF6"/>
    <w:rsid w:val="00051F7E"/>
    <w:rsid w:val="0005215F"/>
    <w:rsid w:val="0005222A"/>
    <w:rsid w:val="00052239"/>
    <w:rsid w:val="000527C3"/>
    <w:rsid w:val="00052A5F"/>
    <w:rsid w:val="00052B8D"/>
    <w:rsid w:val="00052B9C"/>
    <w:rsid w:val="00052BA3"/>
    <w:rsid w:val="00052BE8"/>
    <w:rsid w:val="00052BEE"/>
    <w:rsid w:val="0005300A"/>
    <w:rsid w:val="000530DE"/>
    <w:rsid w:val="0005312C"/>
    <w:rsid w:val="000532B2"/>
    <w:rsid w:val="000537EC"/>
    <w:rsid w:val="0005383B"/>
    <w:rsid w:val="00053949"/>
    <w:rsid w:val="00053AA5"/>
    <w:rsid w:val="00053D29"/>
    <w:rsid w:val="000542D3"/>
    <w:rsid w:val="00054555"/>
    <w:rsid w:val="00054856"/>
    <w:rsid w:val="00054AC4"/>
    <w:rsid w:val="00054AF2"/>
    <w:rsid w:val="000553EF"/>
    <w:rsid w:val="00055591"/>
    <w:rsid w:val="0005563A"/>
    <w:rsid w:val="00055850"/>
    <w:rsid w:val="00055B33"/>
    <w:rsid w:val="00056045"/>
    <w:rsid w:val="00056201"/>
    <w:rsid w:val="00056557"/>
    <w:rsid w:val="00056710"/>
    <w:rsid w:val="00056CD6"/>
    <w:rsid w:val="0005736E"/>
    <w:rsid w:val="000573D3"/>
    <w:rsid w:val="0005764B"/>
    <w:rsid w:val="000578F9"/>
    <w:rsid w:val="00057964"/>
    <w:rsid w:val="00057A44"/>
    <w:rsid w:val="00057A6B"/>
    <w:rsid w:val="00057BFA"/>
    <w:rsid w:val="00057DCC"/>
    <w:rsid w:val="00060026"/>
    <w:rsid w:val="00060293"/>
    <w:rsid w:val="00060432"/>
    <w:rsid w:val="000606AD"/>
    <w:rsid w:val="0006090C"/>
    <w:rsid w:val="00060BA4"/>
    <w:rsid w:val="00060D16"/>
    <w:rsid w:val="00060DC7"/>
    <w:rsid w:val="00061367"/>
    <w:rsid w:val="00061494"/>
    <w:rsid w:val="000614A3"/>
    <w:rsid w:val="000615B8"/>
    <w:rsid w:val="000616B7"/>
    <w:rsid w:val="00061894"/>
    <w:rsid w:val="00061E88"/>
    <w:rsid w:val="00061E95"/>
    <w:rsid w:val="00062313"/>
    <w:rsid w:val="0006240B"/>
    <w:rsid w:val="00062B6F"/>
    <w:rsid w:val="00062FF7"/>
    <w:rsid w:val="000634AB"/>
    <w:rsid w:val="000634BC"/>
    <w:rsid w:val="000637A2"/>
    <w:rsid w:val="000637D7"/>
    <w:rsid w:val="000638CA"/>
    <w:rsid w:val="00063A17"/>
    <w:rsid w:val="00063DAA"/>
    <w:rsid w:val="0006406F"/>
    <w:rsid w:val="00064123"/>
    <w:rsid w:val="0006484B"/>
    <w:rsid w:val="000648C4"/>
    <w:rsid w:val="00064D51"/>
    <w:rsid w:val="00064DCC"/>
    <w:rsid w:val="00064DDB"/>
    <w:rsid w:val="0006501A"/>
    <w:rsid w:val="0006503E"/>
    <w:rsid w:val="000655C6"/>
    <w:rsid w:val="00065898"/>
    <w:rsid w:val="00065B96"/>
    <w:rsid w:val="00065C0F"/>
    <w:rsid w:val="00065C66"/>
    <w:rsid w:val="00065D10"/>
    <w:rsid w:val="00065DA5"/>
    <w:rsid w:val="000662E9"/>
    <w:rsid w:val="0006696A"/>
    <w:rsid w:val="00066DE9"/>
    <w:rsid w:val="00066F64"/>
    <w:rsid w:val="00066FAA"/>
    <w:rsid w:val="000670BE"/>
    <w:rsid w:val="00067101"/>
    <w:rsid w:val="00067193"/>
    <w:rsid w:val="000672A4"/>
    <w:rsid w:val="00067652"/>
    <w:rsid w:val="000676AE"/>
    <w:rsid w:val="00067AB2"/>
    <w:rsid w:val="00067E1B"/>
    <w:rsid w:val="00067F52"/>
    <w:rsid w:val="00070366"/>
    <w:rsid w:val="000704A4"/>
    <w:rsid w:val="0007065A"/>
    <w:rsid w:val="0007067B"/>
    <w:rsid w:val="0007075A"/>
    <w:rsid w:val="00070A69"/>
    <w:rsid w:val="00070CBB"/>
    <w:rsid w:val="00070F89"/>
    <w:rsid w:val="00071888"/>
    <w:rsid w:val="000719ED"/>
    <w:rsid w:val="00072312"/>
    <w:rsid w:val="0007237B"/>
    <w:rsid w:val="00072438"/>
    <w:rsid w:val="00072452"/>
    <w:rsid w:val="0007286A"/>
    <w:rsid w:val="00072943"/>
    <w:rsid w:val="00072C22"/>
    <w:rsid w:val="00073367"/>
    <w:rsid w:val="000734EC"/>
    <w:rsid w:val="0007353F"/>
    <w:rsid w:val="000739B5"/>
    <w:rsid w:val="000748F6"/>
    <w:rsid w:val="00074B36"/>
    <w:rsid w:val="00074F1F"/>
    <w:rsid w:val="00074F22"/>
    <w:rsid w:val="00074F80"/>
    <w:rsid w:val="00075049"/>
    <w:rsid w:val="000756D4"/>
    <w:rsid w:val="00075784"/>
    <w:rsid w:val="000757CF"/>
    <w:rsid w:val="0007582F"/>
    <w:rsid w:val="00075ED2"/>
    <w:rsid w:val="00076955"/>
    <w:rsid w:val="00076A2D"/>
    <w:rsid w:val="00076B5C"/>
    <w:rsid w:val="00076D1C"/>
    <w:rsid w:val="00077137"/>
    <w:rsid w:val="00077153"/>
    <w:rsid w:val="00077573"/>
    <w:rsid w:val="00077C3C"/>
    <w:rsid w:val="00077C65"/>
    <w:rsid w:val="00077E33"/>
    <w:rsid w:val="00077FD7"/>
    <w:rsid w:val="00080072"/>
    <w:rsid w:val="0008018D"/>
    <w:rsid w:val="00080992"/>
    <w:rsid w:val="00080D99"/>
    <w:rsid w:val="0008109E"/>
    <w:rsid w:val="000811EA"/>
    <w:rsid w:val="00081245"/>
    <w:rsid w:val="000815DA"/>
    <w:rsid w:val="00081BCE"/>
    <w:rsid w:val="00081BDE"/>
    <w:rsid w:val="00081DB8"/>
    <w:rsid w:val="0008225D"/>
    <w:rsid w:val="000828A9"/>
    <w:rsid w:val="00083205"/>
    <w:rsid w:val="000833CC"/>
    <w:rsid w:val="00083448"/>
    <w:rsid w:val="000834A6"/>
    <w:rsid w:val="00083979"/>
    <w:rsid w:val="00083CF3"/>
    <w:rsid w:val="00083DD2"/>
    <w:rsid w:val="00084032"/>
    <w:rsid w:val="000840ED"/>
    <w:rsid w:val="000841E6"/>
    <w:rsid w:val="00084402"/>
    <w:rsid w:val="00084539"/>
    <w:rsid w:val="000846D1"/>
    <w:rsid w:val="000849F2"/>
    <w:rsid w:val="00084A19"/>
    <w:rsid w:val="00084BB5"/>
    <w:rsid w:val="00084F03"/>
    <w:rsid w:val="0008522E"/>
    <w:rsid w:val="000853B4"/>
    <w:rsid w:val="000854F6"/>
    <w:rsid w:val="000857B5"/>
    <w:rsid w:val="0008584E"/>
    <w:rsid w:val="000859D1"/>
    <w:rsid w:val="00085A4D"/>
    <w:rsid w:val="00085C67"/>
    <w:rsid w:val="00085D2F"/>
    <w:rsid w:val="00085FB4"/>
    <w:rsid w:val="000860A5"/>
    <w:rsid w:val="00086551"/>
    <w:rsid w:val="0008705C"/>
    <w:rsid w:val="000874C7"/>
    <w:rsid w:val="000874DA"/>
    <w:rsid w:val="000876DF"/>
    <w:rsid w:val="00087873"/>
    <w:rsid w:val="000878C1"/>
    <w:rsid w:val="0008793E"/>
    <w:rsid w:val="000879F4"/>
    <w:rsid w:val="00087C55"/>
    <w:rsid w:val="00087E31"/>
    <w:rsid w:val="00090248"/>
    <w:rsid w:val="00090285"/>
    <w:rsid w:val="00090446"/>
    <w:rsid w:val="0009052D"/>
    <w:rsid w:val="00090557"/>
    <w:rsid w:val="00090857"/>
    <w:rsid w:val="00090B7F"/>
    <w:rsid w:val="00090FC3"/>
    <w:rsid w:val="0009143D"/>
    <w:rsid w:val="00091442"/>
    <w:rsid w:val="000914AC"/>
    <w:rsid w:val="0009169C"/>
    <w:rsid w:val="00091715"/>
    <w:rsid w:val="000918DF"/>
    <w:rsid w:val="00091C44"/>
    <w:rsid w:val="00091DAB"/>
    <w:rsid w:val="00091E0D"/>
    <w:rsid w:val="00092969"/>
    <w:rsid w:val="00092A0F"/>
    <w:rsid w:val="00092A16"/>
    <w:rsid w:val="00092E5D"/>
    <w:rsid w:val="00092F2F"/>
    <w:rsid w:val="00093006"/>
    <w:rsid w:val="000933E0"/>
    <w:rsid w:val="000934D5"/>
    <w:rsid w:val="0009353D"/>
    <w:rsid w:val="00093915"/>
    <w:rsid w:val="00094AAA"/>
    <w:rsid w:val="00094C85"/>
    <w:rsid w:val="0009529E"/>
    <w:rsid w:val="000953B9"/>
    <w:rsid w:val="00095635"/>
    <w:rsid w:val="00095DFA"/>
    <w:rsid w:val="0009645E"/>
    <w:rsid w:val="0009648C"/>
    <w:rsid w:val="00096570"/>
    <w:rsid w:val="00096664"/>
    <w:rsid w:val="000967B8"/>
    <w:rsid w:val="000968F2"/>
    <w:rsid w:val="00096A89"/>
    <w:rsid w:val="00096C13"/>
    <w:rsid w:val="00096D54"/>
    <w:rsid w:val="00096D82"/>
    <w:rsid w:val="00096D92"/>
    <w:rsid w:val="0009727C"/>
    <w:rsid w:val="00097402"/>
    <w:rsid w:val="00097432"/>
    <w:rsid w:val="00097719"/>
    <w:rsid w:val="0009788C"/>
    <w:rsid w:val="00097895"/>
    <w:rsid w:val="00097B6A"/>
    <w:rsid w:val="00097D29"/>
    <w:rsid w:val="00097E9D"/>
    <w:rsid w:val="000A0438"/>
    <w:rsid w:val="000A0A33"/>
    <w:rsid w:val="000A0B24"/>
    <w:rsid w:val="000A0DCA"/>
    <w:rsid w:val="000A132F"/>
    <w:rsid w:val="000A1580"/>
    <w:rsid w:val="000A1A35"/>
    <w:rsid w:val="000A1ABA"/>
    <w:rsid w:val="000A1B75"/>
    <w:rsid w:val="000A1EBE"/>
    <w:rsid w:val="000A204F"/>
    <w:rsid w:val="000A2087"/>
    <w:rsid w:val="000A234C"/>
    <w:rsid w:val="000A252C"/>
    <w:rsid w:val="000A2917"/>
    <w:rsid w:val="000A29D7"/>
    <w:rsid w:val="000A2ADC"/>
    <w:rsid w:val="000A2BCB"/>
    <w:rsid w:val="000A2CAF"/>
    <w:rsid w:val="000A2D20"/>
    <w:rsid w:val="000A2E5F"/>
    <w:rsid w:val="000A3283"/>
    <w:rsid w:val="000A3284"/>
    <w:rsid w:val="000A3643"/>
    <w:rsid w:val="000A38C8"/>
    <w:rsid w:val="000A3A0F"/>
    <w:rsid w:val="000A3E70"/>
    <w:rsid w:val="000A4103"/>
    <w:rsid w:val="000A4348"/>
    <w:rsid w:val="000A456A"/>
    <w:rsid w:val="000A4573"/>
    <w:rsid w:val="000A4714"/>
    <w:rsid w:val="000A4757"/>
    <w:rsid w:val="000A47E5"/>
    <w:rsid w:val="000A4989"/>
    <w:rsid w:val="000A4DF8"/>
    <w:rsid w:val="000A50C9"/>
    <w:rsid w:val="000A52F6"/>
    <w:rsid w:val="000A576B"/>
    <w:rsid w:val="000A59FB"/>
    <w:rsid w:val="000A5B6C"/>
    <w:rsid w:val="000A5CC3"/>
    <w:rsid w:val="000A5D4C"/>
    <w:rsid w:val="000A5DAC"/>
    <w:rsid w:val="000A5F8A"/>
    <w:rsid w:val="000A60FD"/>
    <w:rsid w:val="000A611A"/>
    <w:rsid w:val="000A66A1"/>
    <w:rsid w:val="000A66AA"/>
    <w:rsid w:val="000A683F"/>
    <w:rsid w:val="000A6B98"/>
    <w:rsid w:val="000A6C14"/>
    <w:rsid w:val="000A7234"/>
    <w:rsid w:val="000A7372"/>
    <w:rsid w:val="000A7426"/>
    <w:rsid w:val="000A74FF"/>
    <w:rsid w:val="000A7674"/>
    <w:rsid w:val="000A7762"/>
    <w:rsid w:val="000A7769"/>
    <w:rsid w:val="000A79A9"/>
    <w:rsid w:val="000A7CC2"/>
    <w:rsid w:val="000B0040"/>
    <w:rsid w:val="000B01EB"/>
    <w:rsid w:val="000B0267"/>
    <w:rsid w:val="000B03F0"/>
    <w:rsid w:val="000B0DEE"/>
    <w:rsid w:val="000B131C"/>
    <w:rsid w:val="000B14D9"/>
    <w:rsid w:val="000B1723"/>
    <w:rsid w:val="000B1AA6"/>
    <w:rsid w:val="000B1D36"/>
    <w:rsid w:val="000B1DD6"/>
    <w:rsid w:val="000B22F2"/>
    <w:rsid w:val="000B2365"/>
    <w:rsid w:val="000B29D9"/>
    <w:rsid w:val="000B2AAC"/>
    <w:rsid w:val="000B2AD7"/>
    <w:rsid w:val="000B2B39"/>
    <w:rsid w:val="000B2B49"/>
    <w:rsid w:val="000B3008"/>
    <w:rsid w:val="000B306B"/>
    <w:rsid w:val="000B3326"/>
    <w:rsid w:val="000B334F"/>
    <w:rsid w:val="000B33CC"/>
    <w:rsid w:val="000B3475"/>
    <w:rsid w:val="000B3B2D"/>
    <w:rsid w:val="000B3CC8"/>
    <w:rsid w:val="000B3E9D"/>
    <w:rsid w:val="000B41BB"/>
    <w:rsid w:val="000B4230"/>
    <w:rsid w:val="000B4416"/>
    <w:rsid w:val="000B469A"/>
    <w:rsid w:val="000B488C"/>
    <w:rsid w:val="000B49F0"/>
    <w:rsid w:val="000B4B80"/>
    <w:rsid w:val="000B4B9B"/>
    <w:rsid w:val="000B4BA0"/>
    <w:rsid w:val="000B4D5B"/>
    <w:rsid w:val="000B4F64"/>
    <w:rsid w:val="000B5387"/>
    <w:rsid w:val="000B53F2"/>
    <w:rsid w:val="000B5498"/>
    <w:rsid w:val="000B5A6F"/>
    <w:rsid w:val="000B5E33"/>
    <w:rsid w:val="000B6267"/>
    <w:rsid w:val="000B62D3"/>
    <w:rsid w:val="000B650D"/>
    <w:rsid w:val="000B659D"/>
    <w:rsid w:val="000B6610"/>
    <w:rsid w:val="000B6A2A"/>
    <w:rsid w:val="000B6D03"/>
    <w:rsid w:val="000B6DF0"/>
    <w:rsid w:val="000B6E1C"/>
    <w:rsid w:val="000B6F39"/>
    <w:rsid w:val="000B6FFB"/>
    <w:rsid w:val="000B7322"/>
    <w:rsid w:val="000B7333"/>
    <w:rsid w:val="000B7435"/>
    <w:rsid w:val="000B743F"/>
    <w:rsid w:val="000B7468"/>
    <w:rsid w:val="000B75C1"/>
    <w:rsid w:val="000B79CE"/>
    <w:rsid w:val="000B7C5A"/>
    <w:rsid w:val="000B7D41"/>
    <w:rsid w:val="000B7E15"/>
    <w:rsid w:val="000B7F43"/>
    <w:rsid w:val="000C00A6"/>
    <w:rsid w:val="000C0104"/>
    <w:rsid w:val="000C0174"/>
    <w:rsid w:val="000C0203"/>
    <w:rsid w:val="000C0297"/>
    <w:rsid w:val="000C033F"/>
    <w:rsid w:val="000C0377"/>
    <w:rsid w:val="000C0539"/>
    <w:rsid w:val="000C0845"/>
    <w:rsid w:val="000C0C40"/>
    <w:rsid w:val="000C0CB1"/>
    <w:rsid w:val="000C0D61"/>
    <w:rsid w:val="000C0E54"/>
    <w:rsid w:val="000C0E6D"/>
    <w:rsid w:val="000C1379"/>
    <w:rsid w:val="000C1402"/>
    <w:rsid w:val="000C15FC"/>
    <w:rsid w:val="000C1625"/>
    <w:rsid w:val="000C192C"/>
    <w:rsid w:val="000C1ACF"/>
    <w:rsid w:val="000C1C17"/>
    <w:rsid w:val="000C1CE7"/>
    <w:rsid w:val="000C1F2E"/>
    <w:rsid w:val="000C2275"/>
    <w:rsid w:val="000C24F6"/>
    <w:rsid w:val="000C2762"/>
    <w:rsid w:val="000C2944"/>
    <w:rsid w:val="000C2F31"/>
    <w:rsid w:val="000C31FD"/>
    <w:rsid w:val="000C37D2"/>
    <w:rsid w:val="000C3E00"/>
    <w:rsid w:val="000C3E6A"/>
    <w:rsid w:val="000C4254"/>
    <w:rsid w:val="000C4510"/>
    <w:rsid w:val="000C45B2"/>
    <w:rsid w:val="000C4984"/>
    <w:rsid w:val="000C49C8"/>
    <w:rsid w:val="000C5109"/>
    <w:rsid w:val="000C51B6"/>
    <w:rsid w:val="000C5277"/>
    <w:rsid w:val="000C52ED"/>
    <w:rsid w:val="000C56EB"/>
    <w:rsid w:val="000C56F5"/>
    <w:rsid w:val="000C5936"/>
    <w:rsid w:val="000C5B86"/>
    <w:rsid w:val="000C5E89"/>
    <w:rsid w:val="000C5F99"/>
    <w:rsid w:val="000C6430"/>
    <w:rsid w:val="000C64AA"/>
    <w:rsid w:val="000C6673"/>
    <w:rsid w:val="000C6B8F"/>
    <w:rsid w:val="000C6BB6"/>
    <w:rsid w:val="000C6C82"/>
    <w:rsid w:val="000C6D07"/>
    <w:rsid w:val="000C6E18"/>
    <w:rsid w:val="000C70D5"/>
    <w:rsid w:val="000C73E4"/>
    <w:rsid w:val="000C7475"/>
    <w:rsid w:val="000C775F"/>
    <w:rsid w:val="000C79B1"/>
    <w:rsid w:val="000C79CC"/>
    <w:rsid w:val="000C7A7A"/>
    <w:rsid w:val="000D024A"/>
    <w:rsid w:val="000D0328"/>
    <w:rsid w:val="000D0400"/>
    <w:rsid w:val="000D0556"/>
    <w:rsid w:val="000D06F7"/>
    <w:rsid w:val="000D087A"/>
    <w:rsid w:val="000D0958"/>
    <w:rsid w:val="000D0EE2"/>
    <w:rsid w:val="000D0F80"/>
    <w:rsid w:val="000D0FA8"/>
    <w:rsid w:val="000D12F3"/>
    <w:rsid w:val="000D1495"/>
    <w:rsid w:val="000D14E7"/>
    <w:rsid w:val="000D14FD"/>
    <w:rsid w:val="000D1F43"/>
    <w:rsid w:val="000D2085"/>
    <w:rsid w:val="000D2458"/>
    <w:rsid w:val="000D2572"/>
    <w:rsid w:val="000D26AC"/>
    <w:rsid w:val="000D286B"/>
    <w:rsid w:val="000D2948"/>
    <w:rsid w:val="000D2967"/>
    <w:rsid w:val="000D2AEC"/>
    <w:rsid w:val="000D2D3C"/>
    <w:rsid w:val="000D2D90"/>
    <w:rsid w:val="000D39AB"/>
    <w:rsid w:val="000D3A2E"/>
    <w:rsid w:val="000D410E"/>
    <w:rsid w:val="000D470D"/>
    <w:rsid w:val="000D4A1B"/>
    <w:rsid w:val="000D4E46"/>
    <w:rsid w:val="000D530B"/>
    <w:rsid w:val="000D57AE"/>
    <w:rsid w:val="000D5980"/>
    <w:rsid w:val="000D5B6F"/>
    <w:rsid w:val="000D5D33"/>
    <w:rsid w:val="000D5D59"/>
    <w:rsid w:val="000D5F3B"/>
    <w:rsid w:val="000D6160"/>
    <w:rsid w:val="000D6187"/>
    <w:rsid w:val="000D62C0"/>
    <w:rsid w:val="000D65F6"/>
    <w:rsid w:val="000D698A"/>
    <w:rsid w:val="000D69F1"/>
    <w:rsid w:val="000D6A21"/>
    <w:rsid w:val="000D6BC6"/>
    <w:rsid w:val="000D6BD7"/>
    <w:rsid w:val="000D6C55"/>
    <w:rsid w:val="000D6D0B"/>
    <w:rsid w:val="000D6E53"/>
    <w:rsid w:val="000D72B5"/>
    <w:rsid w:val="000D731F"/>
    <w:rsid w:val="000D7442"/>
    <w:rsid w:val="000D7FB4"/>
    <w:rsid w:val="000E0008"/>
    <w:rsid w:val="000E0087"/>
    <w:rsid w:val="000E01ED"/>
    <w:rsid w:val="000E0600"/>
    <w:rsid w:val="000E0883"/>
    <w:rsid w:val="000E0A31"/>
    <w:rsid w:val="000E0AD0"/>
    <w:rsid w:val="000E0BB7"/>
    <w:rsid w:val="000E0BB8"/>
    <w:rsid w:val="000E0DF1"/>
    <w:rsid w:val="000E0E59"/>
    <w:rsid w:val="000E10C3"/>
    <w:rsid w:val="000E1440"/>
    <w:rsid w:val="000E14B1"/>
    <w:rsid w:val="000E14B2"/>
    <w:rsid w:val="000E1528"/>
    <w:rsid w:val="000E16C8"/>
    <w:rsid w:val="000E196A"/>
    <w:rsid w:val="000E21D0"/>
    <w:rsid w:val="000E2337"/>
    <w:rsid w:val="000E236D"/>
    <w:rsid w:val="000E24F6"/>
    <w:rsid w:val="000E284A"/>
    <w:rsid w:val="000E2855"/>
    <w:rsid w:val="000E2B41"/>
    <w:rsid w:val="000E2D27"/>
    <w:rsid w:val="000E327E"/>
    <w:rsid w:val="000E32EA"/>
    <w:rsid w:val="000E3359"/>
    <w:rsid w:val="000E335C"/>
    <w:rsid w:val="000E365F"/>
    <w:rsid w:val="000E36DA"/>
    <w:rsid w:val="000E374E"/>
    <w:rsid w:val="000E3D04"/>
    <w:rsid w:val="000E3D1F"/>
    <w:rsid w:val="000E40B8"/>
    <w:rsid w:val="000E4649"/>
    <w:rsid w:val="000E4A3B"/>
    <w:rsid w:val="000E5051"/>
    <w:rsid w:val="000E5854"/>
    <w:rsid w:val="000E5917"/>
    <w:rsid w:val="000E5A7F"/>
    <w:rsid w:val="000E5B6B"/>
    <w:rsid w:val="000E6565"/>
    <w:rsid w:val="000E6654"/>
    <w:rsid w:val="000E6ED7"/>
    <w:rsid w:val="000E6F47"/>
    <w:rsid w:val="000E7045"/>
    <w:rsid w:val="000E76A0"/>
    <w:rsid w:val="000E77B7"/>
    <w:rsid w:val="000F00C7"/>
    <w:rsid w:val="000F02C4"/>
    <w:rsid w:val="000F05E9"/>
    <w:rsid w:val="000F0A4B"/>
    <w:rsid w:val="000F0D0A"/>
    <w:rsid w:val="000F0EBF"/>
    <w:rsid w:val="000F100A"/>
    <w:rsid w:val="000F1552"/>
    <w:rsid w:val="000F1CD6"/>
    <w:rsid w:val="000F1EF8"/>
    <w:rsid w:val="000F2309"/>
    <w:rsid w:val="000F240F"/>
    <w:rsid w:val="000F256B"/>
    <w:rsid w:val="000F2A4D"/>
    <w:rsid w:val="000F2CA6"/>
    <w:rsid w:val="000F2D80"/>
    <w:rsid w:val="000F2E70"/>
    <w:rsid w:val="000F2FCD"/>
    <w:rsid w:val="000F3010"/>
    <w:rsid w:val="000F3195"/>
    <w:rsid w:val="000F33D2"/>
    <w:rsid w:val="000F347B"/>
    <w:rsid w:val="000F3536"/>
    <w:rsid w:val="000F3600"/>
    <w:rsid w:val="000F3745"/>
    <w:rsid w:val="000F37C9"/>
    <w:rsid w:val="000F4250"/>
    <w:rsid w:val="000F44AB"/>
    <w:rsid w:val="000F47E3"/>
    <w:rsid w:val="000F497F"/>
    <w:rsid w:val="000F5033"/>
    <w:rsid w:val="000F51C3"/>
    <w:rsid w:val="000F51EA"/>
    <w:rsid w:val="000F53A9"/>
    <w:rsid w:val="000F56E7"/>
    <w:rsid w:val="000F5EA3"/>
    <w:rsid w:val="000F6295"/>
    <w:rsid w:val="000F64C8"/>
    <w:rsid w:val="000F65A2"/>
    <w:rsid w:val="000F6610"/>
    <w:rsid w:val="000F6B23"/>
    <w:rsid w:val="000F6BF6"/>
    <w:rsid w:val="000F6DCF"/>
    <w:rsid w:val="000F721D"/>
    <w:rsid w:val="000F7839"/>
    <w:rsid w:val="000F785B"/>
    <w:rsid w:val="000F7A49"/>
    <w:rsid w:val="000F7D6E"/>
    <w:rsid w:val="000F7DDE"/>
    <w:rsid w:val="00100038"/>
    <w:rsid w:val="0010024C"/>
    <w:rsid w:val="001002B9"/>
    <w:rsid w:val="0010058A"/>
    <w:rsid w:val="00100B40"/>
    <w:rsid w:val="00100BB2"/>
    <w:rsid w:val="00100D79"/>
    <w:rsid w:val="00100EEF"/>
    <w:rsid w:val="0010105A"/>
    <w:rsid w:val="00101088"/>
    <w:rsid w:val="001010BA"/>
    <w:rsid w:val="00101156"/>
    <w:rsid w:val="001012F5"/>
    <w:rsid w:val="00101348"/>
    <w:rsid w:val="001016CC"/>
    <w:rsid w:val="001017A7"/>
    <w:rsid w:val="00101F19"/>
    <w:rsid w:val="0010215E"/>
    <w:rsid w:val="00102324"/>
    <w:rsid w:val="001029E5"/>
    <w:rsid w:val="00102BD4"/>
    <w:rsid w:val="00102BFD"/>
    <w:rsid w:val="00102DE5"/>
    <w:rsid w:val="00102E1F"/>
    <w:rsid w:val="00102EDF"/>
    <w:rsid w:val="00102FC5"/>
    <w:rsid w:val="001031BF"/>
    <w:rsid w:val="001038A2"/>
    <w:rsid w:val="0010392C"/>
    <w:rsid w:val="001039AE"/>
    <w:rsid w:val="00103A52"/>
    <w:rsid w:val="00103E73"/>
    <w:rsid w:val="00103EAA"/>
    <w:rsid w:val="00103F11"/>
    <w:rsid w:val="00103F9E"/>
    <w:rsid w:val="00104133"/>
    <w:rsid w:val="001044C3"/>
    <w:rsid w:val="00104A9B"/>
    <w:rsid w:val="00104C64"/>
    <w:rsid w:val="00104DF8"/>
    <w:rsid w:val="001051F8"/>
    <w:rsid w:val="001052D8"/>
    <w:rsid w:val="001053CB"/>
    <w:rsid w:val="00105491"/>
    <w:rsid w:val="001055B3"/>
    <w:rsid w:val="001057C2"/>
    <w:rsid w:val="001058C6"/>
    <w:rsid w:val="001058D2"/>
    <w:rsid w:val="001059B2"/>
    <w:rsid w:val="00105DCB"/>
    <w:rsid w:val="00105DEE"/>
    <w:rsid w:val="00105EEB"/>
    <w:rsid w:val="00105FAF"/>
    <w:rsid w:val="0010606B"/>
    <w:rsid w:val="001061A8"/>
    <w:rsid w:val="00106688"/>
    <w:rsid w:val="0010668B"/>
    <w:rsid w:val="00106AE8"/>
    <w:rsid w:val="00106B49"/>
    <w:rsid w:val="00106C00"/>
    <w:rsid w:val="001075CA"/>
    <w:rsid w:val="00107655"/>
    <w:rsid w:val="00107935"/>
    <w:rsid w:val="00107946"/>
    <w:rsid w:val="00107BAB"/>
    <w:rsid w:val="00107E4A"/>
    <w:rsid w:val="0011024F"/>
    <w:rsid w:val="0011078E"/>
    <w:rsid w:val="0011095D"/>
    <w:rsid w:val="00110A97"/>
    <w:rsid w:val="00110BB6"/>
    <w:rsid w:val="001112BF"/>
    <w:rsid w:val="00111605"/>
    <w:rsid w:val="0011174E"/>
    <w:rsid w:val="00111ED4"/>
    <w:rsid w:val="00111FC8"/>
    <w:rsid w:val="001121F0"/>
    <w:rsid w:val="00112260"/>
    <w:rsid w:val="0011254F"/>
    <w:rsid w:val="001125F1"/>
    <w:rsid w:val="0011277E"/>
    <w:rsid w:val="00112985"/>
    <w:rsid w:val="00112ACF"/>
    <w:rsid w:val="00112DB5"/>
    <w:rsid w:val="00112ECA"/>
    <w:rsid w:val="0011326B"/>
    <w:rsid w:val="001132E8"/>
    <w:rsid w:val="0011341F"/>
    <w:rsid w:val="001134A2"/>
    <w:rsid w:val="00113820"/>
    <w:rsid w:val="001139D2"/>
    <w:rsid w:val="00113CAE"/>
    <w:rsid w:val="00113D7E"/>
    <w:rsid w:val="00113DA1"/>
    <w:rsid w:val="00113E7B"/>
    <w:rsid w:val="00113F25"/>
    <w:rsid w:val="00113F74"/>
    <w:rsid w:val="001140B9"/>
    <w:rsid w:val="00114656"/>
    <w:rsid w:val="001146A2"/>
    <w:rsid w:val="001148ED"/>
    <w:rsid w:val="00114B37"/>
    <w:rsid w:val="00114B7B"/>
    <w:rsid w:val="00114BF4"/>
    <w:rsid w:val="00114EFA"/>
    <w:rsid w:val="001158B2"/>
    <w:rsid w:val="0011598A"/>
    <w:rsid w:val="00115DD4"/>
    <w:rsid w:val="00115F5F"/>
    <w:rsid w:val="00116253"/>
    <w:rsid w:val="0011637A"/>
    <w:rsid w:val="0011655C"/>
    <w:rsid w:val="001166FB"/>
    <w:rsid w:val="0011698B"/>
    <w:rsid w:val="00116AAB"/>
    <w:rsid w:val="00116E3F"/>
    <w:rsid w:val="00117676"/>
    <w:rsid w:val="00117A77"/>
    <w:rsid w:val="00117B2E"/>
    <w:rsid w:val="00117B7E"/>
    <w:rsid w:val="00117DA1"/>
    <w:rsid w:val="00117DBE"/>
    <w:rsid w:val="001202AC"/>
    <w:rsid w:val="0012094A"/>
    <w:rsid w:val="001209A5"/>
    <w:rsid w:val="00120A3A"/>
    <w:rsid w:val="00120E94"/>
    <w:rsid w:val="00120F52"/>
    <w:rsid w:val="0012116A"/>
    <w:rsid w:val="00121266"/>
    <w:rsid w:val="0012135F"/>
    <w:rsid w:val="00121458"/>
    <w:rsid w:val="00121518"/>
    <w:rsid w:val="0012151C"/>
    <w:rsid w:val="00121A87"/>
    <w:rsid w:val="00121B18"/>
    <w:rsid w:val="00121B86"/>
    <w:rsid w:val="00121CAB"/>
    <w:rsid w:val="00121CBC"/>
    <w:rsid w:val="00121E05"/>
    <w:rsid w:val="001226C8"/>
    <w:rsid w:val="0012319A"/>
    <w:rsid w:val="0012386F"/>
    <w:rsid w:val="00123EEE"/>
    <w:rsid w:val="001240FE"/>
    <w:rsid w:val="00124343"/>
    <w:rsid w:val="00124355"/>
    <w:rsid w:val="001247E9"/>
    <w:rsid w:val="00124906"/>
    <w:rsid w:val="00124AFE"/>
    <w:rsid w:val="00125084"/>
    <w:rsid w:val="00125153"/>
    <w:rsid w:val="00125337"/>
    <w:rsid w:val="00125405"/>
    <w:rsid w:val="001255FB"/>
    <w:rsid w:val="00125625"/>
    <w:rsid w:val="001258A9"/>
    <w:rsid w:val="00125931"/>
    <w:rsid w:val="00125C04"/>
    <w:rsid w:val="00125F28"/>
    <w:rsid w:val="00125FDC"/>
    <w:rsid w:val="001260FD"/>
    <w:rsid w:val="0012682A"/>
    <w:rsid w:val="00126866"/>
    <w:rsid w:val="00126871"/>
    <w:rsid w:val="00126C2F"/>
    <w:rsid w:val="00126D17"/>
    <w:rsid w:val="0012709B"/>
    <w:rsid w:val="0012767C"/>
    <w:rsid w:val="00127BDD"/>
    <w:rsid w:val="00127CAD"/>
    <w:rsid w:val="00127D98"/>
    <w:rsid w:val="00127E71"/>
    <w:rsid w:val="00130123"/>
    <w:rsid w:val="001302C8"/>
    <w:rsid w:val="00130706"/>
    <w:rsid w:val="001308D8"/>
    <w:rsid w:val="001309D1"/>
    <w:rsid w:val="00130B1E"/>
    <w:rsid w:val="00130BBA"/>
    <w:rsid w:val="00130C5F"/>
    <w:rsid w:val="001311CA"/>
    <w:rsid w:val="00131499"/>
    <w:rsid w:val="00131569"/>
    <w:rsid w:val="0013163E"/>
    <w:rsid w:val="001317D0"/>
    <w:rsid w:val="001318BC"/>
    <w:rsid w:val="001318E1"/>
    <w:rsid w:val="001321A3"/>
    <w:rsid w:val="00132231"/>
    <w:rsid w:val="0013281D"/>
    <w:rsid w:val="0013284B"/>
    <w:rsid w:val="0013284F"/>
    <w:rsid w:val="00132A68"/>
    <w:rsid w:val="00132CA5"/>
    <w:rsid w:val="0013307E"/>
    <w:rsid w:val="00133A1E"/>
    <w:rsid w:val="00133A20"/>
    <w:rsid w:val="00133D9D"/>
    <w:rsid w:val="00134403"/>
    <w:rsid w:val="001346E5"/>
    <w:rsid w:val="001346FD"/>
    <w:rsid w:val="00134B1A"/>
    <w:rsid w:val="00135097"/>
    <w:rsid w:val="0013537F"/>
    <w:rsid w:val="00135616"/>
    <w:rsid w:val="001358D1"/>
    <w:rsid w:val="001359CE"/>
    <w:rsid w:val="00135D11"/>
    <w:rsid w:val="00135E02"/>
    <w:rsid w:val="00135E35"/>
    <w:rsid w:val="001364E0"/>
    <w:rsid w:val="0013655E"/>
    <w:rsid w:val="0013671D"/>
    <w:rsid w:val="00136968"/>
    <w:rsid w:val="00136B48"/>
    <w:rsid w:val="00136C11"/>
    <w:rsid w:val="00136EEC"/>
    <w:rsid w:val="00136F0A"/>
    <w:rsid w:val="00137283"/>
    <w:rsid w:val="0013737B"/>
    <w:rsid w:val="001373A2"/>
    <w:rsid w:val="001376F7"/>
    <w:rsid w:val="001377CA"/>
    <w:rsid w:val="00137911"/>
    <w:rsid w:val="00137B43"/>
    <w:rsid w:val="00137E35"/>
    <w:rsid w:val="0014000F"/>
    <w:rsid w:val="0014007E"/>
    <w:rsid w:val="00140B97"/>
    <w:rsid w:val="00140B98"/>
    <w:rsid w:val="00141406"/>
    <w:rsid w:val="00141DFB"/>
    <w:rsid w:val="00141E89"/>
    <w:rsid w:val="0014241F"/>
    <w:rsid w:val="0014266E"/>
    <w:rsid w:val="001428E1"/>
    <w:rsid w:val="00142A90"/>
    <w:rsid w:val="00142B81"/>
    <w:rsid w:val="00142E01"/>
    <w:rsid w:val="0014300D"/>
    <w:rsid w:val="0014316B"/>
    <w:rsid w:val="00143332"/>
    <w:rsid w:val="0014333C"/>
    <w:rsid w:val="0014361D"/>
    <w:rsid w:val="00143706"/>
    <w:rsid w:val="00143ABA"/>
    <w:rsid w:val="00143CC3"/>
    <w:rsid w:val="00143D64"/>
    <w:rsid w:val="00143FDD"/>
    <w:rsid w:val="00144055"/>
    <w:rsid w:val="00144158"/>
    <w:rsid w:val="00144263"/>
    <w:rsid w:val="001446FB"/>
    <w:rsid w:val="001448B6"/>
    <w:rsid w:val="001448E6"/>
    <w:rsid w:val="00144906"/>
    <w:rsid w:val="00144A18"/>
    <w:rsid w:val="00144A52"/>
    <w:rsid w:val="00144C36"/>
    <w:rsid w:val="00144DEB"/>
    <w:rsid w:val="00144EEB"/>
    <w:rsid w:val="00144F94"/>
    <w:rsid w:val="0014539E"/>
    <w:rsid w:val="00145431"/>
    <w:rsid w:val="00145831"/>
    <w:rsid w:val="00145A76"/>
    <w:rsid w:val="001460D5"/>
    <w:rsid w:val="00146101"/>
    <w:rsid w:val="0014641A"/>
    <w:rsid w:val="001464B0"/>
    <w:rsid w:val="0014661D"/>
    <w:rsid w:val="00146715"/>
    <w:rsid w:val="00146A1F"/>
    <w:rsid w:val="00146CE8"/>
    <w:rsid w:val="001475C4"/>
    <w:rsid w:val="00147635"/>
    <w:rsid w:val="00147669"/>
    <w:rsid w:val="001476B8"/>
    <w:rsid w:val="00147856"/>
    <w:rsid w:val="001478A4"/>
    <w:rsid w:val="001479D9"/>
    <w:rsid w:val="00147A59"/>
    <w:rsid w:val="00147B6F"/>
    <w:rsid w:val="00147B75"/>
    <w:rsid w:val="00147D9D"/>
    <w:rsid w:val="00147FDD"/>
    <w:rsid w:val="00150065"/>
    <w:rsid w:val="001500B1"/>
    <w:rsid w:val="00150171"/>
    <w:rsid w:val="001503E2"/>
    <w:rsid w:val="001505AF"/>
    <w:rsid w:val="001507CA"/>
    <w:rsid w:val="00150A9D"/>
    <w:rsid w:val="00150E03"/>
    <w:rsid w:val="00150EDE"/>
    <w:rsid w:val="00150F5C"/>
    <w:rsid w:val="00150FD6"/>
    <w:rsid w:val="00151238"/>
    <w:rsid w:val="00151541"/>
    <w:rsid w:val="0015172A"/>
    <w:rsid w:val="0015176A"/>
    <w:rsid w:val="001517A2"/>
    <w:rsid w:val="00151B9A"/>
    <w:rsid w:val="00151C2F"/>
    <w:rsid w:val="00151CD2"/>
    <w:rsid w:val="0015241B"/>
    <w:rsid w:val="001524F4"/>
    <w:rsid w:val="0015250A"/>
    <w:rsid w:val="00152545"/>
    <w:rsid w:val="00152576"/>
    <w:rsid w:val="001526D2"/>
    <w:rsid w:val="00152F0A"/>
    <w:rsid w:val="00153106"/>
    <w:rsid w:val="0015316D"/>
    <w:rsid w:val="00153338"/>
    <w:rsid w:val="001533B7"/>
    <w:rsid w:val="00153428"/>
    <w:rsid w:val="00153658"/>
    <w:rsid w:val="0015365B"/>
    <w:rsid w:val="001537BB"/>
    <w:rsid w:val="00153999"/>
    <w:rsid w:val="00153B78"/>
    <w:rsid w:val="00153D07"/>
    <w:rsid w:val="00153E7F"/>
    <w:rsid w:val="00153E8C"/>
    <w:rsid w:val="00153F08"/>
    <w:rsid w:val="001540F1"/>
    <w:rsid w:val="0015415D"/>
    <w:rsid w:val="0015419E"/>
    <w:rsid w:val="001542A5"/>
    <w:rsid w:val="00154830"/>
    <w:rsid w:val="0015483C"/>
    <w:rsid w:val="001549A0"/>
    <w:rsid w:val="00154DF4"/>
    <w:rsid w:val="00154ED9"/>
    <w:rsid w:val="00154F1E"/>
    <w:rsid w:val="001552DE"/>
    <w:rsid w:val="0015542C"/>
    <w:rsid w:val="001555E7"/>
    <w:rsid w:val="0015564A"/>
    <w:rsid w:val="00155923"/>
    <w:rsid w:val="001560EF"/>
    <w:rsid w:val="0015647C"/>
    <w:rsid w:val="001566E4"/>
    <w:rsid w:val="001567CB"/>
    <w:rsid w:val="00156CF9"/>
    <w:rsid w:val="00156F99"/>
    <w:rsid w:val="001570BE"/>
    <w:rsid w:val="00157137"/>
    <w:rsid w:val="0015749E"/>
    <w:rsid w:val="00157C07"/>
    <w:rsid w:val="00157CA5"/>
    <w:rsid w:val="00157EC0"/>
    <w:rsid w:val="0016005F"/>
    <w:rsid w:val="001600E9"/>
    <w:rsid w:val="0016023E"/>
    <w:rsid w:val="00160749"/>
    <w:rsid w:val="001608AD"/>
    <w:rsid w:val="001608DB"/>
    <w:rsid w:val="00160C2D"/>
    <w:rsid w:val="00160DD9"/>
    <w:rsid w:val="00160E80"/>
    <w:rsid w:val="0016101B"/>
    <w:rsid w:val="00161498"/>
    <w:rsid w:val="001614D1"/>
    <w:rsid w:val="00161639"/>
    <w:rsid w:val="00161EC2"/>
    <w:rsid w:val="00161F5C"/>
    <w:rsid w:val="00162011"/>
    <w:rsid w:val="0016222A"/>
    <w:rsid w:val="00162355"/>
    <w:rsid w:val="00162445"/>
    <w:rsid w:val="0016264A"/>
    <w:rsid w:val="00162707"/>
    <w:rsid w:val="0016272D"/>
    <w:rsid w:val="00162C73"/>
    <w:rsid w:val="00162C9C"/>
    <w:rsid w:val="0016324B"/>
    <w:rsid w:val="00163801"/>
    <w:rsid w:val="00163DC1"/>
    <w:rsid w:val="00163E8F"/>
    <w:rsid w:val="00163F3E"/>
    <w:rsid w:val="00163FD4"/>
    <w:rsid w:val="001641BD"/>
    <w:rsid w:val="00164CEE"/>
    <w:rsid w:val="00164E79"/>
    <w:rsid w:val="0016516B"/>
    <w:rsid w:val="00165579"/>
    <w:rsid w:val="001656C8"/>
    <w:rsid w:val="00165844"/>
    <w:rsid w:val="00165BA8"/>
    <w:rsid w:val="00165E0E"/>
    <w:rsid w:val="00165F28"/>
    <w:rsid w:val="00166132"/>
    <w:rsid w:val="0016635E"/>
    <w:rsid w:val="00166527"/>
    <w:rsid w:val="001665D8"/>
    <w:rsid w:val="001668F5"/>
    <w:rsid w:val="00166EC6"/>
    <w:rsid w:val="00166FAF"/>
    <w:rsid w:val="00167168"/>
    <w:rsid w:val="00167258"/>
    <w:rsid w:val="00167F8F"/>
    <w:rsid w:val="001701D9"/>
    <w:rsid w:val="001702E5"/>
    <w:rsid w:val="00170372"/>
    <w:rsid w:val="001703F7"/>
    <w:rsid w:val="00170451"/>
    <w:rsid w:val="0017061D"/>
    <w:rsid w:val="0017078D"/>
    <w:rsid w:val="001708D9"/>
    <w:rsid w:val="001709BC"/>
    <w:rsid w:val="00170A36"/>
    <w:rsid w:val="00170BFD"/>
    <w:rsid w:val="00170D67"/>
    <w:rsid w:val="00170FF2"/>
    <w:rsid w:val="00171036"/>
    <w:rsid w:val="0017129E"/>
    <w:rsid w:val="001712B1"/>
    <w:rsid w:val="00171392"/>
    <w:rsid w:val="00171631"/>
    <w:rsid w:val="001717B7"/>
    <w:rsid w:val="00171B78"/>
    <w:rsid w:val="00171C71"/>
    <w:rsid w:val="00171DD1"/>
    <w:rsid w:val="00171E52"/>
    <w:rsid w:val="0017235B"/>
    <w:rsid w:val="0017237F"/>
    <w:rsid w:val="00172D8D"/>
    <w:rsid w:val="00172E32"/>
    <w:rsid w:val="0017324E"/>
    <w:rsid w:val="001734A2"/>
    <w:rsid w:val="0017384B"/>
    <w:rsid w:val="00173A7B"/>
    <w:rsid w:val="00173ACD"/>
    <w:rsid w:val="00173DFB"/>
    <w:rsid w:val="00173FD1"/>
    <w:rsid w:val="001740A4"/>
    <w:rsid w:val="00174421"/>
    <w:rsid w:val="00174659"/>
    <w:rsid w:val="00174772"/>
    <w:rsid w:val="00174839"/>
    <w:rsid w:val="00174B5A"/>
    <w:rsid w:val="001751BF"/>
    <w:rsid w:val="0017572A"/>
    <w:rsid w:val="001759AD"/>
    <w:rsid w:val="00175F8E"/>
    <w:rsid w:val="00176570"/>
    <w:rsid w:val="0017686B"/>
    <w:rsid w:val="0017691F"/>
    <w:rsid w:val="00176A58"/>
    <w:rsid w:val="00176DC0"/>
    <w:rsid w:val="0017747E"/>
    <w:rsid w:val="0017759C"/>
    <w:rsid w:val="0017763E"/>
    <w:rsid w:val="00177648"/>
    <w:rsid w:val="00177967"/>
    <w:rsid w:val="00177D40"/>
    <w:rsid w:val="00180210"/>
    <w:rsid w:val="001803B7"/>
    <w:rsid w:val="00180552"/>
    <w:rsid w:val="00180895"/>
    <w:rsid w:val="00180E80"/>
    <w:rsid w:val="0018105B"/>
    <w:rsid w:val="0018107F"/>
    <w:rsid w:val="00181362"/>
    <w:rsid w:val="00181438"/>
    <w:rsid w:val="0018161A"/>
    <w:rsid w:val="00181958"/>
    <w:rsid w:val="00181A85"/>
    <w:rsid w:val="00181AF7"/>
    <w:rsid w:val="00181BFB"/>
    <w:rsid w:val="00181C35"/>
    <w:rsid w:val="001820B0"/>
    <w:rsid w:val="001823D1"/>
    <w:rsid w:val="001826FE"/>
    <w:rsid w:val="00182700"/>
    <w:rsid w:val="0018273F"/>
    <w:rsid w:val="001827AB"/>
    <w:rsid w:val="001827DD"/>
    <w:rsid w:val="00182954"/>
    <w:rsid w:val="00182A97"/>
    <w:rsid w:val="00182C12"/>
    <w:rsid w:val="00182F00"/>
    <w:rsid w:val="00183125"/>
    <w:rsid w:val="001833AE"/>
    <w:rsid w:val="001835C0"/>
    <w:rsid w:val="00183794"/>
    <w:rsid w:val="001837C4"/>
    <w:rsid w:val="00183871"/>
    <w:rsid w:val="00183CE3"/>
    <w:rsid w:val="00183ED5"/>
    <w:rsid w:val="001840C3"/>
    <w:rsid w:val="00184111"/>
    <w:rsid w:val="00184309"/>
    <w:rsid w:val="001845D0"/>
    <w:rsid w:val="001846EC"/>
    <w:rsid w:val="00184820"/>
    <w:rsid w:val="0018485C"/>
    <w:rsid w:val="001848AD"/>
    <w:rsid w:val="001848B6"/>
    <w:rsid w:val="00184A75"/>
    <w:rsid w:val="00184B7B"/>
    <w:rsid w:val="00184C5C"/>
    <w:rsid w:val="001851DD"/>
    <w:rsid w:val="001852C3"/>
    <w:rsid w:val="0018534B"/>
    <w:rsid w:val="001854E4"/>
    <w:rsid w:val="001854F1"/>
    <w:rsid w:val="001855AC"/>
    <w:rsid w:val="001855AE"/>
    <w:rsid w:val="001858F8"/>
    <w:rsid w:val="001859E5"/>
    <w:rsid w:val="00185F22"/>
    <w:rsid w:val="00185F8B"/>
    <w:rsid w:val="00186225"/>
    <w:rsid w:val="001863B5"/>
    <w:rsid w:val="00186410"/>
    <w:rsid w:val="00186433"/>
    <w:rsid w:val="00186488"/>
    <w:rsid w:val="001867FB"/>
    <w:rsid w:val="00186808"/>
    <w:rsid w:val="001868CD"/>
    <w:rsid w:val="00186BF6"/>
    <w:rsid w:val="00186C78"/>
    <w:rsid w:val="00187112"/>
    <w:rsid w:val="00187448"/>
    <w:rsid w:val="001874AB"/>
    <w:rsid w:val="00187623"/>
    <w:rsid w:val="00187850"/>
    <w:rsid w:val="00187958"/>
    <w:rsid w:val="0018795B"/>
    <w:rsid w:val="00187D08"/>
    <w:rsid w:val="00187E8C"/>
    <w:rsid w:val="00187EE3"/>
    <w:rsid w:val="00187EF1"/>
    <w:rsid w:val="00187F40"/>
    <w:rsid w:val="0019014C"/>
    <w:rsid w:val="0019020F"/>
    <w:rsid w:val="001903BE"/>
    <w:rsid w:val="0019094C"/>
    <w:rsid w:val="00190ABC"/>
    <w:rsid w:val="00190CE4"/>
    <w:rsid w:val="00190D27"/>
    <w:rsid w:val="00191057"/>
    <w:rsid w:val="001914A7"/>
    <w:rsid w:val="00191609"/>
    <w:rsid w:val="001916A9"/>
    <w:rsid w:val="001917B2"/>
    <w:rsid w:val="00191DFF"/>
    <w:rsid w:val="00192002"/>
    <w:rsid w:val="00192279"/>
    <w:rsid w:val="00192471"/>
    <w:rsid w:val="0019263C"/>
    <w:rsid w:val="001926FE"/>
    <w:rsid w:val="001929C1"/>
    <w:rsid w:val="00192C51"/>
    <w:rsid w:val="00192CDF"/>
    <w:rsid w:val="00193044"/>
    <w:rsid w:val="00193229"/>
    <w:rsid w:val="001932FA"/>
    <w:rsid w:val="001935ED"/>
    <w:rsid w:val="00193906"/>
    <w:rsid w:val="0019392F"/>
    <w:rsid w:val="00193D72"/>
    <w:rsid w:val="001944EC"/>
    <w:rsid w:val="001946ED"/>
    <w:rsid w:val="0019472A"/>
    <w:rsid w:val="0019478A"/>
    <w:rsid w:val="0019485C"/>
    <w:rsid w:val="00194A0A"/>
    <w:rsid w:val="00194D26"/>
    <w:rsid w:val="00195003"/>
    <w:rsid w:val="001952AD"/>
    <w:rsid w:val="001953C8"/>
    <w:rsid w:val="001955B8"/>
    <w:rsid w:val="0019561A"/>
    <w:rsid w:val="00195725"/>
    <w:rsid w:val="00195CF9"/>
    <w:rsid w:val="00195D4F"/>
    <w:rsid w:val="00196620"/>
    <w:rsid w:val="00196849"/>
    <w:rsid w:val="00196900"/>
    <w:rsid w:val="0019692C"/>
    <w:rsid w:val="00196A41"/>
    <w:rsid w:val="00196C7A"/>
    <w:rsid w:val="00196C7E"/>
    <w:rsid w:val="00196CC9"/>
    <w:rsid w:val="00196DAF"/>
    <w:rsid w:val="00197383"/>
    <w:rsid w:val="001975A0"/>
    <w:rsid w:val="001977E6"/>
    <w:rsid w:val="00197874"/>
    <w:rsid w:val="00197DEE"/>
    <w:rsid w:val="001A019B"/>
    <w:rsid w:val="001A0554"/>
    <w:rsid w:val="001A06B7"/>
    <w:rsid w:val="001A070B"/>
    <w:rsid w:val="001A0734"/>
    <w:rsid w:val="001A0939"/>
    <w:rsid w:val="001A09C8"/>
    <w:rsid w:val="001A0BAA"/>
    <w:rsid w:val="001A0E21"/>
    <w:rsid w:val="001A0F79"/>
    <w:rsid w:val="001A11EE"/>
    <w:rsid w:val="001A1275"/>
    <w:rsid w:val="001A134D"/>
    <w:rsid w:val="001A135F"/>
    <w:rsid w:val="001A137F"/>
    <w:rsid w:val="001A1443"/>
    <w:rsid w:val="001A14BA"/>
    <w:rsid w:val="001A1543"/>
    <w:rsid w:val="001A1658"/>
    <w:rsid w:val="001A16E8"/>
    <w:rsid w:val="001A1A0B"/>
    <w:rsid w:val="001A1C34"/>
    <w:rsid w:val="001A1DFA"/>
    <w:rsid w:val="001A1E03"/>
    <w:rsid w:val="001A219E"/>
    <w:rsid w:val="001A2292"/>
    <w:rsid w:val="001A2381"/>
    <w:rsid w:val="001A2416"/>
    <w:rsid w:val="001A2615"/>
    <w:rsid w:val="001A2679"/>
    <w:rsid w:val="001A2714"/>
    <w:rsid w:val="001A2B9E"/>
    <w:rsid w:val="001A3108"/>
    <w:rsid w:val="001A3141"/>
    <w:rsid w:val="001A32F6"/>
    <w:rsid w:val="001A330E"/>
    <w:rsid w:val="001A344C"/>
    <w:rsid w:val="001A34E1"/>
    <w:rsid w:val="001A3547"/>
    <w:rsid w:val="001A37EA"/>
    <w:rsid w:val="001A3823"/>
    <w:rsid w:val="001A38D3"/>
    <w:rsid w:val="001A398F"/>
    <w:rsid w:val="001A3B08"/>
    <w:rsid w:val="001A3B22"/>
    <w:rsid w:val="001A3B27"/>
    <w:rsid w:val="001A41E1"/>
    <w:rsid w:val="001A442D"/>
    <w:rsid w:val="001A457E"/>
    <w:rsid w:val="001A46A7"/>
    <w:rsid w:val="001A487A"/>
    <w:rsid w:val="001A497F"/>
    <w:rsid w:val="001A4A88"/>
    <w:rsid w:val="001A4A94"/>
    <w:rsid w:val="001A4C53"/>
    <w:rsid w:val="001A509F"/>
    <w:rsid w:val="001A52B3"/>
    <w:rsid w:val="001A5353"/>
    <w:rsid w:val="001A535A"/>
    <w:rsid w:val="001A57CE"/>
    <w:rsid w:val="001A5838"/>
    <w:rsid w:val="001A5EEC"/>
    <w:rsid w:val="001A6390"/>
    <w:rsid w:val="001A6652"/>
    <w:rsid w:val="001A66CE"/>
    <w:rsid w:val="001A69C9"/>
    <w:rsid w:val="001A6C5C"/>
    <w:rsid w:val="001A6DE0"/>
    <w:rsid w:val="001A6E63"/>
    <w:rsid w:val="001A72D2"/>
    <w:rsid w:val="001A73E2"/>
    <w:rsid w:val="001A746A"/>
    <w:rsid w:val="001A7A72"/>
    <w:rsid w:val="001A7B00"/>
    <w:rsid w:val="001A7BF9"/>
    <w:rsid w:val="001A7CBB"/>
    <w:rsid w:val="001B0477"/>
    <w:rsid w:val="001B0759"/>
    <w:rsid w:val="001B07DD"/>
    <w:rsid w:val="001B0986"/>
    <w:rsid w:val="001B0A60"/>
    <w:rsid w:val="001B1013"/>
    <w:rsid w:val="001B1048"/>
    <w:rsid w:val="001B1360"/>
    <w:rsid w:val="001B1422"/>
    <w:rsid w:val="001B142D"/>
    <w:rsid w:val="001B14AD"/>
    <w:rsid w:val="001B1732"/>
    <w:rsid w:val="001B17CF"/>
    <w:rsid w:val="001B1809"/>
    <w:rsid w:val="001B1A8F"/>
    <w:rsid w:val="001B1B7D"/>
    <w:rsid w:val="001B1D91"/>
    <w:rsid w:val="001B1DD4"/>
    <w:rsid w:val="001B1FD0"/>
    <w:rsid w:val="001B20DD"/>
    <w:rsid w:val="001B21D0"/>
    <w:rsid w:val="001B238F"/>
    <w:rsid w:val="001B23E3"/>
    <w:rsid w:val="001B2608"/>
    <w:rsid w:val="001B28BE"/>
    <w:rsid w:val="001B2B8C"/>
    <w:rsid w:val="001B2C2A"/>
    <w:rsid w:val="001B303A"/>
    <w:rsid w:val="001B3143"/>
    <w:rsid w:val="001B31BD"/>
    <w:rsid w:val="001B33D6"/>
    <w:rsid w:val="001B360A"/>
    <w:rsid w:val="001B3961"/>
    <w:rsid w:val="001B3A23"/>
    <w:rsid w:val="001B3C19"/>
    <w:rsid w:val="001B4129"/>
    <w:rsid w:val="001B43AF"/>
    <w:rsid w:val="001B46E7"/>
    <w:rsid w:val="001B47F1"/>
    <w:rsid w:val="001B4814"/>
    <w:rsid w:val="001B4C82"/>
    <w:rsid w:val="001B4D89"/>
    <w:rsid w:val="001B4DF1"/>
    <w:rsid w:val="001B4EAF"/>
    <w:rsid w:val="001B522C"/>
    <w:rsid w:val="001B5351"/>
    <w:rsid w:val="001B583D"/>
    <w:rsid w:val="001B5A50"/>
    <w:rsid w:val="001B60DE"/>
    <w:rsid w:val="001B661E"/>
    <w:rsid w:val="001B685A"/>
    <w:rsid w:val="001B68F9"/>
    <w:rsid w:val="001B6CE2"/>
    <w:rsid w:val="001B6F1A"/>
    <w:rsid w:val="001B712A"/>
    <w:rsid w:val="001B7181"/>
    <w:rsid w:val="001B7AAB"/>
    <w:rsid w:val="001B7B38"/>
    <w:rsid w:val="001B7C6D"/>
    <w:rsid w:val="001B7F48"/>
    <w:rsid w:val="001C0259"/>
    <w:rsid w:val="001C0362"/>
    <w:rsid w:val="001C0892"/>
    <w:rsid w:val="001C0C2B"/>
    <w:rsid w:val="001C0E2D"/>
    <w:rsid w:val="001C0EC8"/>
    <w:rsid w:val="001C0F09"/>
    <w:rsid w:val="001C134E"/>
    <w:rsid w:val="001C144E"/>
    <w:rsid w:val="001C17C6"/>
    <w:rsid w:val="001C18FC"/>
    <w:rsid w:val="001C1BE3"/>
    <w:rsid w:val="001C1CA5"/>
    <w:rsid w:val="001C1ED0"/>
    <w:rsid w:val="001C2044"/>
    <w:rsid w:val="001C20F3"/>
    <w:rsid w:val="001C216F"/>
    <w:rsid w:val="001C2271"/>
    <w:rsid w:val="001C243D"/>
    <w:rsid w:val="001C294E"/>
    <w:rsid w:val="001C29D4"/>
    <w:rsid w:val="001C2BBE"/>
    <w:rsid w:val="001C2C66"/>
    <w:rsid w:val="001C2E07"/>
    <w:rsid w:val="001C315D"/>
    <w:rsid w:val="001C332A"/>
    <w:rsid w:val="001C360E"/>
    <w:rsid w:val="001C38A6"/>
    <w:rsid w:val="001C3C62"/>
    <w:rsid w:val="001C4000"/>
    <w:rsid w:val="001C40D1"/>
    <w:rsid w:val="001C425C"/>
    <w:rsid w:val="001C42B4"/>
    <w:rsid w:val="001C4A34"/>
    <w:rsid w:val="001C5007"/>
    <w:rsid w:val="001C52D5"/>
    <w:rsid w:val="001C547B"/>
    <w:rsid w:val="001C56BF"/>
    <w:rsid w:val="001C57AB"/>
    <w:rsid w:val="001C57B3"/>
    <w:rsid w:val="001C58E1"/>
    <w:rsid w:val="001C5F3B"/>
    <w:rsid w:val="001C648A"/>
    <w:rsid w:val="001C6564"/>
    <w:rsid w:val="001C658D"/>
    <w:rsid w:val="001C6748"/>
    <w:rsid w:val="001C684A"/>
    <w:rsid w:val="001C6AA0"/>
    <w:rsid w:val="001C6B4C"/>
    <w:rsid w:val="001C6E5A"/>
    <w:rsid w:val="001C6FB2"/>
    <w:rsid w:val="001C6FCF"/>
    <w:rsid w:val="001C7282"/>
    <w:rsid w:val="001C73B7"/>
    <w:rsid w:val="001C7A65"/>
    <w:rsid w:val="001C7B5F"/>
    <w:rsid w:val="001C7FFB"/>
    <w:rsid w:val="001D0023"/>
    <w:rsid w:val="001D0156"/>
    <w:rsid w:val="001D0258"/>
    <w:rsid w:val="001D035F"/>
    <w:rsid w:val="001D0458"/>
    <w:rsid w:val="001D046D"/>
    <w:rsid w:val="001D0782"/>
    <w:rsid w:val="001D0A85"/>
    <w:rsid w:val="001D0A8A"/>
    <w:rsid w:val="001D1136"/>
    <w:rsid w:val="001D11D8"/>
    <w:rsid w:val="001D1778"/>
    <w:rsid w:val="001D1B36"/>
    <w:rsid w:val="001D2191"/>
    <w:rsid w:val="001D21BE"/>
    <w:rsid w:val="001D2664"/>
    <w:rsid w:val="001D2A63"/>
    <w:rsid w:val="001D2D4E"/>
    <w:rsid w:val="001D3066"/>
    <w:rsid w:val="001D30A4"/>
    <w:rsid w:val="001D30D0"/>
    <w:rsid w:val="001D3120"/>
    <w:rsid w:val="001D31E1"/>
    <w:rsid w:val="001D3503"/>
    <w:rsid w:val="001D352C"/>
    <w:rsid w:val="001D383C"/>
    <w:rsid w:val="001D385C"/>
    <w:rsid w:val="001D3919"/>
    <w:rsid w:val="001D39CC"/>
    <w:rsid w:val="001D3BA9"/>
    <w:rsid w:val="001D3CCF"/>
    <w:rsid w:val="001D3D05"/>
    <w:rsid w:val="001D3D4D"/>
    <w:rsid w:val="001D3EC6"/>
    <w:rsid w:val="001D3FC3"/>
    <w:rsid w:val="001D40D5"/>
    <w:rsid w:val="001D429E"/>
    <w:rsid w:val="001D487D"/>
    <w:rsid w:val="001D4B2F"/>
    <w:rsid w:val="001D4D13"/>
    <w:rsid w:val="001D4EE6"/>
    <w:rsid w:val="001D5060"/>
    <w:rsid w:val="001D5131"/>
    <w:rsid w:val="001D5133"/>
    <w:rsid w:val="001D56D0"/>
    <w:rsid w:val="001D582E"/>
    <w:rsid w:val="001D5BD6"/>
    <w:rsid w:val="001D5C5A"/>
    <w:rsid w:val="001D5C6C"/>
    <w:rsid w:val="001D60F6"/>
    <w:rsid w:val="001D629D"/>
    <w:rsid w:val="001D6C9F"/>
    <w:rsid w:val="001D6E18"/>
    <w:rsid w:val="001D72F9"/>
    <w:rsid w:val="001D734E"/>
    <w:rsid w:val="001D74F9"/>
    <w:rsid w:val="001D75FE"/>
    <w:rsid w:val="001D7638"/>
    <w:rsid w:val="001D76CB"/>
    <w:rsid w:val="001D783F"/>
    <w:rsid w:val="001D7904"/>
    <w:rsid w:val="001D79B1"/>
    <w:rsid w:val="001D7C5C"/>
    <w:rsid w:val="001D7D62"/>
    <w:rsid w:val="001D7FCC"/>
    <w:rsid w:val="001E05AC"/>
    <w:rsid w:val="001E09C6"/>
    <w:rsid w:val="001E0C67"/>
    <w:rsid w:val="001E0CC7"/>
    <w:rsid w:val="001E0E09"/>
    <w:rsid w:val="001E0F51"/>
    <w:rsid w:val="001E111C"/>
    <w:rsid w:val="001E247B"/>
    <w:rsid w:val="001E2502"/>
    <w:rsid w:val="001E252C"/>
    <w:rsid w:val="001E2CBB"/>
    <w:rsid w:val="001E2CF7"/>
    <w:rsid w:val="001E2EB7"/>
    <w:rsid w:val="001E2F25"/>
    <w:rsid w:val="001E3263"/>
    <w:rsid w:val="001E327C"/>
    <w:rsid w:val="001E3853"/>
    <w:rsid w:val="001E398A"/>
    <w:rsid w:val="001E3A6C"/>
    <w:rsid w:val="001E41FE"/>
    <w:rsid w:val="001E461B"/>
    <w:rsid w:val="001E46AD"/>
    <w:rsid w:val="001E490B"/>
    <w:rsid w:val="001E4A4A"/>
    <w:rsid w:val="001E4B0E"/>
    <w:rsid w:val="001E4B1D"/>
    <w:rsid w:val="001E4C52"/>
    <w:rsid w:val="001E4D3F"/>
    <w:rsid w:val="001E4D5F"/>
    <w:rsid w:val="001E4E81"/>
    <w:rsid w:val="001E4F61"/>
    <w:rsid w:val="001E5294"/>
    <w:rsid w:val="001E52BB"/>
    <w:rsid w:val="001E5348"/>
    <w:rsid w:val="001E542A"/>
    <w:rsid w:val="001E54DD"/>
    <w:rsid w:val="001E561D"/>
    <w:rsid w:val="001E5759"/>
    <w:rsid w:val="001E5813"/>
    <w:rsid w:val="001E5849"/>
    <w:rsid w:val="001E5B18"/>
    <w:rsid w:val="001E5FDE"/>
    <w:rsid w:val="001E5FFF"/>
    <w:rsid w:val="001E67D8"/>
    <w:rsid w:val="001E699F"/>
    <w:rsid w:val="001E6AB8"/>
    <w:rsid w:val="001E6CA9"/>
    <w:rsid w:val="001E6F16"/>
    <w:rsid w:val="001E7037"/>
    <w:rsid w:val="001E7174"/>
    <w:rsid w:val="001E72D2"/>
    <w:rsid w:val="001E74B7"/>
    <w:rsid w:val="001E75B1"/>
    <w:rsid w:val="001E7668"/>
    <w:rsid w:val="001E766D"/>
    <w:rsid w:val="001E7779"/>
    <w:rsid w:val="001E7944"/>
    <w:rsid w:val="001E7B6F"/>
    <w:rsid w:val="001E7DAC"/>
    <w:rsid w:val="001E7F9C"/>
    <w:rsid w:val="001F01A8"/>
    <w:rsid w:val="001F049C"/>
    <w:rsid w:val="001F06A7"/>
    <w:rsid w:val="001F0760"/>
    <w:rsid w:val="001F07E2"/>
    <w:rsid w:val="001F0891"/>
    <w:rsid w:val="001F0C55"/>
    <w:rsid w:val="001F0F4C"/>
    <w:rsid w:val="001F110E"/>
    <w:rsid w:val="001F1302"/>
    <w:rsid w:val="001F14F8"/>
    <w:rsid w:val="001F1844"/>
    <w:rsid w:val="001F1AC6"/>
    <w:rsid w:val="001F1ACD"/>
    <w:rsid w:val="001F1E07"/>
    <w:rsid w:val="001F2030"/>
    <w:rsid w:val="001F2261"/>
    <w:rsid w:val="001F22E6"/>
    <w:rsid w:val="001F2551"/>
    <w:rsid w:val="001F275E"/>
    <w:rsid w:val="001F2FB4"/>
    <w:rsid w:val="001F36E6"/>
    <w:rsid w:val="001F37B8"/>
    <w:rsid w:val="001F37E7"/>
    <w:rsid w:val="001F3836"/>
    <w:rsid w:val="001F39E9"/>
    <w:rsid w:val="001F3B07"/>
    <w:rsid w:val="001F3F1B"/>
    <w:rsid w:val="001F3FEC"/>
    <w:rsid w:val="001F4051"/>
    <w:rsid w:val="001F43E8"/>
    <w:rsid w:val="001F463F"/>
    <w:rsid w:val="001F4997"/>
    <w:rsid w:val="001F4B3B"/>
    <w:rsid w:val="001F4DD0"/>
    <w:rsid w:val="001F51F1"/>
    <w:rsid w:val="001F5274"/>
    <w:rsid w:val="001F5412"/>
    <w:rsid w:val="001F5733"/>
    <w:rsid w:val="001F5B04"/>
    <w:rsid w:val="001F636E"/>
    <w:rsid w:val="001F6513"/>
    <w:rsid w:val="001F657B"/>
    <w:rsid w:val="001F67AF"/>
    <w:rsid w:val="001F680F"/>
    <w:rsid w:val="001F6B25"/>
    <w:rsid w:val="001F6C39"/>
    <w:rsid w:val="001F6C80"/>
    <w:rsid w:val="001F6D16"/>
    <w:rsid w:val="001F6DDF"/>
    <w:rsid w:val="001F6EE1"/>
    <w:rsid w:val="001F725B"/>
    <w:rsid w:val="001F745D"/>
    <w:rsid w:val="001F779B"/>
    <w:rsid w:val="001F77C1"/>
    <w:rsid w:val="001F783F"/>
    <w:rsid w:val="001F7956"/>
    <w:rsid w:val="001F7C0B"/>
    <w:rsid w:val="001F7E51"/>
    <w:rsid w:val="001F7EE9"/>
    <w:rsid w:val="001F7F78"/>
    <w:rsid w:val="0020000A"/>
    <w:rsid w:val="00200542"/>
    <w:rsid w:val="00200728"/>
    <w:rsid w:val="002008C7"/>
    <w:rsid w:val="00200A5C"/>
    <w:rsid w:val="00200B77"/>
    <w:rsid w:val="00200BBE"/>
    <w:rsid w:val="00200C82"/>
    <w:rsid w:val="00200E2F"/>
    <w:rsid w:val="0020106D"/>
    <w:rsid w:val="0020114D"/>
    <w:rsid w:val="002011D8"/>
    <w:rsid w:val="0020120C"/>
    <w:rsid w:val="00201337"/>
    <w:rsid w:val="00201425"/>
    <w:rsid w:val="00201942"/>
    <w:rsid w:val="002019A2"/>
    <w:rsid w:val="00201B04"/>
    <w:rsid w:val="00201C06"/>
    <w:rsid w:val="00201FF2"/>
    <w:rsid w:val="0020208F"/>
    <w:rsid w:val="00202A79"/>
    <w:rsid w:val="00202DD6"/>
    <w:rsid w:val="002030BB"/>
    <w:rsid w:val="0020320F"/>
    <w:rsid w:val="002032DC"/>
    <w:rsid w:val="00203432"/>
    <w:rsid w:val="00203460"/>
    <w:rsid w:val="00203765"/>
    <w:rsid w:val="00203B44"/>
    <w:rsid w:val="00203BBB"/>
    <w:rsid w:val="00203BFD"/>
    <w:rsid w:val="00203DA0"/>
    <w:rsid w:val="00203FCC"/>
    <w:rsid w:val="002043BA"/>
    <w:rsid w:val="00204608"/>
    <w:rsid w:val="00204635"/>
    <w:rsid w:val="00204A52"/>
    <w:rsid w:val="00204B35"/>
    <w:rsid w:val="00204B5E"/>
    <w:rsid w:val="00204E7B"/>
    <w:rsid w:val="00204EDA"/>
    <w:rsid w:val="00204EE4"/>
    <w:rsid w:val="0020516E"/>
    <w:rsid w:val="002051A7"/>
    <w:rsid w:val="002052E6"/>
    <w:rsid w:val="0020536A"/>
    <w:rsid w:val="0020547C"/>
    <w:rsid w:val="0020590F"/>
    <w:rsid w:val="00205F4B"/>
    <w:rsid w:val="00205F64"/>
    <w:rsid w:val="00205FE6"/>
    <w:rsid w:val="00205FF3"/>
    <w:rsid w:val="0020605F"/>
    <w:rsid w:val="00206101"/>
    <w:rsid w:val="002061F7"/>
    <w:rsid w:val="002063D9"/>
    <w:rsid w:val="00206441"/>
    <w:rsid w:val="0020663C"/>
    <w:rsid w:val="002069C0"/>
    <w:rsid w:val="00206AC2"/>
    <w:rsid w:val="00206F11"/>
    <w:rsid w:val="0020702B"/>
    <w:rsid w:val="00207586"/>
    <w:rsid w:val="002077D5"/>
    <w:rsid w:val="0020792C"/>
    <w:rsid w:val="00210124"/>
    <w:rsid w:val="00210488"/>
    <w:rsid w:val="00210684"/>
    <w:rsid w:val="00210A6F"/>
    <w:rsid w:val="00210AA4"/>
    <w:rsid w:val="00210D74"/>
    <w:rsid w:val="00211398"/>
    <w:rsid w:val="0021145B"/>
    <w:rsid w:val="00211538"/>
    <w:rsid w:val="00211649"/>
    <w:rsid w:val="0021188F"/>
    <w:rsid w:val="00211BD6"/>
    <w:rsid w:val="002120F0"/>
    <w:rsid w:val="00212430"/>
    <w:rsid w:val="00212722"/>
    <w:rsid w:val="0021275D"/>
    <w:rsid w:val="002128E1"/>
    <w:rsid w:val="00212D54"/>
    <w:rsid w:val="002130FF"/>
    <w:rsid w:val="00213192"/>
    <w:rsid w:val="00213221"/>
    <w:rsid w:val="002139CB"/>
    <w:rsid w:val="00213C05"/>
    <w:rsid w:val="002140D4"/>
    <w:rsid w:val="0021445D"/>
    <w:rsid w:val="00214482"/>
    <w:rsid w:val="00214574"/>
    <w:rsid w:val="00214811"/>
    <w:rsid w:val="00214E0D"/>
    <w:rsid w:val="00214E51"/>
    <w:rsid w:val="00214E8A"/>
    <w:rsid w:val="00214EBE"/>
    <w:rsid w:val="00215294"/>
    <w:rsid w:val="00215556"/>
    <w:rsid w:val="00215602"/>
    <w:rsid w:val="00215741"/>
    <w:rsid w:val="0021593A"/>
    <w:rsid w:val="00215B34"/>
    <w:rsid w:val="00215C2F"/>
    <w:rsid w:val="00215D26"/>
    <w:rsid w:val="00215EEC"/>
    <w:rsid w:val="00216046"/>
    <w:rsid w:val="0021619E"/>
    <w:rsid w:val="0021662A"/>
    <w:rsid w:val="002167B6"/>
    <w:rsid w:val="00216CA3"/>
    <w:rsid w:val="00217061"/>
    <w:rsid w:val="00217366"/>
    <w:rsid w:val="00217614"/>
    <w:rsid w:val="002177D9"/>
    <w:rsid w:val="00217AA3"/>
    <w:rsid w:val="00217D2D"/>
    <w:rsid w:val="002205DD"/>
    <w:rsid w:val="00220C63"/>
    <w:rsid w:val="00220F43"/>
    <w:rsid w:val="0022104B"/>
    <w:rsid w:val="002211FF"/>
    <w:rsid w:val="0022126C"/>
    <w:rsid w:val="002220AD"/>
    <w:rsid w:val="00222280"/>
    <w:rsid w:val="00222316"/>
    <w:rsid w:val="0022250F"/>
    <w:rsid w:val="002225AB"/>
    <w:rsid w:val="002225E6"/>
    <w:rsid w:val="00222948"/>
    <w:rsid w:val="00222956"/>
    <w:rsid w:val="00222A75"/>
    <w:rsid w:val="00222C1B"/>
    <w:rsid w:val="00222ECB"/>
    <w:rsid w:val="002233B0"/>
    <w:rsid w:val="0022341C"/>
    <w:rsid w:val="00223455"/>
    <w:rsid w:val="00223475"/>
    <w:rsid w:val="00223550"/>
    <w:rsid w:val="002235EB"/>
    <w:rsid w:val="002238EE"/>
    <w:rsid w:val="00223ACF"/>
    <w:rsid w:val="00223E95"/>
    <w:rsid w:val="00223EDA"/>
    <w:rsid w:val="00224048"/>
    <w:rsid w:val="0022446F"/>
    <w:rsid w:val="002244C1"/>
    <w:rsid w:val="00224576"/>
    <w:rsid w:val="00224B52"/>
    <w:rsid w:val="00224B84"/>
    <w:rsid w:val="00224E9F"/>
    <w:rsid w:val="00224EDC"/>
    <w:rsid w:val="00224F31"/>
    <w:rsid w:val="00224F81"/>
    <w:rsid w:val="002253F4"/>
    <w:rsid w:val="00225697"/>
    <w:rsid w:val="00225807"/>
    <w:rsid w:val="002261E5"/>
    <w:rsid w:val="002265F7"/>
    <w:rsid w:val="002268EA"/>
    <w:rsid w:val="00226BF8"/>
    <w:rsid w:val="00226DEA"/>
    <w:rsid w:val="00226E4A"/>
    <w:rsid w:val="0022714D"/>
    <w:rsid w:val="00227208"/>
    <w:rsid w:val="0022732C"/>
    <w:rsid w:val="00227462"/>
    <w:rsid w:val="002274BB"/>
    <w:rsid w:val="002275E8"/>
    <w:rsid w:val="00227666"/>
    <w:rsid w:val="00227777"/>
    <w:rsid w:val="00227CA1"/>
    <w:rsid w:val="00227CFA"/>
    <w:rsid w:val="00227DDD"/>
    <w:rsid w:val="00227F7A"/>
    <w:rsid w:val="00230108"/>
    <w:rsid w:val="002308E0"/>
    <w:rsid w:val="00230A47"/>
    <w:rsid w:val="00230B27"/>
    <w:rsid w:val="00230C7E"/>
    <w:rsid w:val="00230E9C"/>
    <w:rsid w:val="00231531"/>
    <w:rsid w:val="00231606"/>
    <w:rsid w:val="0023172A"/>
    <w:rsid w:val="002317A5"/>
    <w:rsid w:val="002318B3"/>
    <w:rsid w:val="00231B02"/>
    <w:rsid w:val="00231E1D"/>
    <w:rsid w:val="00232356"/>
    <w:rsid w:val="00232948"/>
    <w:rsid w:val="00232AF1"/>
    <w:rsid w:val="00232D6E"/>
    <w:rsid w:val="00232F49"/>
    <w:rsid w:val="002332B2"/>
    <w:rsid w:val="00233484"/>
    <w:rsid w:val="002335F9"/>
    <w:rsid w:val="00233603"/>
    <w:rsid w:val="0023368F"/>
    <w:rsid w:val="0023376E"/>
    <w:rsid w:val="002338DD"/>
    <w:rsid w:val="002338F6"/>
    <w:rsid w:val="00233BC4"/>
    <w:rsid w:val="00233BFB"/>
    <w:rsid w:val="00233E52"/>
    <w:rsid w:val="0023407B"/>
    <w:rsid w:val="0023464D"/>
    <w:rsid w:val="002347D4"/>
    <w:rsid w:val="00234810"/>
    <w:rsid w:val="0023497B"/>
    <w:rsid w:val="00234A54"/>
    <w:rsid w:val="00234CFA"/>
    <w:rsid w:val="002350D6"/>
    <w:rsid w:val="002351F4"/>
    <w:rsid w:val="00235280"/>
    <w:rsid w:val="002354B4"/>
    <w:rsid w:val="00235887"/>
    <w:rsid w:val="00235D11"/>
    <w:rsid w:val="00235DB6"/>
    <w:rsid w:val="00235EC1"/>
    <w:rsid w:val="002360EA"/>
    <w:rsid w:val="00236154"/>
    <w:rsid w:val="00236384"/>
    <w:rsid w:val="00236407"/>
    <w:rsid w:val="002364A6"/>
    <w:rsid w:val="00236667"/>
    <w:rsid w:val="002366B6"/>
    <w:rsid w:val="00236987"/>
    <w:rsid w:val="00236FE9"/>
    <w:rsid w:val="00237334"/>
    <w:rsid w:val="0023763C"/>
    <w:rsid w:val="00237DC2"/>
    <w:rsid w:val="002401A1"/>
    <w:rsid w:val="002403B1"/>
    <w:rsid w:val="002404E3"/>
    <w:rsid w:val="002407BA"/>
    <w:rsid w:val="00240837"/>
    <w:rsid w:val="00240A42"/>
    <w:rsid w:val="00240B2A"/>
    <w:rsid w:val="00241397"/>
    <w:rsid w:val="002413C5"/>
    <w:rsid w:val="00241419"/>
    <w:rsid w:val="00241474"/>
    <w:rsid w:val="0024156A"/>
    <w:rsid w:val="0024190B"/>
    <w:rsid w:val="00241E2B"/>
    <w:rsid w:val="00241EB6"/>
    <w:rsid w:val="00241EE8"/>
    <w:rsid w:val="00241F80"/>
    <w:rsid w:val="0024212B"/>
    <w:rsid w:val="0024213E"/>
    <w:rsid w:val="002422B1"/>
    <w:rsid w:val="00242518"/>
    <w:rsid w:val="00242757"/>
    <w:rsid w:val="00242867"/>
    <w:rsid w:val="0024287E"/>
    <w:rsid w:val="002430CA"/>
    <w:rsid w:val="00243126"/>
    <w:rsid w:val="00243236"/>
    <w:rsid w:val="002432BF"/>
    <w:rsid w:val="002433A9"/>
    <w:rsid w:val="00243725"/>
    <w:rsid w:val="002437AD"/>
    <w:rsid w:val="00243841"/>
    <w:rsid w:val="00243B15"/>
    <w:rsid w:val="00244260"/>
    <w:rsid w:val="002443EA"/>
    <w:rsid w:val="002444E4"/>
    <w:rsid w:val="002449BC"/>
    <w:rsid w:val="00244C88"/>
    <w:rsid w:val="00244FD9"/>
    <w:rsid w:val="00245059"/>
    <w:rsid w:val="002458EB"/>
    <w:rsid w:val="00245AC2"/>
    <w:rsid w:val="00245C11"/>
    <w:rsid w:val="00245D1C"/>
    <w:rsid w:val="00245D27"/>
    <w:rsid w:val="00246308"/>
    <w:rsid w:val="0024649E"/>
    <w:rsid w:val="002467E6"/>
    <w:rsid w:val="00246B43"/>
    <w:rsid w:val="00246C70"/>
    <w:rsid w:val="00246E9E"/>
    <w:rsid w:val="00247002"/>
    <w:rsid w:val="00247133"/>
    <w:rsid w:val="002472D7"/>
    <w:rsid w:val="002479B3"/>
    <w:rsid w:val="00247A2A"/>
    <w:rsid w:val="0025028B"/>
    <w:rsid w:val="00250407"/>
    <w:rsid w:val="0025061F"/>
    <w:rsid w:val="002507E1"/>
    <w:rsid w:val="00250E15"/>
    <w:rsid w:val="00250E78"/>
    <w:rsid w:val="00250EA2"/>
    <w:rsid w:val="00250F20"/>
    <w:rsid w:val="00250F3F"/>
    <w:rsid w:val="00250FCD"/>
    <w:rsid w:val="0025138D"/>
    <w:rsid w:val="0025140E"/>
    <w:rsid w:val="0025156A"/>
    <w:rsid w:val="00251605"/>
    <w:rsid w:val="0025164A"/>
    <w:rsid w:val="002516A9"/>
    <w:rsid w:val="00251AB9"/>
    <w:rsid w:val="00252407"/>
    <w:rsid w:val="0025243A"/>
    <w:rsid w:val="00252BEF"/>
    <w:rsid w:val="00252C21"/>
    <w:rsid w:val="00252E5C"/>
    <w:rsid w:val="00253386"/>
    <w:rsid w:val="002535FB"/>
    <w:rsid w:val="0025384B"/>
    <w:rsid w:val="00253A49"/>
    <w:rsid w:val="00253A95"/>
    <w:rsid w:val="00253DEC"/>
    <w:rsid w:val="00253F43"/>
    <w:rsid w:val="00253F5C"/>
    <w:rsid w:val="00253F9F"/>
    <w:rsid w:val="0025425E"/>
    <w:rsid w:val="00254398"/>
    <w:rsid w:val="002543E7"/>
    <w:rsid w:val="0025468C"/>
    <w:rsid w:val="00254739"/>
    <w:rsid w:val="0025500D"/>
    <w:rsid w:val="0025542C"/>
    <w:rsid w:val="00255452"/>
    <w:rsid w:val="00255766"/>
    <w:rsid w:val="00255793"/>
    <w:rsid w:val="0025579D"/>
    <w:rsid w:val="00255CA7"/>
    <w:rsid w:val="00255D73"/>
    <w:rsid w:val="00255E2B"/>
    <w:rsid w:val="002560D4"/>
    <w:rsid w:val="0025610E"/>
    <w:rsid w:val="002561F0"/>
    <w:rsid w:val="002562E5"/>
    <w:rsid w:val="002563A1"/>
    <w:rsid w:val="00256729"/>
    <w:rsid w:val="002569A2"/>
    <w:rsid w:val="00256A2B"/>
    <w:rsid w:val="00257027"/>
    <w:rsid w:val="002570D7"/>
    <w:rsid w:val="00257231"/>
    <w:rsid w:val="002575F3"/>
    <w:rsid w:val="002576C5"/>
    <w:rsid w:val="00257761"/>
    <w:rsid w:val="00257A5D"/>
    <w:rsid w:val="00257E4D"/>
    <w:rsid w:val="00257EF1"/>
    <w:rsid w:val="00257F45"/>
    <w:rsid w:val="00257FC7"/>
    <w:rsid w:val="00260050"/>
    <w:rsid w:val="00260571"/>
    <w:rsid w:val="00260849"/>
    <w:rsid w:val="00260ACF"/>
    <w:rsid w:val="00260B4B"/>
    <w:rsid w:val="00260B95"/>
    <w:rsid w:val="00260D6F"/>
    <w:rsid w:val="00260E31"/>
    <w:rsid w:val="002610E3"/>
    <w:rsid w:val="002617A3"/>
    <w:rsid w:val="00261BDD"/>
    <w:rsid w:val="002620CC"/>
    <w:rsid w:val="00262150"/>
    <w:rsid w:val="002624AF"/>
    <w:rsid w:val="002625B6"/>
    <w:rsid w:val="002629FC"/>
    <w:rsid w:val="00262B1C"/>
    <w:rsid w:val="00262F94"/>
    <w:rsid w:val="002632D7"/>
    <w:rsid w:val="00263372"/>
    <w:rsid w:val="00263763"/>
    <w:rsid w:val="00263772"/>
    <w:rsid w:val="002637DE"/>
    <w:rsid w:val="002639A0"/>
    <w:rsid w:val="00263B56"/>
    <w:rsid w:val="002641FB"/>
    <w:rsid w:val="0026439B"/>
    <w:rsid w:val="002643C7"/>
    <w:rsid w:val="002646AE"/>
    <w:rsid w:val="00264752"/>
    <w:rsid w:val="0026493D"/>
    <w:rsid w:val="00264C4D"/>
    <w:rsid w:val="00264C80"/>
    <w:rsid w:val="00264D38"/>
    <w:rsid w:val="00264F19"/>
    <w:rsid w:val="00264F28"/>
    <w:rsid w:val="00264F2B"/>
    <w:rsid w:val="00264F40"/>
    <w:rsid w:val="002650DC"/>
    <w:rsid w:val="002652EB"/>
    <w:rsid w:val="00265730"/>
    <w:rsid w:val="00265781"/>
    <w:rsid w:val="00265A01"/>
    <w:rsid w:val="00265BBD"/>
    <w:rsid w:val="00265E05"/>
    <w:rsid w:val="00265EFA"/>
    <w:rsid w:val="00266368"/>
    <w:rsid w:val="002668A1"/>
    <w:rsid w:val="00266902"/>
    <w:rsid w:val="00266F3B"/>
    <w:rsid w:val="00267012"/>
    <w:rsid w:val="00267197"/>
    <w:rsid w:val="002671E8"/>
    <w:rsid w:val="002674BC"/>
    <w:rsid w:val="00267F4D"/>
    <w:rsid w:val="0027021C"/>
    <w:rsid w:val="002705DC"/>
    <w:rsid w:val="00270C73"/>
    <w:rsid w:val="00270DB1"/>
    <w:rsid w:val="00270E17"/>
    <w:rsid w:val="00270FA7"/>
    <w:rsid w:val="0027114E"/>
    <w:rsid w:val="002715CB"/>
    <w:rsid w:val="002715DC"/>
    <w:rsid w:val="002716A0"/>
    <w:rsid w:val="002716AC"/>
    <w:rsid w:val="0027184A"/>
    <w:rsid w:val="0027195D"/>
    <w:rsid w:val="0027195F"/>
    <w:rsid w:val="00271968"/>
    <w:rsid w:val="00271FFD"/>
    <w:rsid w:val="00272631"/>
    <w:rsid w:val="00272673"/>
    <w:rsid w:val="002728AC"/>
    <w:rsid w:val="00272C95"/>
    <w:rsid w:val="00272D0C"/>
    <w:rsid w:val="002733B6"/>
    <w:rsid w:val="00273524"/>
    <w:rsid w:val="0027354C"/>
    <w:rsid w:val="0027373A"/>
    <w:rsid w:val="00273A1C"/>
    <w:rsid w:val="00274163"/>
    <w:rsid w:val="00274231"/>
    <w:rsid w:val="00274316"/>
    <w:rsid w:val="0027435C"/>
    <w:rsid w:val="002744DE"/>
    <w:rsid w:val="002744E9"/>
    <w:rsid w:val="002744F0"/>
    <w:rsid w:val="0027450E"/>
    <w:rsid w:val="002745AA"/>
    <w:rsid w:val="00274799"/>
    <w:rsid w:val="002749EC"/>
    <w:rsid w:val="00274A0C"/>
    <w:rsid w:val="00274C1A"/>
    <w:rsid w:val="00274F72"/>
    <w:rsid w:val="00275539"/>
    <w:rsid w:val="00275863"/>
    <w:rsid w:val="00275EF9"/>
    <w:rsid w:val="00276434"/>
    <w:rsid w:val="00276606"/>
    <w:rsid w:val="0027674B"/>
    <w:rsid w:val="002767F7"/>
    <w:rsid w:val="00276912"/>
    <w:rsid w:val="00276A86"/>
    <w:rsid w:val="00276CC6"/>
    <w:rsid w:val="002775EE"/>
    <w:rsid w:val="00277756"/>
    <w:rsid w:val="0027777C"/>
    <w:rsid w:val="00277B3A"/>
    <w:rsid w:val="00277B86"/>
    <w:rsid w:val="00277CF6"/>
    <w:rsid w:val="00277F83"/>
    <w:rsid w:val="002804D2"/>
    <w:rsid w:val="00280537"/>
    <w:rsid w:val="002807E6"/>
    <w:rsid w:val="00280878"/>
    <w:rsid w:val="00280AC8"/>
    <w:rsid w:val="00280AE5"/>
    <w:rsid w:val="002810BF"/>
    <w:rsid w:val="002813F0"/>
    <w:rsid w:val="0028140C"/>
    <w:rsid w:val="0028151B"/>
    <w:rsid w:val="0028171C"/>
    <w:rsid w:val="0028173F"/>
    <w:rsid w:val="00281746"/>
    <w:rsid w:val="00281BC2"/>
    <w:rsid w:val="00281E27"/>
    <w:rsid w:val="002822FC"/>
    <w:rsid w:val="002822FF"/>
    <w:rsid w:val="00282317"/>
    <w:rsid w:val="0028265D"/>
    <w:rsid w:val="002827E5"/>
    <w:rsid w:val="002828B1"/>
    <w:rsid w:val="00282AFF"/>
    <w:rsid w:val="00282DAF"/>
    <w:rsid w:val="00282E46"/>
    <w:rsid w:val="002835D1"/>
    <w:rsid w:val="00283852"/>
    <w:rsid w:val="0028388F"/>
    <w:rsid w:val="00283B53"/>
    <w:rsid w:val="00283D52"/>
    <w:rsid w:val="00283E01"/>
    <w:rsid w:val="00283F85"/>
    <w:rsid w:val="00284038"/>
    <w:rsid w:val="0028423A"/>
    <w:rsid w:val="002842D1"/>
    <w:rsid w:val="00284319"/>
    <w:rsid w:val="00284345"/>
    <w:rsid w:val="00284457"/>
    <w:rsid w:val="002848C5"/>
    <w:rsid w:val="00284A10"/>
    <w:rsid w:val="00284F93"/>
    <w:rsid w:val="002850CD"/>
    <w:rsid w:val="0028541C"/>
    <w:rsid w:val="0028548B"/>
    <w:rsid w:val="0028549C"/>
    <w:rsid w:val="002855E4"/>
    <w:rsid w:val="002856EC"/>
    <w:rsid w:val="00285CE9"/>
    <w:rsid w:val="00285D25"/>
    <w:rsid w:val="00285F14"/>
    <w:rsid w:val="002860E2"/>
    <w:rsid w:val="0028639F"/>
    <w:rsid w:val="00286BD5"/>
    <w:rsid w:val="00286D9F"/>
    <w:rsid w:val="00287551"/>
    <w:rsid w:val="002875E4"/>
    <w:rsid w:val="00287626"/>
    <w:rsid w:val="00287B36"/>
    <w:rsid w:val="00287BC1"/>
    <w:rsid w:val="00287BC5"/>
    <w:rsid w:val="00287EF4"/>
    <w:rsid w:val="002900B0"/>
    <w:rsid w:val="00290298"/>
    <w:rsid w:val="002902D7"/>
    <w:rsid w:val="00290504"/>
    <w:rsid w:val="00290A5A"/>
    <w:rsid w:val="00290B63"/>
    <w:rsid w:val="00290E53"/>
    <w:rsid w:val="00291073"/>
    <w:rsid w:val="002910F1"/>
    <w:rsid w:val="00291347"/>
    <w:rsid w:val="002916B7"/>
    <w:rsid w:val="00291887"/>
    <w:rsid w:val="0029194A"/>
    <w:rsid w:val="002919D5"/>
    <w:rsid w:val="00291BC0"/>
    <w:rsid w:val="00291C03"/>
    <w:rsid w:val="00292048"/>
    <w:rsid w:val="002926A0"/>
    <w:rsid w:val="0029270D"/>
    <w:rsid w:val="00292889"/>
    <w:rsid w:val="00292C31"/>
    <w:rsid w:val="00293397"/>
    <w:rsid w:val="002936BC"/>
    <w:rsid w:val="00293940"/>
    <w:rsid w:val="00293E7A"/>
    <w:rsid w:val="00293F28"/>
    <w:rsid w:val="00293F73"/>
    <w:rsid w:val="00293F96"/>
    <w:rsid w:val="00294073"/>
    <w:rsid w:val="0029433D"/>
    <w:rsid w:val="002948D0"/>
    <w:rsid w:val="00294C4E"/>
    <w:rsid w:val="00294C68"/>
    <w:rsid w:val="00294CEA"/>
    <w:rsid w:val="00295019"/>
    <w:rsid w:val="00295116"/>
    <w:rsid w:val="002951AF"/>
    <w:rsid w:val="00295433"/>
    <w:rsid w:val="00295452"/>
    <w:rsid w:val="00295736"/>
    <w:rsid w:val="00295807"/>
    <w:rsid w:val="00295969"/>
    <w:rsid w:val="00295AF1"/>
    <w:rsid w:val="00295F38"/>
    <w:rsid w:val="00296685"/>
    <w:rsid w:val="002966D0"/>
    <w:rsid w:val="002970CF"/>
    <w:rsid w:val="00297212"/>
    <w:rsid w:val="002972FE"/>
    <w:rsid w:val="002974C7"/>
    <w:rsid w:val="00297711"/>
    <w:rsid w:val="00297A3C"/>
    <w:rsid w:val="00297C1A"/>
    <w:rsid w:val="00297CB8"/>
    <w:rsid w:val="00297D1C"/>
    <w:rsid w:val="002A00F3"/>
    <w:rsid w:val="002A029F"/>
    <w:rsid w:val="002A02E3"/>
    <w:rsid w:val="002A0670"/>
    <w:rsid w:val="002A0700"/>
    <w:rsid w:val="002A0B54"/>
    <w:rsid w:val="002A0CF5"/>
    <w:rsid w:val="002A0E37"/>
    <w:rsid w:val="002A0E8A"/>
    <w:rsid w:val="002A108B"/>
    <w:rsid w:val="002A1403"/>
    <w:rsid w:val="002A146A"/>
    <w:rsid w:val="002A18E8"/>
    <w:rsid w:val="002A1AEC"/>
    <w:rsid w:val="002A1B5B"/>
    <w:rsid w:val="002A1C72"/>
    <w:rsid w:val="002A1E2E"/>
    <w:rsid w:val="002A2052"/>
    <w:rsid w:val="002A263F"/>
    <w:rsid w:val="002A277D"/>
    <w:rsid w:val="002A2B01"/>
    <w:rsid w:val="002A2F83"/>
    <w:rsid w:val="002A3076"/>
    <w:rsid w:val="002A33F8"/>
    <w:rsid w:val="002A33FB"/>
    <w:rsid w:val="002A3462"/>
    <w:rsid w:val="002A34C8"/>
    <w:rsid w:val="002A36AC"/>
    <w:rsid w:val="002A36F8"/>
    <w:rsid w:val="002A38BC"/>
    <w:rsid w:val="002A3921"/>
    <w:rsid w:val="002A39CB"/>
    <w:rsid w:val="002A3BFE"/>
    <w:rsid w:val="002A3C78"/>
    <w:rsid w:val="002A3CAF"/>
    <w:rsid w:val="002A3D43"/>
    <w:rsid w:val="002A3FFA"/>
    <w:rsid w:val="002A425D"/>
    <w:rsid w:val="002A4657"/>
    <w:rsid w:val="002A4ED3"/>
    <w:rsid w:val="002A5466"/>
    <w:rsid w:val="002A574A"/>
    <w:rsid w:val="002A5889"/>
    <w:rsid w:val="002A59E2"/>
    <w:rsid w:val="002A5CFE"/>
    <w:rsid w:val="002A6132"/>
    <w:rsid w:val="002A615E"/>
    <w:rsid w:val="002A61D9"/>
    <w:rsid w:val="002A6294"/>
    <w:rsid w:val="002A63BD"/>
    <w:rsid w:val="002A6BA8"/>
    <w:rsid w:val="002A6D45"/>
    <w:rsid w:val="002A7264"/>
    <w:rsid w:val="002A75FE"/>
    <w:rsid w:val="002A767D"/>
    <w:rsid w:val="002A778E"/>
    <w:rsid w:val="002A7CEC"/>
    <w:rsid w:val="002A7F8D"/>
    <w:rsid w:val="002B005E"/>
    <w:rsid w:val="002B023E"/>
    <w:rsid w:val="002B02A8"/>
    <w:rsid w:val="002B047D"/>
    <w:rsid w:val="002B06EB"/>
    <w:rsid w:val="002B08FA"/>
    <w:rsid w:val="002B09E0"/>
    <w:rsid w:val="002B0C4A"/>
    <w:rsid w:val="002B1002"/>
    <w:rsid w:val="002B1086"/>
    <w:rsid w:val="002B139B"/>
    <w:rsid w:val="002B13D4"/>
    <w:rsid w:val="002B14D1"/>
    <w:rsid w:val="002B1807"/>
    <w:rsid w:val="002B1C74"/>
    <w:rsid w:val="002B1C76"/>
    <w:rsid w:val="002B1C7A"/>
    <w:rsid w:val="002B1CC8"/>
    <w:rsid w:val="002B1E25"/>
    <w:rsid w:val="002B1FF1"/>
    <w:rsid w:val="002B21F6"/>
    <w:rsid w:val="002B2799"/>
    <w:rsid w:val="002B2C0C"/>
    <w:rsid w:val="002B2C3C"/>
    <w:rsid w:val="002B2F8A"/>
    <w:rsid w:val="002B303B"/>
    <w:rsid w:val="002B31B1"/>
    <w:rsid w:val="002B3556"/>
    <w:rsid w:val="002B395F"/>
    <w:rsid w:val="002B3ADB"/>
    <w:rsid w:val="002B3BB5"/>
    <w:rsid w:val="002B3D4A"/>
    <w:rsid w:val="002B3D4D"/>
    <w:rsid w:val="002B4656"/>
    <w:rsid w:val="002B4916"/>
    <w:rsid w:val="002B4986"/>
    <w:rsid w:val="002B4A58"/>
    <w:rsid w:val="002B4B7C"/>
    <w:rsid w:val="002B4EA3"/>
    <w:rsid w:val="002B4EAE"/>
    <w:rsid w:val="002B4F36"/>
    <w:rsid w:val="002B5310"/>
    <w:rsid w:val="002B5534"/>
    <w:rsid w:val="002B5E29"/>
    <w:rsid w:val="002B61E1"/>
    <w:rsid w:val="002B6279"/>
    <w:rsid w:val="002B632F"/>
    <w:rsid w:val="002B6456"/>
    <w:rsid w:val="002B649B"/>
    <w:rsid w:val="002B65CB"/>
    <w:rsid w:val="002B668C"/>
    <w:rsid w:val="002B6729"/>
    <w:rsid w:val="002B68C2"/>
    <w:rsid w:val="002B6ACE"/>
    <w:rsid w:val="002B731B"/>
    <w:rsid w:val="002B7665"/>
    <w:rsid w:val="002B7725"/>
    <w:rsid w:val="002B7ADC"/>
    <w:rsid w:val="002C0158"/>
    <w:rsid w:val="002C02E2"/>
    <w:rsid w:val="002C04F2"/>
    <w:rsid w:val="002C0681"/>
    <w:rsid w:val="002C077E"/>
    <w:rsid w:val="002C0860"/>
    <w:rsid w:val="002C097E"/>
    <w:rsid w:val="002C0987"/>
    <w:rsid w:val="002C0998"/>
    <w:rsid w:val="002C0A91"/>
    <w:rsid w:val="002C0C89"/>
    <w:rsid w:val="002C0D6E"/>
    <w:rsid w:val="002C1120"/>
    <w:rsid w:val="002C11D0"/>
    <w:rsid w:val="002C11D1"/>
    <w:rsid w:val="002C1459"/>
    <w:rsid w:val="002C151A"/>
    <w:rsid w:val="002C1794"/>
    <w:rsid w:val="002C1807"/>
    <w:rsid w:val="002C19AD"/>
    <w:rsid w:val="002C19F6"/>
    <w:rsid w:val="002C1B12"/>
    <w:rsid w:val="002C1C65"/>
    <w:rsid w:val="002C1CCD"/>
    <w:rsid w:val="002C29F3"/>
    <w:rsid w:val="002C2A05"/>
    <w:rsid w:val="002C3339"/>
    <w:rsid w:val="002C3591"/>
    <w:rsid w:val="002C365D"/>
    <w:rsid w:val="002C3841"/>
    <w:rsid w:val="002C38AD"/>
    <w:rsid w:val="002C39AE"/>
    <w:rsid w:val="002C3A32"/>
    <w:rsid w:val="002C3A9B"/>
    <w:rsid w:val="002C3E95"/>
    <w:rsid w:val="002C3FC7"/>
    <w:rsid w:val="002C419A"/>
    <w:rsid w:val="002C4252"/>
    <w:rsid w:val="002C445C"/>
    <w:rsid w:val="002C4969"/>
    <w:rsid w:val="002C49F2"/>
    <w:rsid w:val="002C4B3E"/>
    <w:rsid w:val="002C506F"/>
    <w:rsid w:val="002C5097"/>
    <w:rsid w:val="002C50D0"/>
    <w:rsid w:val="002C50DA"/>
    <w:rsid w:val="002C5192"/>
    <w:rsid w:val="002C54F0"/>
    <w:rsid w:val="002C571D"/>
    <w:rsid w:val="002C5AE0"/>
    <w:rsid w:val="002C5C38"/>
    <w:rsid w:val="002C5C4D"/>
    <w:rsid w:val="002C5D8C"/>
    <w:rsid w:val="002C60F0"/>
    <w:rsid w:val="002C6329"/>
    <w:rsid w:val="002C6346"/>
    <w:rsid w:val="002C66FF"/>
    <w:rsid w:val="002C6CBD"/>
    <w:rsid w:val="002C6EE8"/>
    <w:rsid w:val="002C70D4"/>
    <w:rsid w:val="002C72C8"/>
    <w:rsid w:val="002C74A3"/>
    <w:rsid w:val="002C75BB"/>
    <w:rsid w:val="002C79A9"/>
    <w:rsid w:val="002C7A8D"/>
    <w:rsid w:val="002C7AC0"/>
    <w:rsid w:val="002C7CED"/>
    <w:rsid w:val="002C7E35"/>
    <w:rsid w:val="002D008B"/>
    <w:rsid w:val="002D0114"/>
    <w:rsid w:val="002D032D"/>
    <w:rsid w:val="002D064E"/>
    <w:rsid w:val="002D0AE7"/>
    <w:rsid w:val="002D0CED"/>
    <w:rsid w:val="002D0F5F"/>
    <w:rsid w:val="002D1207"/>
    <w:rsid w:val="002D153A"/>
    <w:rsid w:val="002D1567"/>
    <w:rsid w:val="002D160B"/>
    <w:rsid w:val="002D1733"/>
    <w:rsid w:val="002D1DA0"/>
    <w:rsid w:val="002D1DD9"/>
    <w:rsid w:val="002D1E23"/>
    <w:rsid w:val="002D1FAD"/>
    <w:rsid w:val="002D203C"/>
    <w:rsid w:val="002D20E5"/>
    <w:rsid w:val="002D2151"/>
    <w:rsid w:val="002D22D8"/>
    <w:rsid w:val="002D249E"/>
    <w:rsid w:val="002D26ED"/>
    <w:rsid w:val="002D2A34"/>
    <w:rsid w:val="002D2BA8"/>
    <w:rsid w:val="002D307B"/>
    <w:rsid w:val="002D325D"/>
    <w:rsid w:val="002D327A"/>
    <w:rsid w:val="002D35B1"/>
    <w:rsid w:val="002D3718"/>
    <w:rsid w:val="002D3839"/>
    <w:rsid w:val="002D3A63"/>
    <w:rsid w:val="002D407D"/>
    <w:rsid w:val="002D41F3"/>
    <w:rsid w:val="002D42CF"/>
    <w:rsid w:val="002D4580"/>
    <w:rsid w:val="002D4637"/>
    <w:rsid w:val="002D47CC"/>
    <w:rsid w:val="002D4B78"/>
    <w:rsid w:val="002D4E7B"/>
    <w:rsid w:val="002D50A9"/>
    <w:rsid w:val="002D526C"/>
    <w:rsid w:val="002D549D"/>
    <w:rsid w:val="002D5596"/>
    <w:rsid w:val="002D571F"/>
    <w:rsid w:val="002D5ABB"/>
    <w:rsid w:val="002D5DB6"/>
    <w:rsid w:val="002D5F72"/>
    <w:rsid w:val="002D60A5"/>
    <w:rsid w:val="002D62F7"/>
    <w:rsid w:val="002D663A"/>
    <w:rsid w:val="002D6687"/>
    <w:rsid w:val="002D68C3"/>
    <w:rsid w:val="002D6D3A"/>
    <w:rsid w:val="002D71A1"/>
    <w:rsid w:val="002D796D"/>
    <w:rsid w:val="002D7A0C"/>
    <w:rsid w:val="002D7BD7"/>
    <w:rsid w:val="002D7E3A"/>
    <w:rsid w:val="002E02C4"/>
    <w:rsid w:val="002E037E"/>
    <w:rsid w:val="002E04EA"/>
    <w:rsid w:val="002E057E"/>
    <w:rsid w:val="002E0959"/>
    <w:rsid w:val="002E0B2E"/>
    <w:rsid w:val="002E0DC4"/>
    <w:rsid w:val="002E1217"/>
    <w:rsid w:val="002E1656"/>
    <w:rsid w:val="002E1737"/>
    <w:rsid w:val="002E19E7"/>
    <w:rsid w:val="002E1AA1"/>
    <w:rsid w:val="002E1AE9"/>
    <w:rsid w:val="002E24F5"/>
    <w:rsid w:val="002E2532"/>
    <w:rsid w:val="002E2550"/>
    <w:rsid w:val="002E2720"/>
    <w:rsid w:val="002E27AE"/>
    <w:rsid w:val="002E2B29"/>
    <w:rsid w:val="002E2C97"/>
    <w:rsid w:val="002E2DD2"/>
    <w:rsid w:val="002E3158"/>
    <w:rsid w:val="002E381F"/>
    <w:rsid w:val="002E3DE4"/>
    <w:rsid w:val="002E401E"/>
    <w:rsid w:val="002E4051"/>
    <w:rsid w:val="002E426F"/>
    <w:rsid w:val="002E4CD9"/>
    <w:rsid w:val="002E4EA7"/>
    <w:rsid w:val="002E4EF6"/>
    <w:rsid w:val="002E501E"/>
    <w:rsid w:val="002E52A0"/>
    <w:rsid w:val="002E542E"/>
    <w:rsid w:val="002E5520"/>
    <w:rsid w:val="002E5C2E"/>
    <w:rsid w:val="002E5D81"/>
    <w:rsid w:val="002E60FD"/>
    <w:rsid w:val="002E6250"/>
    <w:rsid w:val="002E6515"/>
    <w:rsid w:val="002E65B7"/>
    <w:rsid w:val="002E66C9"/>
    <w:rsid w:val="002E6AB8"/>
    <w:rsid w:val="002E6B8B"/>
    <w:rsid w:val="002E6FAE"/>
    <w:rsid w:val="002E70B0"/>
    <w:rsid w:val="002E7673"/>
    <w:rsid w:val="002E7862"/>
    <w:rsid w:val="002E78E9"/>
    <w:rsid w:val="002E7C1F"/>
    <w:rsid w:val="002E7C74"/>
    <w:rsid w:val="002E7D25"/>
    <w:rsid w:val="002F02CB"/>
    <w:rsid w:val="002F04B5"/>
    <w:rsid w:val="002F063F"/>
    <w:rsid w:val="002F071D"/>
    <w:rsid w:val="002F0763"/>
    <w:rsid w:val="002F09F5"/>
    <w:rsid w:val="002F0FFA"/>
    <w:rsid w:val="002F1022"/>
    <w:rsid w:val="002F1168"/>
    <w:rsid w:val="002F126F"/>
    <w:rsid w:val="002F14C7"/>
    <w:rsid w:val="002F1A61"/>
    <w:rsid w:val="002F20F7"/>
    <w:rsid w:val="002F2A2E"/>
    <w:rsid w:val="002F2B38"/>
    <w:rsid w:val="002F2E02"/>
    <w:rsid w:val="002F2F20"/>
    <w:rsid w:val="002F2F59"/>
    <w:rsid w:val="002F3124"/>
    <w:rsid w:val="002F32C9"/>
    <w:rsid w:val="002F3670"/>
    <w:rsid w:val="002F368D"/>
    <w:rsid w:val="002F36D5"/>
    <w:rsid w:val="002F36FB"/>
    <w:rsid w:val="002F3816"/>
    <w:rsid w:val="002F3AFB"/>
    <w:rsid w:val="002F4109"/>
    <w:rsid w:val="002F432B"/>
    <w:rsid w:val="002F436F"/>
    <w:rsid w:val="002F4397"/>
    <w:rsid w:val="002F4399"/>
    <w:rsid w:val="002F441B"/>
    <w:rsid w:val="002F443A"/>
    <w:rsid w:val="002F467E"/>
    <w:rsid w:val="002F4784"/>
    <w:rsid w:val="002F47F7"/>
    <w:rsid w:val="002F49B5"/>
    <w:rsid w:val="002F4E2A"/>
    <w:rsid w:val="002F51B4"/>
    <w:rsid w:val="002F5403"/>
    <w:rsid w:val="002F57A6"/>
    <w:rsid w:val="002F597B"/>
    <w:rsid w:val="002F62CD"/>
    <w:rsid w:val="002F6345"/>
    <w:rsid w:val="002F6533"/>
    <w:rsid w:val="002F6741"/>
    <w:rsid w:val="002F6F44"/>
    <w:rsid w:val="002F70A2"/>
    <w:rsid w:val="002F71A0"/>
    <w:rsid w:val="002F71D4"/>
    <w:rsid w:val="002F731F"/>
    <w:rsid w:val="002F7347"/>
    <w:rsid w:val="002F736C"/>
    <w:rsid w:val="002F7542"/>
    <w:rsid w:val="002F7566"/>
    <w:rsid w:val="002F76D8"/>
    <w:rsid w:val="002F7955"/>
    <w:rsid w:val="002F7972"/>
    <w:rsid w:val="002F7E13"/>
    <w:rsid w:val="002F7F3F"/>
    <w:rsid w:val="002F7FB8"/>
    <w:rsid w:val="003000C1"/>
    <w:rsid w:val="0030012E"/>
    <w:rsid w:val="0030016D"/>
    <w:rsid w:val="00300418"/>
    <w:rsid w:val="00300B3B"/>
    <w:rsid w:val="00300F68"/>
    <w:rsid w:val="00301094"/>
    <w:rsid w:val="003012BA"/>
    <w:rsid w:val="0030138E"/>
    <w:rsid w:val="00301568"/>
    <w:rsid w:val="0030185E"/>
    <w:rsid w:val="00301E48"/>
    <w:rsid w:val="00301FF1"/>
    <w:rsid w:val="0030215D"/>
    <w:rsid w:val="00302783"/>
    <w:rsid w:val="00302A6B"/>
    <w:rsid w:val="00302AC7"/>
    <w:rsid w:val="00302CEE"/>
    <w:rsid w:val="0030318C"/>
    <w:rsid w:val="003031E8"/>
    <w:rsid w:val="00303388"/>
    <w:rsid w:val="003035CD"/>
    <w:rsid w:val="00303984"/>
    <w:rsid w:val="00303AB9"/>
    <w:rsid w:val="00303D4F"/>
    <w:rsid w:val="00303DA3"/>
    <w:rsid w:val="00304165"/>
    <w:rsid w:val="00304237"/>
    <w:rsid w:val="00304363"/>
    <w:rsid w:val="003043CB"/>
    <w:rsid w:val="00304790"/>
    <w:rsid w:val="003049DD"/>
    <w:rsid w:val="00304BD6"/>
    <w:rsid w:val="00304C5B"/>
    <w:rsid w:val="00304E56"/>
    <w:rsid w:val="00304EB3"/>
    <w:rsid w:val="0030512C"/>
    <w:rsid w:val="003051D3"/>
    <w:rsid w:val="00305300"/>
    <w:rsid w:val="0030568F"/>
    <w:rsid w:val="003056DA"/>
    <w:rsid w:val="003059F0"/>
    <w:rsid w:val="00305AA5"/>
    <w:rsid w:val="00305E41"/>
    <w:rsid w:val="00305E60"/>
    <w:rsid w:val="003062C6"/>
    <w:rsid w:val="00306866"/>
    <w:rsid w:val="00306DCF"/>
    <w:rsid w:val="00306E7B"/>
    <w:rsid w:val="00306F76"/>
    <w:rsid w:val="00306F7A"/>
    <w:rsid w:val="0030707C"/>
    <w:rsid w:val="003070E5"/>
    <w:rsid w:val="00307378"/>
    <w:rsid w:val="003075CB"/>
    <w:rsid w:val="00307600"/>
    <w:rsid w:val="003076E4"/>
    <w:rsid w:val="0030776B"/>
    <w:rsid w:val="0030778E"/>
    <w:rsid w:val="00307BF9"/>
    <w:rsid w:val="00307C71"/>
    <w:rsid w:val="00307D29"/>
    <w:rsid w:val="00307D35"/>
    <w:rsid w:val="003101A9"/>
    <w:rsid w:val="003102EC"/>
    <w:rsid w:val="00310426"/>
    <w:rsid w:val="00310C8B"/>
    <w:rsid w:val="00310E5F"/>
    <w:rsid w:val="00310F53"/>
    <w:rsid w:val="003110D0"/>
    <w:rsid w:val="003111AB"/>
    <w:rsid w:val="00311345"/>
    <w:rsid w:val="0031135E"/>
    <w:rsid w:val="00311846"/>
    <w:rsid w:val="003118FF"/>
    <w:rsid w:val="00311CB8"/>
    <w:rsid w:val="00311D95"/>
    <w:rsid w:val="003120DD"/>
    <w:rsid w:val="0031218A"/>
    <w:rsid w:val="003123A7"/>
    <w:rsid w:val="00312414"/>
    <w:rsid w:val="00312703"/>
    <w:rsid w:val="00312A3B"/>
    <w:rsid w:val="00312AB3"/>
    <w:rsid w:val="00312EAF"/>
    <w:rsid w:val="0031344F"/>
    <w:rsid w:val="003138DF"/>
    <w:rsid w:val="0031394D"/>
    <w:rsid w:val="00313972"/>
    <w:rsid w:val="00313A04"/>
    <w:rsid w:val="00313BE5"/>
    <w:rsid w:val="00313FC1"/>
    <w:rsid w:val="00314062"/>
    <w:rsid w:val="003141FE"/>
    <w:rsid w:val="003144C0"/>
    <w:rsid w:val="00314502"/>
    <w:rsid w:val="003146FF"/>
    <w:rsid w:val="0031488F"/>
    <w:rsid w:val="003148B4"/>
    <w:rsid w:val="00314C82"/>
    <w:rsid w:val="00314D5F"/>
    <w:rsid w:val="00314E05"/>
    <w:rsid w:val="00314F49"/>
    <w:rsid w:val="00315022"/>
    <w:rsid w:val="00315222"/>
    <w:rsid w:val="003152CF"/>
    <w:rsid w:val="003153F1"/>
    <w:rsid w:val="003155A7"/>
    <w:rsid w:val="003155C3"/>
    <w:rsid w:val="003155CD"/>
    <w:rsid w:val="00315977"/>
    <w:rsid w:val="00315A50"/>
    <w:rsid w:val="00315C3A"/>
    <w:rsid w:val="00315F18"/>
    <w:rsid w:val="003162C4"/>
    <w:rsid w:val="0031647E"/>
    <w:rsid w:val="00316549"/>
    <w:rsid w:val="003165F6"/>
    <w:rsid w:val="003167F9"/>
    <w:rsid w:val="003171D1"/>
    <w:rsid w:val="003172DC"/>
    <w:rsid w:val="00317711"/>
    <w:rsid w:val="00317B07"/>
    <w:rsid w:val="00317B10"/>
    <w:rsid w:val="00317BA1"/>
    <w:rsid w:val="00317C58"/>
    <w:rsid w:val="00317D38"/>
    <w:rsid w:val="00317F90"/>
    <w:rsid w:val="0032008E"/>
    <w:rsid w:val="003200E8"/>
    <w:rsid w:val="00320758"/>
    <w:rsid w:val="0032075E"/>
    <w:rsid w:val="0032089D"/>
    <w:rsid w:val="00320BDF"/>
    <w:rsid w:val="0032105C"/>
    <w:rsid w:val="003211B9"/>
    <w:rsid w:val="00321229"/>
    <w:rsid w:val="003217A5"/>
    <w:rsid w:val="00321977"/>
    <w:rsid w:val="003219C4"/>
    <w:rsid w:val="00321DEB"/>
    <w:rsid w:val="00321E7B"/>
    <w:rsid w:val="00322045"/>
    <w:rsid w:val="0032218D"/>
    <w:rsid w:val="00322450"/>
    <w:rsid w:val="003224ED"/>
    <w:rsid w:val="00322CB5"/>
    <w:rsid w:val="00322D30"/>
    <w:rsid w:val="00322FB1"/>
    <w:rsid w:val="003231F8"/>
    <w:rsid w:val="00323214"/>
    <w:rsid w:val="00323501"/>
    <w:rsid w:val="00323728"/>
    <w:rsid w:val="00323BCB"/>
    <w:rsid w:val="00323BF5"/>
    <w:rsid w:val="00323CA2"/>
    <w:rsid w:val="00323D1C"/>
    <w:rsid w:val="0032414A"/>
    <w:rsid w:val="003244FA"/>
    <w:rsid w:val="003245FB"/>
    <w:rsid w:val="0032478B"/>
    <w:rsid w:val="00324904"/>
    <w:rsid w:val="00324E7C"/>
    <w:rsid w:val="00324F01"/>
    <w:rsid w:val="0032507D"/>
    <w:rsid w:val="003252C4"/>
    <w:rsid w:val="0032536B"/>
    <w:rsid w:val="00325534"/>
    <w:rsid w:val="0032558F"/>
    <w:rsid w:val="0032577B"/>
    <w:rsid w:val="003258A9"/>
    <w:rsid w:val="00325912"/>
    <w:rsid w:val="00325984"/>
    <w:rsid w:val="00325AC0"/>
    <w:rsid w:val="00325AD7"/>
    <w:rsid w:val="00326044"/>
    <w:rsid w:val="003260FF"/>
    <w:rsid w:val="003261A0"/>
    <w:rsid w:val="00326393"/>
    <w:rsid w:val="003266DD"/>
    <w:rsid w:val="00326701"/>
    <w:rsid w:val="00326F27"/>
    <w:rsid w:val="0032723E"/>
    <w:rsid w:val="003275E8"/>
    <w:rsid w:val="00327C37"/>
    <w:rsid w:val="00327D5A"/>
    <w:rsid w:val="00327FC4"/>
    <w:rsid w:val="00330198"/>
    <w:rsid w:val="003305F6"/>
    <w:rsid w:val="003307BE"/>
    <w:rsid w:val="0033084A"/>
    <w:rsid w:val="00330A65"/>
    <w:rsid w:val="00330AC9"/>
    <w:rsid w:val="00330C47"/>
    <w:rsid w:val="00330DCC"/>
    <w:rsid w:val="00330F98"/>
    <w:rsid w:val="00331071"/>
    <w:rsid w:val="003310F0"/>
    <w:rsid w:val="00331112"/>
    <w:rsid w:val="00331380"/>
    <w:rsid w:val="00331B9E"/>
    <w:rsid w:val="00331C04"/>
    <w:rsid w:val="00331CF2"/>
    <w:rsid w:val="00331FDD"/>
    <w:rsid w:val="003320DF"/>
    <w:rsid w:val="00332677"/>
    <w:rsid w:val="0033296A"/>
    <w:rsid w:val="00332AC5"/>
    <w:rsid w:val="0033319B"/>
    <w:rsid w:val="003332C0"/>
    <w:rsid w:val="003332E9"/>
    <w:rsid w:val="00333488"/>
    <w:rsid w:val="003335B9"/>
    <w:rsid w:val="00333642"/>
    <w:rsid w:val="00333644"/>
    <w:rsid w:val="0033379F"/>
    <w:rsid w:val="0033383D"/>
    <w:rsid w:val="003338A1"/>
    <w:rsid w:val="00333A81"/>
    <w:rsid w:val="00334188"/>
    <w:rsid w:val="003341FE"/>
    <w:rsid w:val="0033439A"/>
    <w:rsid w:val="00334490"/>
    <w:rsid w:val="003347BC"/>
    <w:rsid w:val="00334917"/>
    <w:rsid w:val="00334F10"/>
    <w:rsid w:val="00334F75"/>
    <w:rsid w:val="003351AF"/>
    <w:rsid w:val="0033526F"/>
    <w:rsid w:val="0033550E"/>
    <w:rsid w:val="00335A40"/>
    <w:rsid w:val="00335B19"/>
    <w:rsid w:val="00335CF6"/>
    <w:rsid w:val="00335D17"/>
    <w:rsid w:val="00336082"/>
    <w:rsid w:val="00336323"/>
    <w:rsid w:val="00336336"/>
    <w:rsid w:val="003363C1"/>
    <w:rsid w:val="003365C3"/>
    <w:rsid w:val="0033668F"/>
    <w:rsid w:val="00336A7D"/>
    <w:rsid w:val="00336DD4"/>
    <w:rsid w:val="00337054"/>
    <w:rsid w:val="0033708B"/>
    <w:rsid w:val="003371FA"/>
    <w:rsid w:val="00337264"/>
    <w:rsid w:val="003374FA"/>
    <w:rsid w:val="0033768F"/>
    <w:rsid w:val="0033782C"/>
    <w:rsid w:val="00337972"/>
    <w:rsid w:val="00337ED0"/>
    <w:rsid w:val="003403FE"/>
    <w:rsid w:val="00340C7F"/>
    <w:rsid w:val="00341074"/>
    <w:rsid w:val="0034108B"/>
    <w:rsid w:val="00341322"/>
    <w:rsid w:val="00341356"/>
    <w:rsid w:val="00341CB3"/>
    <w:rsid w:val="00341D88"/>
    <w:rsid w:val="00341EAD"/>
    <w:rsid w:val="0034221E"/>
    <w:rsid w:val="0034252A"/>
    <w:rsid w:val="003427A6"/>
    <w:rsid w:val="003428A7"/>
    <w:rsid w:val="0034293D"/>
    <w:rsid w:val="00342A0B"/>
    <w:rsid w:val="00342B63"/>
    <w:rsid w:val="00342D0B"/>
    <w:rsid w:val="00342E6A"/>
    <w:rsid w:val="003432F5"/>
    <w:rsid w:val="00343345"/>
    <w:rsid w:val="0034351E"/>
    <w:rsid w:val="003437F7"/>
    <w:rsid w:val="003438E9"/>
    <w:rsid w:val="00343A23"/>
    <w:rsid w:val="00343B25"/>
    <w:rsid w:val="00343C1A"/>
    <w:rsid w:val="00343C84"/>
    <w:rsid w:val="00344173"/>
    <w:rsid w:val="003447D3"/>
    <w:rsid w:val="00344971"/>
    <w:rsid w:val="00344EFC"/>
    <w:rsid w:val="00345281"/>
    <w:rsid w:val="003452E3"/>
    <w:rsid w:val="003454B4"/>
    <w:rsid w:val="00345710"/>
    <w:rsid w:val="003458C7"/>
    <w:rsid w:val="00345B62"/>
    <w:rsid w:val="00345D7D"/>
    <w:rsid w:val="00345EDB"/>
    <w:rsid w:val="00345F04"/>
    <w:rsid w:val="003462FA"/>
    <w:rsid w:val="0034653F"/>
    <w:rsid w:val="003465C1"/>
    <w:rsid w:val="0034662A"/>
    <w:rsid w:val="00346848"/>
    <w:rsid w:val="00346889"/>
    <w:rsid w:val="00346916"/>
    <w:rsid w:val="00346A12"/>
    <w:rsid w:val="00346B4D"/>
    <w:rsid w:val="00346C72"/>
    <w:rsid w:val="00346CD5"/>
    <w:rsid w:val="00347003"/>
    <w:rsid w:val="00347064"/>
    <w:rsid w:val="00347164"/>
    <w:rsid w:val="00347223"/>
    <w:rsid w:val="00347588"/>
    <w:rsid w:val="00347B81"/>
    <w:rsid w:val="003503B5"/>
    <w:rsid w:val="00350563"/>
    <w:rsid w:val="0035064E"/>
    <w:rsid w:val="00350A65"/>
    <w:rsid w:val="00350F17"/>
    <w:rsid w:val="0035114A"/>
    <w:rsid w:val="0035124F"/>
    <w:rsid w:val="003513A1"/>
    <w:rsid w:val="003518E8"/>
    <w:rsid w:val="00351B2D"/>
    <w:rsid w:val="003521B0"/>
    <w:rsid w:val="003522B8"/>
    <w:rsid w:val="003525CA"/>
    <w:rsid w:val="00352B0D"/>
    <w:rsid w:val="00352B70"/>
    <w:rsid w:val="00352B93"/>
    <w:rsid w:val="003531B8"/>
    <w:rsid w:val="00353B2E"/>
    <w:rsid w:val="00353C37"/>
    <w:rsid w:val="00353E68"/>
    <w:rsid w:val="00354091"/>
    <w:rsid w:val="00354193"/>
    <w:rsid w:val="0035449F"/>
    <w:rsid w:val="00354739"/>
    <w:rsid w:val="00354995"/>
    <w:rsid w:val="00354A41"/>
    <w:rsid w:val="00354B9C"/>
    <w:rsid w:val="00354DD5"/>
    <w:rsid w:val="00354E20"/>
    <w:rsid w:val="00354F7A"/>
    <w:rsid w:val="00354F81"/>
    <w:rsid w:val="003553CF"/>
    <w:rsid w:val="0035579C"/>
    <w:rsid w:val="003558E4"/>
    <w:rsid w:val="00355F66"/>
    <w:rsid w:val="00356477"/>
    <w:rsid w:val="00356599"/>
    <w:rsid w:val="0035666B"/>
    <w:rsid w:val="0035688C"/>
    <w:rsid w:val="003568A1"/>
    <w:rsid w:val="003568C7"/>
    <w:rsid w:val="00356C11"/>
    <w:rsid w:val="00357389"/>
    <w:rsid w:val="0035768A"/>
    <w:rsid w:val="003577E0"/>
    <w:rsid w:val="00360517"/>
    <w:rsid w:val="00360A1C"/>
    <w:rsid w:val="00360B7F"/>
    <w:rsid w:val="0036119E"/>
    <w:rsid w:val="00361296"/>
    <w:rsid w:val="0036132B"/>
    <w:rsid w:val="00361429"/>
    <w:rsid w:val="003614BF"/>
    <w:rsid w:val="00361B31"/>
    <w:rsid w:val="00361FEA"/>
    <w:rsid w:val="00362309"/>
    <w:rsid w:val="003624F6"/>
    <w:rsid w:val="003626F4"/>
    <w:rsid w:val="0036289C"/>
    <w:rsid w:val="003629A5"/>
    <w:rsid w:val="003629E8"/>
    <w:rsid w:val="00362CAB"/>
    <w:rsid w:val="00362F51"/>
    <w:rsid w:val="003630A8"/>
    <w:rsid w:val="003635B9"/>
    <w:rsid w:val="00363A53"/>
    <w:rsid w:val="00364021"/>
    <w:rsid w:val="003642ED"/>
    <w:rsid w:val="003644A3"/>
    <w:rsid w:val="00364AA0"/>
    <w:rsid w:val="00364AF1"/>
    <w:rsid w:val="00364FB9"/>
    <w:rsid w:val="0036507C"/>
    <w:rsid w:val="0036510D"/>
    <w:rsid w:val="0036577A"/>
    <w:rsid w:val="003659E4"/>
    <w:rsid w:val="00365A0C"/>
    <w:rsid w:val="00365D57"/>
    <w:rsid w:val="00365FE8"/>
    <w:rsid w:val="00366060"/>
    <w:rsid w:val="003662BF"/>
    <w:rsid w:val="00366603"/>
    <w:rsid w:val="003667C9"/>
    <w:rsid w:val="00366C8F"/>
    <w:rsid w:val="00366C99"/>
    <w:rsid w:val="00366E39"/>
    <w:rsid w:val="00366E41"/>
    <w:rsid w:val="00366FF3"/>
    <w:rsid w:val="00367634"/>
    <w:rsid w:val="0036799C"/>
    <w:rsid w:val="00367D77"/>
    <w:rsid w:val="00367E5F"/>
    <w:rsid w:val="003700BB"/>
    <w:rsid w:val="003704BE"/>
    <w:rsid w:val="00371112"/>
    <w:rsid w:val="003713F8"/>
    <w:rsid w:val="0037145A"/>
    <w:rsid w:val="00371502"/>
    <w:rsid w:val="00371734"/>
    <w:rsid w:val="003718CE"/>
    <w:rsid w:val="003718D8"/>
    <w:rsid w:val="00371A82"/>
    <w:rsid w:val="00371D75"/>
    <w:rsid w:val="00371D8D"/>
    <w:rsid w:val="00371F79"/>
    <w:rsid w:val="00372147"/>
    <w:rsid w:val="00372163"/>
    <w:rsid w:val="00372168"/>
    <w:rsid w:val="003721A4"/>
    <w:rsid w:val="003723AC"/>
    <w:rsid w:val="003726DF"/>
    <w:rsid w:val="003727CC"/>
    <w:rsid w:val="003728FE"/>
    <w:rsid w:val="00372A77"/>
    <w:rsid w:val="00372B47"/>
    <w:rsid w:val="00372CEC"/>
    <w:rsid w:val="00372D9C"/>
    <w:rsid w:val="003730F9"/>
    <w:rsid w:val="0037317D"/>
    <w:rsid w:val="003733B7"/>
    <w:rsid w:val="00373655"/>
    <w:rsid w:val="00373719"/>
    <w:rsid w:val="003739D4"/>
    <w:rsid w:val="00373BEB"/>
    <w:rsid w:val="00373C27"/>
    <w:rsid w:val="00373F6F"/>
    <w:rsid w:val="003744EE"/>
    <w:rsid w:val="003746A8"/>
    <w:rsid w:val="003746D1"/>
    <w:rsid w:val="003747E0"/>
    <w:rsid w:val="00374F27"/>
    <w:rsid w:val="003750B0"/>
    <w:rsid w:val="00375170"/>
    <w:rsid w:val="0037529E"/>
    <w:rsid w:val="003753D4"/>
    <w:rsid w:val="0037551A"/>
    <w:rsid w:val="0037578B"/>
    <w:rsid w:val="003758FE"/>
    <w:rsid w:val="00375A44"/>
    <w:rsid w:val="00376317"/>
    <w:rsid w:val="003764B7"/>
    <w:rsid w:val="003765CA"/>
    <w:rsid w:val="003767DF"/>
    <w:rsid w:val="00376937"/>
    <w:rsid w:val="00376AEC"/>
    <w:rsid w:val="00376B75"/>
    <w:rsid w:val="00376B76"/>
    <w:rsid w:val="00376DFC"/>
    <w:rsid w:val="00377099"/>
    <w:rsid w:val="00377650"/>
    <w:rsid w:val="003776AA"/>
    <w:rsid w:val="003778D8"/>
    <w:rsid w:val="00377927"/>
    <w:rsid w:val="00377A72"/>
    <w:rsid w:val="00377EBE"/>
    <w:rsid w:val="0038013A"/>
    <w:rsid w:val="0038066A"/>
    <w:rsid w:val="00380972"/>
    <w:rsid w:val="00380E73"/>
    <w:rsid w:val="00380F78"/>
    <w:rsid w:val="00380FBA"/>
    <w:rsid w:val="00381258"/>
    <w:rsid w:val="00381ACE"/>
    <w:rsid w:val="00381CC7"/>
    <w:rsid w:val="00381E18"/>
    <w:rsid w:val="00382030"/>
    <w:rsid w:val="0038207B"/>
    <w:rsid w:val="003824D1"/>
    <w:rsid w:val="0038267D"/>
    <w:rsid w:val="00382CCF"/>
    <w:rsid w:val="003834BE"/>
    <w:rsid w:val="003835D0"/>
    <w:rsid w:val="00383A53"/>
    <w:rsid w:val="00383C4F"/>
    <w:rsid w:val="00383C65"/>
    <w:rsid w:val="00383F3C"/>
    <w:rsid w:val="00384040"/>
    <w:rsid w:val="003841E0"/>
    <w:rsid w:val="00384377"/>
    <w:rsid w:val="0038438F"/>
    <w:rsid w:val="0038443B"/>
    <w:rsid w:val="00384572"/>
    <w:rsid w:val="00384861"/>
    <w:rsid w:val="00384A5C"/>
    <w:rsid w:val="00384B7F"/>
    <w:rsid w:val="00384DCD"/>
    <w:rsid w:val="00385392"/>
    <w:rsid w:val="003854EA"/>
    <w:rsid w:val="0038589A"/>
    <w:rsid w:val="0038714E"/>
    <w:rsid w:val="00390070"/>
    <w:rsid w:val="00390207"/>
    <w:rsid w:val="00390502"/>
    <w:rsid w:val="00390773"/>
    <w:rsid w:val="00390A0B"/>
    <w:rsid w:val="00390ACC"/>
    <w:rsid w:val="003910B0"/>
    <w:rsid w:val="00391149"/>
    <w:rsid w:val="003911B0"/>
    <w:rsid w:val="00391240"/>
    <w:rsid w:val="00391262"/>
    <w:rsid w:val="00391534"/>
    <w:rsid w:val="003916FC"/>
    <w:rsid w:val="00391F63"/>
    <w:rsid w:val="003920F0"/>
    <w:rsid w:val="003922FF"/>
    <w:rsid w:val="003926BF"/>
    <w:rsid w:val="00392752"/>
    <w:rsid w:val="00392A0E"/>
    <w:rsid w:val="00392B88"/>
    <w:rsid w:val="00392C14"/>
    <w:rsid w:val="00392E9A"/>
    <w:rsid w:val="00392F51"/>
    <w:rsid w:val="00392FEB"/>
    <w:rsid w:val="003932ED"/>
    <w:rsid w:val="00393761"/>
    <w:rsid w:val="003939A6"/>
    <w:rsid w:val="00393D61"/>
    <w:rsid w:val="00393D7D"/>
    <w:rsid w:val="003940F7"/>
    <w:rsid w:val="00394107"/>
    <w:rsid w:val="00394179"/>
    <w:rsid w:val="0039445E"/>
    <w:rsid w:val="0039474A"/>
    <w:rsid w:val="00394BBA"/>
    <w:rsid w:val="00394E45"/>
    <w:rsid w:val="0039508F"/>
    <w:rsid w:val="00395366"/>
    <w:rsid w:val="00395439"/>
    <w:rsid w:val="00395632"/>
    <w:rsid w:val="00395679"/>
    <w:rsid w:val="0039580E"/>
    <w:rsid w:val="003959C0"/>
    <w:rsid w:val="00395B75"/>
    <w:rsid w:val="00395CBD"/>
    <w:rsid w:val="00395E55"/>
    <w:rsid w:val="003961D0"/>
    <w:rsid w:val="00396641"/>
    <w:rsid w:val="0039670E"/>
    <w:rsid w:val="0039674C"/>
    <w:rsid w:val="00396762"/>
    <w:rsid w:val="00396A8A"/>
    <w:rsid w:val="00396ABE"/>
    <w:rsid w:val="003971DD"/>
    <w:rsid w:val="003974B3"/>
    <w:rsid w:val="00397670"/>
    <w:rsid w:val="0039798C"/>
    <w:rsid w:val="003A0674"/>
    <w:rsid w:val="003A06FA"/>
    <w:rsid w:val="003A112D"/>
    <w:rsid w:val="003A11CE"/>
    <w:rsid w:val="003A12B0"/>
    <w:rsid w:val="003A12F9"/>
    <w:rsid w:val="003A1497"/>
    <w:rsid w:val="003A1612"/>
    <w:rsid w:val="003A17A7"/>
    <w:rsid w:val="003A1817"/>
    <w:rsid w:val="003A1B78"/>
    <w:rsid w:val="003A1CFE"/>
    <w:rsid w:val="003A1D0D"/>
    <w:rsid w:val="003A1E53"/>
    <w:rsid w:val="003A202D"/>
    <w:rsid w:val="003A210B"/>
    <w:rsid w:val="003A23C9"/>
    <w:rsid w:val="003A24DD"/>
    <w:rsid w:val="003A2591"/>
    <w:rsid w:val="003A2796"/>
    <w:rsid w:val="003A2837"/>
    <w:rsid w:val="003A2F81"/>
    <w:rsid w:val="003A3043"/>
    <w:rsid w:val="003A3576"/>
    <w:rsid w:val="003A3608"/>
    <w:rsid w:val="003A387F"/>
    <w:rsid w:val="003A3BAF"/>
    <w:rsid w:val="003A3C93"/>
    <w:rsid w:val="003A3EC6"/>
    <w:rsid w:val="003A40B2"/>
    <w:rsid w:val="003A429E"/>
    <w:rsid w:val="003A4385"/>
    <w:rsid w:val="003A44CC"/>
    <w:rsid w:val="003A4567"/>
    <w:rsid w:val="003A45B9"/>
    <w:rsid w:val="003A461A"/>
    <w:rsid w:val="003A483E"/>
    <w:rsid w:val="003A48BC"/>
    <w:rsid w:val="003A49AF"/>
    <w:rsid w:val="003A4BBA"/>
    <w:rsid w:val="003A4C31"/>
    <w:rsid w:val="003A4D60"/>
    <w:rsid w:val="003A4DD6"/>
    <w:rsid w:val="003A4EDC"/>
    <w:rsid w:val="003A52A9"/>
    <w:rsid w:val="003A5588"/>
    <w:rsid w:val="003A55BA"/>
    <w:rsid w:val="003A5882"/>
    <w:rsid w:val="003A5C9A"/>
    <w:rsid w:val="003A5E5E"/>
    <w:rsid w:val="003A5EAE"/>
    <w:rsid w:val="003A5EC0"/>
    <w:rsid w:val="003A6042"/>
    <w:rsid w:val="003A6299"/>
    <w:rsid w:val="003A6516"/>
    <w:rsid w:val="003A657C"/>
    <w:rsid w:val="003A65D9"/>
    <w:rsid w:val="003A65E5"/>
    <w:rsid w:val="003A68E0"/>
    <w:rsid w:val="003A6909"/>
    <w:rsid w:val="003A6C88"/>
    <w:rsid w:val="003A6D28"/>
    <w:rsid w:val="003A6FC4"/>
    <w:rsid w:val="003A745B"/>
    <w:rsid w:val="003A7757"/>
    <w:rsid w:val="003A77A8"/>
    <w:rsid w:val="003A78E6"/>
    <w:rsid w:val="003A7BB3"/>
    <w:rsid w:val="003A7C52"/>
    <w:rsid w:val="003A7D19"/>
    <w:rsid w:val="003B00C1"/>
    <w:rsid w:val="003B0121"/>
    <w:rsid w:val="003B0141"/>
    <w:rsid w:val="003B01EA"/>
    <w:rsid w:val="003B0417"/>
    <w:rsid w:val="003B04EF"/>
    <w:rsid w:val="003B0571"/>
    <w:rsid w:val="003B070D"/>
    <w:rsid w:val="003B074C"/>
    <w:rsid w:val="003B0A32"/>
    <w:rsid w:val="003B0F18"/>
    <w:rsid w:val="003B0FD6"/>
    <w:rsid w:val="003B133D"/>
    <w:rsid w:val="003B1445"/>
    <w:rsid w:val="003B144A"/>
    <w:rsid w:val="003B1580"/>
    <w:rsid w:val="003B159A"/>
    <w:rsid w:val="003B1840"/>
    <w:rsid w:val="003B189C"/>
    <w:rsid w:val="003B18DD"/>
    <w:rsid w:val="003B1957"/>
    <w:rsid w:val="003B19A6"/>
    <w:rsid w:val="003B1A6E"/>
    <w:rsid w:val="003B212B"/>
    <w:rsid w:val="003B221F"/>
    <w:rsid w:val="003B25B9"/>
    <w:rsid w:val="003B25C6"/>
    <w:rsid w:val="003B267B"/>
    <w:rsid w:val="003B29DD"/>
    <w:rsid w:val="003B2A68"/>
    <w:rsid w:val="003B2D51"/>
    <w:rsid w:val="003B2DE2"/>
    <w:rsid w:val="003B2DF5"/>
    <w:rsid w:val="003B2F07"/>
    <w:rsid w:val="003B308A"/>
    <w:rsid w:val="003B3119"/>
    <w:rsid w:val="003B33CD"/>
    <w:rsid w:val="003B35A6"/>
    <w:rsid w:val="003B3657"/>
    <w:rsid w:val="003B3A3F"/>
    <w:rsid w:val="003B3D3E"/>
    <w:rsid w:val="003B3D7F"/>
    <w:rsid w:val="003B419A"/>
    <w:rsid w:val="003B43CD"/>
    <w:rsid w:val="003B4400"/>
    <w:rsid w:val="003B47E8"/>
    <w:rsid w:val="003B483E"/>
    <w:rsid w:val="003B4C47"/>
    <w:rsid w:val="003B4CBF"/>
    <w:rsid w:val="003B4F18"/>
    <w:rsid w:val="003B50C4"/>
    <w:rsid w:val="003B5179"/>
    <w:rsid w:val="003B5B14"/>
    <w:rsid w:val="003B5F73"/>
    <w:rsid w:val="003B60FD"/>
    <w:rsid w:val="003B61B6"/>
    <w:rsid w:val="003B6285"/>
    <w:rsid w:val="003B64AE"/>
    <w:rsid w:val="003B6564"/>
    <w:rsid w:val="003B66D6"/>
    <w:rsid w:val="003B68C7"/>
    <w:rsid w:val="003B6A3D"/>
    <w:rsid w:val="003B6A5D"/>
    <w:rsid w:val="003B6DDB"/>
    <w:rsid w:val="003B7296"/>
    <w:rsid w:val="003B74C7"/>
    <w:rsid w:val="003B78AF"/>
    <w:rsid w:val="003B7EF3"/>
    <w:rsid w:val="003C008F"/>
    <w:rsid w:val="003C0105"/>
    <w:rsid w:val="003C0205"/>
    <w:rsid w:val="003C0308"/>
    <w:rsid w:val="003C0BD1"/>
    <w:rsid w:val="003C0BD3"/>
    <w:rsid w:val="003C0C4C"/>
    <w:rsid w:val="003C0FC9"/>
    <w:rsid w:val="003C1091"/>
    <w:rsid w:val="003C11A9"/>
    <w:rsid w:val="003C11FE"/>
    <w:rsid w:val="003C1236"/>
    <w:rsid w:val="003C1705"/>
    <w:rsid w:val="003C197F"/>
    <w:rsid w:val="003C1D00"/>
    <w:rsid w:val="003C1D28"/>
    <w:rsid w:val="003C1D50"/>
    <w:rsid w:val="003C1D7C"/>
    <w:rsid w:val="003C20E9"/>
    <w:rsid w:val="003C21BE"/>
    <w:rsid w:val="003C2302"/>
    <w:rsid w:val="003C243A"/>
    <w:rsid w:val="003C2656"/>
    <w:rsid w:val="003C268D"/>
    <w:rsid w:val="003C2738"/>
    <w:rsid w:val="003C2DD2"/>
    <w:rsid w:val="003C2FEF"/>
    <w:rsid w:val="003C3407"/>
    <w:rsid w:val="003C34B4"/>
    <w:rsid w:val="003C355B"/>
    <w:rsid w:val="003C384F"/>
    <w:rsid w:val="003C3901"/>
    <w:rsid w:val="003C3DB0"/>
    <w:rsid w:val="003C3E31"/>
    <w:rsid w:val="003C3F90"/>
    <w:rsid w:val="003C40D4"/>
    <w:rsid w:val="003C410C"/>
    <w:rsid w:val="003C4135"/>
    <w:rsid w:val="003C43C8"/>
    <w:rsid w:val="003C4596"/>
    <w:rsid w:val="003C490D"/>
    <w:rsid w:val="003C4B4D"/>
    <w:rsid w:val="003C4B7D"/>
    <w:rsid w:val="003C547D"/>
    <w:rsid w:val="003C5595"/>
    <w:rsid w:val="003C56B7"/>
    <w:rsid w:val="003C5778"/>
    <w:rsid w:val="003C5984"/>
    <w:rsid w:val="003C5A8A"/>
    <w:rsid w:val="003C5D9D"/>
    <w:rsid w:val="003C65BD"/>
    <w:rsid w:val="003C67AB"/>
    <w:rsid w:val="003C6C11"/>
    <w:rsid w:val="003C6D1A"/>
    <w:rsid w:val="003C6D4B"/>
    <w:rsid w:val="003C7102"/>
    <w:rsid w:val="003C7202"/>
    <w:rsid w:val="003C7309"/>
    <w:rsid w:val="003C740E"/>
    <w:rsid w:val="003C781A"/>
    <w:rsid w:val="003C79A0"/>
    <w:rsid w:val="003C7D92"/>
    <w:rsid w:val="003C7F92"/>
    <w:rsid w:val="003D00A3"/>
    <w:rsid w:val="003D0620"/>
    <w:rsid w:val="003D0972"/>
    <w:rsid w:val="003D0F87"/>
    <w:rsid w:val="003D105F"/>
    <w:rsid w:val="003D15A6"/>
    <w:rsid w:val="003D188A"/>
    <w:rsid w:val="003D1A5A"/>
    <w:rsid w:val="003D1A60"/>
    <w:rsid w:val="003D1ABF"/>
    <w:rsid w:val="003D1DA8"/>
    <w:rsid w:val="003D21A6"/>
    <w:rsid w:val="003D24B4"/>
    <w:rsid w:val="003D24D1"/>
    <w:rsid w:val="003D282F"/>
    <w:rsid w:val="003D2868"/>
    <w:rsid w:val="003D294D"/>
    <w:rsid w:val="003D2A86"/>
    <w:rsid w:val="003D2BEA"/>
    <w:rsid w:val="003D2F42"/>
    <w:rsid w:val="003D3315"/>
    <w:rsid w:val="003D338E"/>
    <w:rsid w:val="003D34EC"/>
    <w:rsid w:val="003D372F"/>
    <w:rsid w:val="003D37EA"/>
    <w:rsid w:val="003D3B4D"/>
    <w:rsid w:val="003D3D68"/>
    <w:rsid w:val="003D3FEF"/>
    <w:rsid w:val="003D4011"/>
    <w:rsid w:val="003D4083"/>
    <w:rsid w:val="003D4874"/>
    <w:rsid w:val="003D4A99"/>
    <w:rsid w:val="003D4B01"/>
    <w:rsid w:val="003D4BFB"/>
    <w:rsid w:val="003D4D4D"/>
    <w:rsid w:val="003D4F86"/>
    <w:rsid w:val="003D4FF8"/>
    <w:rsid w:val="003D51A3"/>
    <w:rsid w:val="003D55BC"/>
    <w:rsid w:val="003D57CA"/>
    <w:rsid w:val="003D5836"/>
    <w:rsid w:val="003D5984"/>
    <w:rsid w:val="003D59AA"/>
    <w:rsid w:val="003D5A53"/>
    <w:rsid w:val="003D5B03"/>
    <w:rsid w:val="003D5C51"/>
    <w:rsid w:val="003D6120"/>
    <w:rsid w:val="003D660E"/>
    <w:rsid w:val="003D69AA"/>
    <w:rsid w:val="003D6AC7"/>
    <w:rsid w:val="003D6D72"/>
    <w:rsid w:val="003D71CD"/>
    <w:rsid w:val="003D71E1"/>
    <w:rsid w:val="003D71E6"/>
    <w:rsid w:val="003D7699"/>
    <w:rsid w:val="003D77BF"/>
    <w:rsid w:val="003D78A4"/>
    <w:rsid w:val="003D78F6"/>
    <w:rsid w:val="003D7AE5"/>
    <w:rsid w:val="003D7EF7"/>
    <w:rsid w:val="003E0362"/>
    <w:rsid w:val="003E07A4"/>
    <w:rsid w:val="003E07DE"/>
    <w:rsid w:val="003E096D"/>
    <w:rsid w:val="003E09C0"/>
    <w:rsid w:val="003E09C4"/>
    <w:rsid w:val="003E0B66"/>
    <w:rsid w:val="003E0FA1"/>
    <w:rsid w:val="003E1018"/>
    <w:rsid w:val="003E119B"/>
    <w:rsid w:val="003E1412"/>
    <w:rsid w:val="003E1500"/>
    <w:rsid w:val="003E158E"/>
    <w:rsid w:val="003E1749"/>
    <w:rsid w:val="003E1BFE"/>
    <w:rsid w:val="003E1C4D"/>
    <w:rsid w:val="003E1C9F"/>
    <w:rsid w:val="003E206F"/>
    <w:rsid w:val="003E2246"/>
    <w:rsid w:val="003E227F"/>
    <w:rsid w:val="003E2D84"/>
    <w:rsid w:val="003E2E40"/>
    <w:rsid w:val="003E313D"/>
    <w:rsid w:val="003E35CA"/>
    <w:rsid w:val="003E3BDC"/>
    <w:rsid w:val="003E3C64"/>
    <w:rsid w:val="003E3C68"/>
    <w:rsid w:val="003E3C7D"/>
    <w:rsid w:val="003E3EA8"/>
    <w:rsid w:val="003E3F47"/>
    <w:rsid w:val="003E40E3"/>
    <w:rsid w:val="003E4116"/>
    <w:rsid w:val="003E42C0"/>
    <w:rsid w:val="003E4404"/>
    <w:rsid w:val="003E446C"/>
    <w:rsid w:val="003E4534"/>
    <w:rsid w:val="003E4AE2"/>
    <w:rsid w:val="003E4B57"/>
    <w:rsid w:val="003E4B77"/>
    <w:rsid w:val="003E4C9D"/>
    <w:rsid w:val="003E4D22"/>
    <w:rsid w:val="003E4E94"/>
    <w:rsid w:val="003E4F28"/>
    <w:rsid w:val="003E510D"/>
    <w:rsid w:val="003E5282"/>
    <w:rsid w:val="003E5300"/>
    <w:rsid w:val="003E5378"/>
    <w:rsid w:val="003E5425"/>
    <w:rsid w:val="003E5782"/>
    <w:rsid w:val="003E57FF"/>
    <w:rsid w:val="003E593F"/>
    <w:rsid w:val="003E5E63"/>
    <w:rsid w:val="003E63C2"/>
    <w:rsid w:val="003E6908"/>
    <w:rsid w:val="003E69AE"/>
    <w:rsid w:val="003E6B88"/>
    <w:rsid w:val="003E6DFD"/>
    <w:rsid w:val="003E6E25"/>
    <w:rsid w:val="003E6E60"/>
    <w:rsid w:val="003E7012"/>
    <w:rsid w:val="003E74B6"/>
    <w:rsid w:val="003E7507"/>
    <w:rsid w:val="003E7530"/>
    <w:rsid w:val="003E75FD"/>
    <w:rsid w:val="003E799A"/>
    <w:rsid w:val="003E7C49"/>
    <w:rsid w:val="003E7DA4"/>
    <w:rsid w:val="003F0040"/>
    <w:rsid w:val="003F0278"/>
    <w:rsid w:val="003F06B1"/>
    <w:rsid w:val="003F0A64"/>
    <w:rsid w:val="003F0AFA"/>
    <w:rsid w:val="003F0BF3"/>
    <w:rsid w:val="003F0D1F"/>
    <w:rsid w:val="003F132E"/>
    <w:rsid w:val="003F17DD"/>
    <w:rsid w:val="003F1A88"/>
    <w:rsid w:val="003F1B6F"/>
    <w:rsid w:val="003F1B81"/>
    <w:rsid w:val="003F1BC8"/>
    <w:rsid w:val="003F1BD4"/>
    <w:rsid w:val="003F1F6F"/>
    <w:rsid w:val="003F266E"/>
    <w:rsid w:val="003F2781"/>
    <w:rsid w:val="003F2A9E"/>
    <w:rsid w:val="003F3434"/>
    <w:rsid w:val="003F3452"/>
    <w:rsid w:val="003F34EF"/>
    <w:rsid w:val="003F3883"/>
    <w:rsid w:val="003F3C88"/>
    <w:rsid w:val="003F3D22"/>
    <w:rsid w:val="003F4243"/>
    <w:rsid w:val="003F439E"/>
    <w:rsid w:val="003F499E"/>
    <w:rsid w:val="003F55EE"/>
    <w:rsid w:val="003F572D"/>
    <w:rsid w:val="003F594B"/>
    <w:rsid w:val="003F5950"/>
    <w:rsid w:val="003F5AB3"/>
    <w:rsid w:val="003F5B66"/>
    <w:rsid w:val="003F5C18"/>
    <w:rsid w:val="003F5F7C"/>
    <w:rsid w:val="003F5FB1"/>
    <w:rsid w:val="003F6125"/>
    <w:rsid w:val="003F63E4"/>
    <w:rsid w:val="003F65A0"/>
    <w:rsid w:val="003F6B91"/>
    <w:rsid w:val="003F6CB3"/>
    <w:rsid w:val="003F6FD4"/>
    <w:rsid w:val="003F72B8"/>
    <w:rsid w:val="003F73F4"/>
    <w:rsid w:val="003F74D2"/>
    <w:rsid w:val="003F7680"/>
    <w:rsid w:val="003F76A2"/>
    <w:rsid w:val="003F792B"/>
    <w:rsid w:val="003F79FB"/>
    <w:rsid w:val="003F7A46"/>
    <w:rsid w:val="003F7B2B"/>
    <w:rsid w:val="003F7DC7"/>
    <w:rsid w:val="003F7E5E"/>
    <w:rsid w:val="00400091"/>
    <w:rsid w:val="004004FC"/>
    <w:rsid w:val="00400931"/>
    <w:rsid w:val="00400A28"/>
    <w:rsid w:val="00400C80"/>
    <w:rsid w:val="00400DB9"/>
    <w:rsid w:val="00400FDF"/>
    <w:rsid w:val="00401077"/>
    <w:rsid w:val="00401089"/>
    <w:rsid w:val="0040111A"/>
    <w:rsid w:val="004011A6"/>
    <w:rsid w:val="004016F3"/>
    <w:rsid w:val="00401F44"/>
    <w:rsid w:val="0040277C"/>
    <w:rsid w:val="0040282A"/>
    <w:rsid w:val="00402C8C"/>
    <w:rsid w:val="00402CF1"/>
    <w:rsid w:val="004035A7"/>
    <w:rsid w:val="004036DA"/>
    <w:rsid w:val="00403707"/>
    <w:rsid w:val="004037FE"/>
    <w:rsid w:val="0040393D"/>
    <w:rsid w:val="00403993"/>
    <w:rsid w:val="00403A58"/>
    <w:rsid w:val="00403AC5"/>
    <w:rsid w:val="00403B2D"/>
    <w:rsid w:val="00403BE0"/>
    <w:rsid w:val="00403BEB"/>
    <w:rsid w:val="00403C0F"/>
    <w:rsid w:val="00403F56"/>
    <w:rsid w:val="004040C7"/>
    <w:rsid w:val="004041BB"/>
    <w:rsid w:val="00404354"/>
    <w:rsid w:val="0040450F"/>
    <w:rsid w:val="004046E6"/>
    <w:rsid w:val="00404D1C"/>
    <w:rsid w:val="00404DB6"/>
    <w:rsid w:val="00404E2D"/>
    <w:rsid w:val="00405065"/>
    <w:rsid w:val="004052F4"/>
    <w:rsid w:val="004054D4"/>
    <w:rsid w:val="004059AC"/>
    <w:rsid w:val="00405A0C"/>
    <w:rsid w:val="00405D88"/>
    <w:rsid w:val="00405E4C"/>
    <w:rsid w:val="00405E63"/>
    <w:rsid w:val="00405F0A"/>
    <w:rsid w:val="00405F9D"/>
    <w:rsid w:val="00405FD2"/>
    <w:rsid w:val="004063BF"/>
    <w:rsid w:val="0040652D"/>
    <w:rsid w:val="00406731"/>
    <w:rsid w:val="00406743"/>
    <w:rsid w:val="00406791"/>
    <w:rsid w:val="004069D3"/>
    <w:rsid w:val="0040729F"/>
    <w:rsid w:val="004073A4"/>
    <w:rsid w:val="004076FC"/>
    <w:rsid w:val="00407A5A"/>
    <w:rsid w:val="00407A84"/>
    <w:rsid w:val="00407CD8"/>
    <w:rsid w:val="0041015B"/>
    <w:rsid w:val="004101D3"/>
    <w:rsid w:val="004105FD"/>
    <w:rsid w:val="00410C99"/>
    <w:rsid w:val="00410D3D"/>
    <w:rsid w:val="00410D53"/>
    <w:rsid w:val="00411005"/>
    <w:rsid w:val="00411079"/>
    <w:rsid w:val="004114F2"/>
    <w:rsid w:val="00411687"/>
    <w:rsid w:val="00411722"/>
    <w:rsid w:val="00411BF5"/>
    <w:rsid w:val="00411C60"/>
    <w:rsid w:val="00411CD3"/>
    <w:rsid w:val="00411D1A"/>
    <w:rsid w:val="00411DAC"/>
    <w:rsid w:val="004121DD"/>
    <w:rsid w:val="00412218"/>
    <w:rsid w:val="00412434"/>
    <w:rsid w:val="00412B72"/>
    <w:rsid w:val="00412C82"/>
    <w:rsid w:val="00412E2D"/>
    <w:rsid w:val="00413003"/>
    <w:rsid w:val="004130A3"/>
    <w:rsid w:val="0041345C"/>
    <w:rsid w:val="00413787"/>
    <w:rsid w:val="0041396B"/>
    <w:rsid w:val="004139C5"/>
    <w:rsid w:val="00413A0E"/>
    <w:rsid w:val="00413AD4"/>
    <w:rsid w:val="00413C96"/>
    <w:rsid w:val="00413D27"/>
    <w:rsid w:val="00413E69"/>
    <w:rsid w:val="00414148"/>
    <w:rsid w:val="00414496"/>
    <w:rsid w:val="00414525"/>
    <w:rsid w:val="0041469B"/>
    <w:rsid w:val="004147E2"/>
    <w:rsid w:val="0041493C"/>
    <w:rsid w:val="00414ACC"/>
    <w:rsid w:val="00414EF6"/>
    <w:rsid w:val="0041552E"/>
    <w:rsid w:val="00415A82"/>
    <w:rsid w:val="00415B98"/>
    <w:rsid w:val="00415BDB"/>
    <w:rsid w:val="00415C1E"/>
    <w:rsid w:val="0041633A"/>
    <w:rsid w:val="0041634A"/>
    <w:rsid w:val="004164EC"/>
    <w:rsid w:val="00416552"/>
    <w:rsid w:val="0041666D"/>
    <w:rsid w:val="00416A3E"/>
    <w:rsid w:val="00416D95"/>
    <w:rsid w:val="00417065"/>
    <w:rsid w:val="0041711A"/>
    <w:rsid w:val="0041714F"/>
    <w:rsid w:val="004173F2"/>
    <w:rsid w:val="004174FC"/>
    <w:rsid w:val="0041761A"/>
    <w:rsid w:val="0041777C"/>
    <w:rsid w:val="004179CE"/>
    <w:rsid w:val="00417BF2"/>
    <w:rsid w:val="00417E9F"/>
    <w:rsid w:val="00417EC4"/>
    <w:rsid w:val="004201EE"/>
    <w:rsid w:val="00420353"/>
    <w:rsid w:val="00420378"/>
    <w:rsid w:val="004203CF"/>
    <w:rsid w:val="0042061B"/>
    <w:rsid w:val="0042062F"/>
    <w:rsid w:val="00420BAD"/>
    <w:rsid w:val="0042118D"/>
    <w:rsid w:val="004217D0"/>
    <w:rsid w:val="0042180A"/>
    <w:rsid w:val="00421D61"/>
    <w:rsid w:val="00421DAD"/>
    <w:rsid w:val="00421E8A"/>
    <w:rsid w:val="004225DF"/>
    <w:rsid w:val="004226AE"/>
    <w:rsid w:val="00423039"/>
    <w:rsid w:val="004231BC"/>
    <w:rsid w:val="004233FB"/>
    <w:rsid w:val="004235E8"/>
    <w:rsid w:val="0042383F"/>
    <w:rsid w:val="00423958"/>
    <w:rsid w:val="00423D80"/>
    <w:rsid w:val="00424168"/>
    <w:rsid w:val="00424376"/>
    <w:rsid w:val="00424957"/>
    <w:rsid w:val="004249F4"/>
    <w:rsid w:val="00424B45"/>
    <w:rsid w:val="00424BB3"/>
    <w:rsid w:val="00424FF7"/>
    <w:rsid w:val="00425656"/>
    <w:rsid w:val="004256F3"/>
    <w:rsid w:val="00425861"/>
    <w:rsid w:val="00425F0C"/>
    <w:rsid w:val="0042608C"/>
    <w:rsid w:val="004263B0"/>
    <w:rsid w:val="0042652A"/>
    <w:rsid w:val="004265B4"/>
    <w:rsid w:val="004267A3"/>
    <w:rsid w:val="00426835"/>
    <w:rsid w:val="00426C02"/>
    <w:rsid w:val="00426C77"/>
    <w:rsid w:val="00427272"/>
    <w:rsid w:val="004273D6"/>
    <w:rsid w:val="00427475"/>
    <w:rsid w:val="004274B6"/>
    <w:rsid w:val="004274DD"/>
    <w:rsid w:val="004276E3"/>
    <w:rsid w:val="00430566"/>
    <w:rsid w:val="0043056F"/>
    <w:rsid w:val="00430765"/>
    <w:rsid w:val="004307D6"/>
    <w:rsid w:val="004307F5"/>
    <w:rsid w:val="00430865"/>
    <w:rsid w:val="0043089A"/>
    <w:rsid w:val="0043092F"/>
    <w:rsid w:val="00430AB7"/>
    <w:rsid w:val="00430EF9"/>
    <w:rsid w:val="004310A1"/>
    <w:rsid w:val="0043128B"/>
    <w:rsid w:val="0043140D"/>
    <w:rsid w:val="0043155E"/>
    <w:rsid w:val="00431811"/>
    <w:rsid w:val="004322B9"/>
    <w:rsid w:val="004323FA"/>
    <w:rsid w:val="00432697"/>
    <w:rsid w:val="0043292C"/>
    <w:rsid w:val="00432BE5"/>
    <w:rsid w:val="00432E38"/>
    <w:rsid w:val="004331B0"/>
    <w:rsid w:val="00433362"/>
    <w:rsid w:val="0043340A"/>
    <w:rsid w:val="0043347A"/>
    <w:rsid w:val="00433709"/>
    <w:rsid w:val="004337AB"/>
    <w:rsid w:val="00433839"/>
    <w:rsid w:val="00433899"/>
    <w:rsid w:val="00433C96"/>
    <w:rsid w:val="00433CBA"/>
    <w:rsid w:val="00433EDB"/>
    <w:rsid w:val="00434773"/>
    <w:rsid w:val="00434920"/>
    <w:rsid w:val="004350ED"/>
    <w:rsid w:val="0043510C"/>
    <w:rsid w:val="004351C5"/>
    <w:rsid w:val="0043525D"/>
    <w:rsid w:val="004355CB"/>
    <w:rsid w:val="004357E2"/>
    <w:rsid w:val="004357F6"/>
    <w:rsid w:val="00435ACA"/>
    <w:rsid w:val="00435D4F"/>
    <w:rsid w:val="00435E29"/>
    <w:rsid w:val="00435F96"/>
    <w:rsid w:val="00435FB7"/>
    <w:rsid w:val="004364A3"/>
    <w:rsid w:val="004369B9"/>
    <w:rsid w:val="00436A77"/>
    <w:rsid w:val="00436B5D"/>
    <w:rsid w:val="00436C31"/>
    <w:rsid w:val="0043751F"/>
    <w:rsid w:val="0043761F"/>
    <w:rsid w:val="004378E8"/>
    <w:rsid w:val="0044035A"/>
    <w:rsid w:val="00440762"/>
    <w:rsid w:val="00440795"/>
    <w:rsid w:val="00440E47"/>
    <w:rsid w:val="00440FA4"/>
    <w:rsid w:val="0044111C"/>
    <w:rsid w:val="00441152"/>
    <w:rsid w:val="004414DD"/>
    <w:rsid w:val="0044183F"/>
    <w:rsid w:val="00441979"/>
    <w:rsid w:val="00441ABF"/>
    <w:rsid w:val="00441AF2"/>
    <w:rsid w:val="00441B5C"/>
    <w:rsid w:val="00441D52"/>
    <w:rsid w:val="00441FDD"/>
    <w:rsid w:val="0044298F"/>
    <w:rsid w:val="00442DC3"/>
    <w:rsid w:val="00442DEA"/>
    <w:rsid w:val="00442E26"/>
    <w:rsid w:val="00442F88"/>
    <w:rsid w:val="004431F1"/>
    <w:rsid w:val="00443239"/>
    <w:rsid w:val="00443261"/>
    <w:rsid w:val="00443274"/>
    <w:rsid w:val="004434CB"/>
    <w:rsid w:val="004435DE"/>
    <w:rsid w:val="0044365E"/>
    <w:rsid w:val="0044386C"/>
    <w:rsid w:val="00443A11"/>
    <w:rsid w:val="00443A21"/>
    <w:rsid w:val="00443C04"/>
    <w:rsid w:val="00443C30"/>
    <w:rsid w:val="00443E27"/>
    <w:rsid w:val="00443F44"/>
    <w:rsid w:val="00444177"/>
    <w:rsid w:val="004443D0"/>
    <w:rsid w:val="00444461"/>
    <w:rsid w:val="004447CB"/>
    <w:rsid w:val="004448EB"/>
    <w:rsid w:val="00444ADB"/>
    <w:rsid w:val="00444BD5"/>
    <w:rsid w:val="00444D64"/>
    <w:rsid w:val="00444DF8"/>
    <w:rsid w:val="00444F12"/>
    <w:rsid w:val="00444F82"/>
    <w:rsid w:val="00445293"/>
    <w:rsid w:val="00445374"/>
    <w:rsid w:val="004455C4"/>
    <w:rsid w:val="004456D5"/>
    <w:rsid w:val="00445922"/>
    <w:rsid w:val="00445B64"/>
    <w:rsid w:val="00445CD5"/>
    <w:rsid w:val="00445F9D"/>
    <w:rsid w:val="00445FFB"/>
    <w:rsid w:val="00446FEF"/>
    <w:rsid w:val="00447222"/>
    <w:rsid w:val="00447B82"/>
    <w:rsid w:val="00447C37"/>
    <w:rsid w:val="00447E0E"/>
    <w:rsid w:val="0045019D"/>
    <w:rsid w:val="0045086E"/>
    <w:rsid w:val="00450EAB"/>
    <w:rsid w:val="004512EC"/>
    <w:rsid w:val="00451414"/>
    <w:rsid w:val="00451727"/>
    <w:rsid w:val="0045180B"/>
    <w:rsid w:val="00451BA0"/>
    <w:rsid w:val="00451F91"/>
    <w:rsid w:val="00451FFF"/>
    <w:rsid w:val="004520AF"/>
    <w:rsid w:val="0045227E"/>
    <w:rsid w:val="00452387"/>
    <w:rsid w:val="00452473"/>
    <w:rsid w:val="0045254A"/>
    <w:rsid w:val="00452584"/>
    <w:rsid w:val="00452B70"/>
    <w:rsid w:val="00452CB4"/>
    <w:rsid w:val="00452D32"/>
    <w:rsid w:val="00452DCA"/>
    <w:rsid w:val="004530D8"/>
    <w:rsid w:val="0045322C"/>
    <w:rsid w:val="0045329D"/>
    <w:rsid w:val="004536AC"/>
    <w:rsid w:val="00453743"/>
    <w:rsid w:val="004537BB"/>
    <w:rsid w:val="004538A3"/>
    <w:rsid w:val="004538C8"/>
    <w:rsid w:val="00453B2F"/>
    <w:rsid w:val="00453F5D"/>
    <w:rsid w:val="0045417A"/>
    <w:rsid w:val="0045422B"/>
    <w:rsid w:val="004545F9"/>
    <w:rsid w:val="00454BDE"/>
    <w:rsid w:val="00454D62"/>
    <w:rsid w:val="00454D87"/>
    <w:rsid w:val="00455151"/>
    <w:rsid w:val="00455424"/>
    <w:rsid w:val="0045578E"/>
    <w:rsid w:val="0045593F"/>
    <w:rsid w:val="00455BFE"/>
    <w:rsid w:val="00455DAA"/>
    <w:rsid w:val="00455DC1"/>
    <w:rsid w:val="00455EA9"/>
    <w:rsid w:val="004563B0"/>
    <w:rsid w:val="004565BB"/>
    <w:rsid w:val="004565BC"/>
    <w:rsid w:val="00456654"/>
    <w:rsid w:val="004567DD"/>
    <w:rsid w:val="004569DF"/>
    <w:rsid w:val="00457246"/>
    <w:rsid w:val="004579FD"/>
    <w:rsid w:val="00457AD2"/>
    <w:rsid w:val="00457CAB"/>
    <w:rsid w:val="00457CBE"/>
    <w:rsid w:val="00457EE1"/>
    <w:rsid w:val="00460011"/>
    <w:rsid w:val="00460129"/>
    <w:rsid w:val="004602CD"/>
    <w:rsid w:val="00460313"/>
    <w:rsid w:val="00460486"/>
    <w:rsid w:val="00460B16"/>
    <w:rsid w:val="00460D04"/>
    <w:rsid w:val="00460DB3"/>
    <w:rsid w:val="00460DB7"/>
    <w:rsid w:val="0046132B"/>
    <w:rsid w:val="004613C0"/>
    <w:rsid w:val="00461479"/>
    <w:rsid w:val="0046147F"/>
    <w:rsid w:val="00461499"/>
    <w:rsid w:val="004614AF"/>
    <w:rsid w:val="004617F2"/>
    <w:rsid w:val="00461B9F"/>
    <w:rsid w:val="00461FED"/>
    <w:rsid w:val="00462002"/>
    <w:rsid w:val="0046207D"/>
    <w:rsid w:val="00462175"/>
    <w:rsid w:val="004623D6"/>
    <w:rsid w:val="00462456"/>
    <w:rsid w:val="00462A2A"/>
    <w:rsid w:val="00462A69"/>
    <w:rsid w:val="00462FCC"/>
    <w:rsid w:val="00463068"/>
    <w:rsid w:val="00463252"/>
    <w:rsid w:val="00463268"/>
    <w:rsid w:val="0046343C"/>
    <w:rsid w:val="00463448"/>
    <w:rsid w:val="004635D7"/>
    <w:rsid w:val="004637B5"/>
    <w:rsid w:val="0046391C"/>
    <w:rsid w:val="0046398C"/>
    <w:rsid w:val="00463A92"/>
    <w:rsid w:val="00463C16"/>
    <w:rsid w:val="0046451B"/>
    <w:rsid w:val="00464677"/>
    <w:rsid w:val="004647E2"/>
    <w:rsid w:val="00464805"/>
    <w:rsid w:val="00464BC1"/>
    <w:rsid w:val="0046508B"/>
    <w:rsid w:val="004657B3"/>
    <w:rsid w:val="00465848"/>
    <w:rsid w:val="00465A94"/>
    <w:rsid w:val="00465D44"/>
    <w:rsid w:val="00465E87"/>
    <w:rsid w:val="004660D4"/>
    <w:rsid w:val="0046639E"/>
    <w:rsid w:val="00466459"/>
    <w:rsid w:val="00466540"/>
    <w:rsid w:val="00466853"/>
    <w:rsid w:val="0046696B"/>
    <w:rsid w:val="00466A15"/>
    <w:rsid w:val="00466BD4"/>
    <w:rsid w:val="00466D05"/>
    <w:rsid w:val="00467846"/>
    <w:rsid w:val="00467C5D"/>
    <w:rsid w:val="00467E8C"/>
    <w:rsid w:val="00467EAF"/>
    <w:rsid w:val="00467F30"/>
    <w:rsid w:val="00470167"/>
    <w:rsid w:val="00470386"/>
    <w:rsid w:val="00470552"/>
    <w:rsid w:val="0047081C"/>
    <w:rsid w:val="00470829"/>
    <w:rsid w:val="00470976"/>
    <w:rsid w:val="00470C12"/>
    <w:rsid w:val="00471324"/>
    <w:rsid w:val="00471742"/>
    <w:rsid w:val="0047184A"/>
    <w:rsid w:val="004718D2"/>
    <w:rsid w:val="0047214A"/>
    <w:rsid w:val="00472266"/>
    <w:rsid w:val="00472286"/>
    <w:rsid w:val="0047252B"/>
    <w:rsid w:val="004725B2"/>
    <w:rsid w:val="0047274F"/>
    <w:rsid w:val="00472CBB"/>
    <w:rsid w:val="00472E03"/>
    <w:rsid w:val="00472ECE"/>
    <w:rsid w:val="004735C5"/>
    <w:rsid w:val="0047376E"/>
    <w:rsid w:val="00473796"/>
    <w:rsid w:val="0047386F"/>
    <w:rsid w:val="00473953"/>
    <w:rsid w:val="00473E08"/>
    <w:rsid w:val="0047416F"/>
    <w:rsid w:val="0047419E"/>
    <w:rsid w:val="00474516"/>
    <w:rsid w:val="0047467A"/>
    <w:rsid w:val="004746AB"/>
    <w:rsid w:val="004746AF"/>
    <w:rsid w:val="00474974"/>
    <w:rsid w:val="00474C3F"/>
    <w:rsid w:val="00474D22"/>
    <w:rsid w:val="00474D52"/>
    <w:rsid w:val="0047532A"/>
    <w:rsid w:val="004754AF"/>
    <w:rsid w:val="00475887"/>
    <w:rsid w:val="00475C05"/>
    <w:rsid w:val="00475C67"/>
    <w:rsid w:val="00475D47"/>
    <w:rsid w:val="00475F02"/>
    <w:rsid w:val="0047611F"/>
    <w:rsid w:val="004765DD"/>
    <w:rsid w:val="00476816"/>
    <w:rsid w:val="00476933"/>
    <w:rsid w:val="00476A0D"/>
    <w:rsid w:val="00476A21"/>
    <w:rsid w:val="00476B8C"/>
    <w:rsid w:val="00476B9C"/>
    <w:rsid w:val="00477161"/>
    <w:rsid w:val="0047788D"/>
    <w:rsid w:val="00477BC8"/>
    <w:rsid w:val="00477C6D"/>
    <w:rsid w:val="00477E33"/>
    <w:rsid w:val="00477EBB"/>
    <w:rsid w:val="00477EE6"/>
    <w:rsid w:val="004816EA"/>
    <w:rsid w:val="0048179A"/>
    <w:rsid w:val="00481A73"/>
    <w:rsid w:val="00481CE6"/>
    <w:rsid w:val="00481E22"/>
    <w:rsid w:val="00481EBB"/>
    <w:rsid w:val="0048234B"/>
    <w:rsid w:val="0048260F"/>
    <w:rsid w:val="004828FA"/>
    <w:rsid w:val="00482AB4"/>
    <w:rsid w:val="00482CC4"/>
    <w:rsid w:val="004831F8"/>
    <w:rsid w:val="00483500"/>
    <w:rsid w:val="00483A2E"/>
    <w:rsid w:val="00483B17"/>
    <w:rsid w:val="00483B18"/>
    <w:rsid w:val="00483DBE"/>
    <w:rsid w:val="004841AF"/>
    <w:rsid w:val="0048481D"/>
    <w:rsid w:val="00484A05"/>
    <w:rsid w:val="00484B93"/>
    <w:rsid w:val="00484D81"/>
    <w:rsid w:val="00484ED1"/>
    <w:rsid w:val="00484FB3"/>
    <w:rsid w:val="0048536F"/>
    <w:rsid w:val="00485782"/>
    <w:rsid w:val="00485938"/>
    <w:rsid w:val="0048596E"/>
    <w:rsid w:val="00485A12"/>
    <w:rsid w:val="00485A58"/>
    <w:rsid w:val="00485F2B"/>
    <w:rsid w:val="00486160"/>
    <w:rsid w:val="0048618B"/>
    <w:rsid w:val="004861CB"/>
    <w:rsid w:val="00486259"/>
    <w:rsid w:val="00486283"/>
    <w:rsid w:val="004864D2"/>
    <w:rsid w:val="004866B5"/>
    <w:rsid w:val="00486B41"/>
    <w:rsid w:val="00486E8E"/>
    <w:rsid w:val="00487146"/>
    <w:rsid w:val="00487B3B"/>
    <w:rsid w:val="00487C32"/>
    <w:rsid w:val="00487C4D"/>
    <w:rsid w:val="00490094"/>
    <w:rsid w:val="004903C0"/>
    <w:rsid w:val="004903D1"/>
    <w:rsid w:val="00490B5D"/>
    <w:rsid w:val="00490C0C"/>
    <w:rsid w:val="00490CD4"/>
    <w:rsid w:val="00490DC0"/>
    <w:rsid w:val="00490F2E"/>
    <w:rsid w:val="00491513"/>
    <w:rsid w:val="004915A9"/>
    <w:rsid w:val="004918CD"/>
    <w:rsid w:val="00491A27"/>
    <w:rsid w:val="004921AF"/>
    <w:rsid w:val="004923F5"/>
    <w:rsid w:val="0049245B"/>
    <w:rsid w:val="00492A25"/>
    <w:rsid w:val="00492D67"/>
    <w:rsid w:val="00492DA3"/>
    <w:rsid w:val="0049335D"/>
    <w:rsid w:val="00493367"/>
    <w:rsid w:val="00493574"/>
    <w:rsid w:val="0049377A"/>
    <w:rsid w:val="00493790"/>
    <w:rsid w:val="00493A97"/>
    <w:rsid w:val="00493B2A"/>
    <w:rsid w:val="00493DF8"/>
    <w:rsid w:val="00493E83"/>
    <w:rsid w:val="00494043"/>
    <w:rsid w:val="00494073"/>
    <w:rsid w:val="004940F8"/>
    <w:rsid w:val="00494107"/>
    <w:rsid w:val="0049473E"/>
    <w:rsid w:val="004947B5"/>
    <w:rsid w:val="004947E8"/>
    <w:rsid w:val="004949BC"/>
    <w:rsid w:val="00494A88"/>
    <w:rsid w:val="00494DA4"/>
    <w:rsid w:val="00494E25"/>
    <w:rsid w:val="00495134"/>
    <w:rsid w:val="0049533A"/>
    <w:rsid w:val="0049585F"/>
    <w:rsid w:val="0049589F"/>
    <w:rsid w:val="004959CE"/>
    <w:rsid w:val="004959FF"/>
    <w:rsid w:val="00495A8B"/>
    <w:rsid w:val="00495C66"/>
    <w:rsid w:val="00495F87"/>
    <w:rsid w:val="0049615D"/>
    <w:rsid w:val="00496172"/>
    <w:rsid w:val="00496234"/>
    <w:rsid w:val="0049648E"/>
    <w:rsid w:val="00496994"/>
    <w:rsid w:val="00496C58"/>
    <w:rsid w:val="0049728D"/>
    <w:rsid w:val="004972FC"/>
    <w:rsid w:val="0049755A"/>
    <w:rsid w:val="00497B91"/>
    <w:rsid w:val="004A033F"/>
    <w:rsid w:val="004A035A"/>
    <w:rsid w:val="004A06D7"/>
    <w:rsid w:val="004A0753"/>
    <w:rsid w:val="004A086B"/>
    <w:rsid w:val="004A0EA5"/>
    <w:rsid w:val="004A0F53"/>
    <w:rsid w:val="004A0FE4"/>
    <w:rsid w:val="004A1155"/>
    <w:rsid w:val="004A12BB"/>
    <w:rsid w:val="004A12D1"/>
    <w:rsid w:val="004A12DF"/>
    <w:rsid w:val="004A1754"/>
    <w:rsid w:val="004A18AA"/>
    <w:rsid w:val="004A1B78"/>
    <w:rsid w:val="004A1CCA"/>
    <w:rsid w:val="004A1D22"/>
    <w:rsid w:val="004A1EE1"/>
    <w:rsid w:val="004A1F23"/>
    <w:rsid w:val="004A2810"/>
    <w:rsid w:val="004A2942"/>
    <w:rsid w:val="004A298B"/>
    <w:rsid w:val="004A298C"/>
    <w:rsid w:val="004A2A17"/>
    <w:rsid w:val="004A2F1C"/>
    <w:rsid w:val="004A2FA5"/>
    <w:rsid w:val="004A335B"/>
    <w:rsid w:val="004A339A"/>
    <w:rsid w:val="004A3541"/>
    <w:rsid w:val="004A36E4"/>
    <w:rsid w:val="004A468F"/>
    <w:rsid w:val="004A480C"/>
    <w:rsid w:val="004A48B2"/>
    <w:rsid w:val="004A48CB"/>
    <w:rsid w:val="004A4BE2"/>
    <w:rsid w:val="004A4DBF"/>
    <w:rsid w:val="004A4E72"/>
    <w:rsid w:val="004A50E9"/>
    <w:rsid w:val="004A5364"/>
    <w:rsid w:val="004A543E"/>
    <w:rsid w:val="004A5679"/>
    <w:rsid w:val="004A5A7F"/>
    <w:rsid w:val="004A5B91"/>
    <w:rsid w:val="004A62E2"/>
    <w:rsid w:val="004A64E2"/>
    <w:rsid w:val="004A66C3"/>
    <w:rsid w:val="004A6A00"/>
    <w:rsid w:val="004A6A60"/>
    <w:rsid w:val="004A6AEA"/>
    <w:rsid w:val="004A6D8D"/>
    <w:rsid w:val="004A72A8"/>
    <w:rsid w:val="004A761B"/>
    <w:rsid w:val="004A7AC7"/>
    <w:rsid w:val="004A7BE9"/>
    <w:rsid w:val="004A7D65"/>
    <w:rsid w:val="004B00FF"/>
    <w:rsid w:val="004B0493"/>
    <w:rsid w:val="004B053D"/>
    <w:rsid w:val="004B07D4"/>
    <w:rsid w:val="004B0851"/>
    <w:rsid w:val="004B0966"/>
    <w:rsid w:val="004B09AB"/>
    <w:rsid w:val="004B0A9E"/>
    <w:rsid w:val="004B0DC7"/>
    <w:rsid w:val="004B0DFC"/>
    <w:rsid w:val="004B0E51"/>
    <w:rsid w:val="004B0EE9"/>
    <w:rsid w:val="004B0FC8"/>
    <w:rsid w:val="004B11C1"/>
    <w:rsid w:val="004B13D6"/>
    <w:rsid w:val="004B156E"/>
    <w:rsid w:val="004B1690"/>
    <w:rsid w:val="004B19AE"/>
    <w:rsid w:val="004B1D00"/>
    <w:rsid w:val="004B1E91"/>
    <w:rsid w:val="004B1F95"/>
    <w:rsid w:val="004B2212"/>
    <w:rsid w:val="004B29BD"/>
    <w:rsid w:val="004B2E6A"/>
    <w:rsid w:val="004B2EFC"/>
    <w:rsid w:val="004B2F1D"/>
    <w:rsid w:val="004B3153"/>
    <w:rsid w:val="004B3599"/>
    <w:rsid w:val="004B375A"/>
    <w:rsid w:val="004B386C"/>
    <w:rsid w:val="004B3900"/>
    <w:rsid w:val="004B3A98"/>
    <w:rsid w:val="004B4471"/>
    <w:rsid w:val="004B4B07"/>
    <w:rsid w:val="004B4C32"/>
    <w:rsid w:val="004B4D5F"/>
    <w:rsid w:val="004B50AF"/>
    <w:rsid w:val="004B58C7"/>
    <w:rsid w:val="004B58E1"/>
    <w:rsid w:val="004B5DAF"/>
    <w:rsid w:val="004B5E73"/>
    <w:rsid w:val="004B62FA"/>
    <w:rsid w:val="004B6635"/>
    <w:rsid w:val="004B6711"/>
    <w:rsid w:val="004B6A1F"/>
    <w:rsid w:val="004B6B3D"/>
    <w:rsid w:val="004B71D7"/>
    <w:rsid w:val="004B7338"/>
    <w:rsid w:val="004B736B"/>
    <w:rsid w:val="004B74D6"/>
    <w:rsid w:val="004B75C9"/>
    <w:rsid w:val="004B7642"/>
    <w:rsid w:val="004B7805"/>
    <w:rsid w:val="004B7C3B"/>
    <w:rsid w:val="004B7F6C"/>
    <w:rsid w:val="004C005B"/>
    <w:rsid w:val="004C017B"/>
    <w:rsid w:val="004C03DE"/>
    <w:rsid w:val="004C0E55"/>
    <w:rsid w:val="004C0EC4"/>
    <w:rsid w:val="004C0F90"/>
    <w:rsid w:val="004C11D4"/>
    <w:rsid w:val="004C12E5"/>
    <w:rsid w:val="004C1974"/>
    <w:rsid w:val="004C1A56"/>
    <w:rsid w:val="004C2082"/>
    <w:rsid w:val="004C2412"/>
    <w:rsid w:val="004C2645"/>
    <w:rsid w:val="004C27E2"/>
    <w:rsid w:val="004C290C"/>
    <w:rsid w:val="004C2A17"/>
    <w:rsid w:val="004C2A68"/>
    <w:rsid w:val="004C3022"/>
    <w:rsid w:val="004C31AB"/>
    <w:rsid w:val="004C34E0"/>
    <w:rsid w:val="004C36B4"/>
    <w:rsid w:val="004C3916"/>
    <w:rsid w:val="004C39BA"/>
    <w:rsid w:val="004C4353"/>
    <w:rsid w:val="004C4471"/>
    <w:rsid w:val="004C4672"/>
    <w:rsid w:val="004C46F9"/>
    <w:rsid w:val="004C4AD0"/>
    <w:rsid w:val="004C4B7B"/>
    <w:rsid w:val="004C4E91"/>
    <w:rsid w:val="004C4EB1"/>
    <w:rsid w:val="004C4EBE"/>
    <w:rsid w:val="004C615E"/>
    <w:rsid w:val="004C6225"/>
    <w:rsid w:val="004C6236"/>
    <w:rsid w:val="004C65D3"/>
    <w:rsid w:val="004C65F3"/>
    <w:rsid w:val="004C6A18"/>
    <w:rsid w:val="004C6BD8"/>
    <w:rsid w:val="004C6CB9"/>
    <w:rsid w:val="004C77C3"/>
    <w:rsid w:val="004C7877"/>
    <w:rsid w:val="004C7B67"/>
    <w:rsid w:val="004C7B8A"/>
    <w:rsid w:val="004C7C91"/>
    <w:rsid w:val="004C7E49"/>
    <w:rsid w:val="004C7FE4"/>
    <w:rsid w:val="004D0341"/>
    <w:rsid w:val="004D0413"/>
    <w:rsid w:val="004D055B"/>
    <w:rsid w:val="004D0580"/>
    <w:rsid w:val="004D05B3"/>
    <w:rsid w:val="004D0F69"/>
    <w:rsid w:val="004D0FD5"/>
    <w:rsid w:val="004D1067"/>
    <w:rsid w:val="004D1158"/>
    <w:rsid w:val="004D11FB"/>
    <w:rsid w:val="004D1233"/>
    <w:rsid w:val="004D12EE"/>
    <w:rsid w:val="004D135E"/>
    <w:rsid w:val="004D143C"/>
    <w:rsid w:val="004D1517"/>
    <w:rsid w:val="004D16D3"/>
    <w:rsid w:val="004D185B"/>
    <w:rsid w:val="004D197B"/>
    <w:rsid w:val="004D1B30"/>
    <w:rsid w:val="004D1CD4"/>
    <w:rsid w:val="004D1DA3"/>
    <w:rsid w:val="004D214F"/>
    <w:rsid w:val="004D22C3"/>
    <w:rsid w:val="004D27E9"/>
    <w:rsid w:val="004D29B2"/>
    <w:rsid w:val="004D2AC9"/>
    <w:rsid w:val="004D2ED6"/>
    <w:rsid w:val="004D2F56"/>
    <w:rsid w:val="004D30D3"/>
    <w:rsid w:val="004D32B4"/>
    <w:rsid w:val="004D3376"/>
    <w:rsid w:val="004D34CE"/>
    <w:rsid w:val="004D36C0"/>
    <w:rsid w:val="004D3BD9"/>
    <w:rsid w:val="004D3D29"/>
    <w:rsid w:val="004D4290"/>
    <w:rsid w:val="004D4294"/>
    <w:rsid w:val="004D42A1"/>
    <w:rsid w:val="004D44C1"/>
    <w:rsid w:val="004D44D4"/>
    <w:rsid w:val="004D4AFB"/>
    <w:rsid w:val="004D4F81"/>
    <w:rsid w:val="004D50BB"/>
    <w:rsid w:val="004D50DD"/>
    <w:rsid w:val="004D50E8"/>
    <w:rsid w:val="004D51FC"/>
    <w:rsid w:val="004D555E"/>
    <w:rsid w:val="004D56FA"/>
    <w:rsid w:val="004D5717"/>
    <w:rsid w:val="004D57C1"/>
    <w:rsid w:val="004D5977"/>
    <w:rsid w:val="004D5C06"/>
    <w:rsid w:val="004D5DF8"/>
    <w:rsid w:val="004D5FFA"/>
    <w:rsid w:val="004D5FFC"/>
    <w:rsid w:val="004D605D"/>
    <w:rsid w:val="004D60F4"/>
    <w:rsid w:val="004D61EA"/>
    <w:rsid w:val="004D6314"/>
    <w:rsid w:val="004D64AA"/>
    <w:rsid w:val="004D6564"/>
    <w:rsid w:val="004D6995"/>
    <w:rsid w:val="004D6EE7"/>
    <w:rsid w:val="004D7044"/>
    <w:rsid w:val="004D70AE"/>
    <w:rsid w:val="004D70D2"/>
    <w:rsid w:val="004D7273"/>
    <w:rsid w:val="004D7322"/>
    <w:rsid w:val="004D74E7"/>
    <w:rsid w:val="004D755B"/>
    <w:rsid w:val="004D77AA"/>
    <w:rsid w:val="004D7A47"/>
    <w:rsid w:val="004D7A6A"/>
    <w:rsid w:val="004D7E30"/>
    <w:rsid w:val="004D7E35"/>
    <w:rsid w:val="004E0163"/>
    <w:rsid w:val="004E060D"/>
    <w:rsid w:val="004E0647"/>
    <w:rsid w:val="004E09DC"/>
    <w:rsid w:val="004E0C02"/>
    <w:rsid w:val="004E0C3D"/>
    <w:rsid w:val="004E11FA"/>
    <w:rsid w:val="004E12B9"/>
    <w:rsid w:val="004E1C50"/>
    <w:rsid w:val="004E2076"/>
    <w:rsid w:val="004E24FA"/>
    <w:rsid w:val="004E257D"/>
    <w:rsid w:val="004E28A0"/>
    <w:rsid w:val="004E2983"/>
    <w:rsid w:val="004E2E39"/>
    <w:rsid w:val="004E2EC0"/>
    <w:rsid w:val="004E32C9"/>
    <w:rsid w:val="004E369B"/>
    <w:rsid w:val="004E3726"/>
    <w:rsid w:val="004E3732"/>
    <w:rsid w:val="004E391B"/>
    <w:rsid w:val="004E3B85"/>
    <w:rsid w:val="004E3F30"/>
    <w:rsid w:val="004E422B"/>
    <w:rsid w:val="004E4447"/>
    <w:rsid w:val="004E4699"/>
    <w:rsid w:val="004E4752"/>
    <w:rsid w:val="004E477A"/>
    <w:rsid w:val="004E4813"/>
    <w:rsid w:val="004E489F"/>
    <w:rsid w:val="004E4B23"/>
    <w:rsid w:val="004E4B32"/>
    <w:rsid w:val="004E4BA3"/>
    <w:rsid w:val="004E4D98"/>
    <w:rsid w:val="004E4DF6"/>
    <w:rsid w:val="004E4EE7"/>
    <w:rsid w:val="004E50B0"/>
    <w:rsid w:val="004E569B"/>
    <w:rsid w:val="004E59BA"/>
    <w:rsid w:val="004E5DCA"/>
    <w:rsid w:val="004E5FE2"/>
    <w:rsid w:val="004E62D0"/>
    <w:rsid w:val="004E660A"/>
    <w:rsid w:val="004E66CC"/>
    <w:rsid w:val="004E68C8"/>
    <w:rsid w:val="004E6A5B"/>
    <w:rsid w:val="004E6C4C"/>
    <w:rsid w:val="004E6CB5"/>
    <w:rsid w:val="004E714A"/>
    <w:rsid w:val="004E71B9"/>
    <w:rsid w:val="004E7310"/>
    <w:rsid w:val="004E7383"/>
    <w:rsid w:val="004E73A4"/>
    <w:rsid w:val="004E759E"/>
    <w:rsid w:val="004E761A"/>
    <w:rsid w:val="004F0085"/>
    <w:rsid w:val="004F01AE"/>
    <w:rsid w:val="004F01F1"/>
    <w:rsid w:val="004F0432"/>
    <w:rsid w:val="004F0546"/>
    <w:rsid w:val="004F0675"/>
    <w:rsid w:val="004F081D"/>
    <w:rsid w:val="004F087A"/>
    <w:rsid w:val="004F11D1"/>
    <w:rsid w:val="004F1291"/>
    <w:rsid w:val="004F178F"/>
    <w:rsid w:val="004F1FFD"/>
    <w:rsid w:val="004F203A"/>
    <w:rsid w:val="004F21AA"/>
    <w:rsid w:val="004F2246"/>
    <w:rsid w:val="004F268F"/>
    <w:rsid w:val="004F27E0"/>
    <w:rsid w:val="004F2A4C"/>
    <w:rsid w:val="004F2B83"/>
    <w:rsid w:val="004F2E9F"/>
    <w:rsid w:val="004F300E"/>
    <w:rsid w:val="004F30EB"/>
    <w:rsid w:val="004F3117"/>
    <w:rsid w:val="004F31F0"/>
    <w:rsid w:val="004F3796"/>
    <w:rsid w:val="004F39CF"/>
    <w:rsid w:val="004F3F9E"/>
    <w:rsid w:val="004F40A9"/>
    <w:rsid w:val="004F40FB"/>
    <w:rsid w:val="004F449A"/>
    <w:rsid w:val="004F45DF"/>
    <w:rsid w:val="004F4612"/>
    <w:rsid w:val="004F4E46"/>
    <w:rsid w:val="004F52C5"/>
    <w:rsid w:val="004F53B6"/>
    <w:rsid w:val="004F54AC"/>
    <w:rsid w:val="004F5579"/>
    <w:rsid w:val="004F56EB"/>
    <w:rsid w:val="004F5708"/>
    <w:rsid w:val="004F57EF"/>
    <w:rsid w:val="004F5824"/>
    <w:rsid w:val="004F5F3E"/>
    <w:rsid w:val="004F622A"/>
    <w:rsid w:val="004F6548"/>
    <w:rsid w:val="004F693E"/>
    <w:rsid w:val="004F6954"/>
    <w:rsid w:val="004F6BAF"/>
    <w:rsid w:val="004F6BCE"/>
    <w:rsid w:val="004F6C05"/>
    <w:rsid w:val="004F6CDB"/>
    <w:rsid w:val="004F6D51"/>
    <w:rsid w:val="004F6E0F"/>
    <w:rsid w:val="004F7326"/>
    <w:rsid w:val="004F7501"/>
    <w:rsid w:val="004F753C"/>
    <w:rsid w:val="004F753D"/>
    <w:rsid w:val="004F75CE"/>
    <w:rsid w:val="004F77C2"/>
    <w:rsid w:val="004F79E4"/>
    <w:rsid w:val="004F7B3F"/>
    <w:rsid w:val="004F7B44"/>
    <w:rsid w:val="00500A20"/>
    <w:rsid w:val="00500B03"/>
    <w:rsid w:val="00500B4C"/>
    <w:rsid w:val="00500E10"/>
    <w:rsid w:val="00500F36"/>
    <w:rsid w:val="00501D30"/>
    <w:rsid w:val="0050209B"/>
    <w:rsid w:val="005020D3"/>
    <w:rsid w:val="0050221B"/>
    <w:rsid w:val="0050225A"/>
    <w:rsid w:val="0050229D"/>
    <w:rsid w:val="0050255F"/>
    <w:rsid w:val="00502B24"/>
    <w:rsid w:val="00502DF8"/>
    <w:rsid w:val="00502ECB"/>
    <w:rsid w:val="00502FE7"/>
    <w:rsid w:val="005031AB"/>
    <w:rsid w:val="00503208"/>
    <w:rsid w:val="00503769"/>
    <w:rsid w:val="005037A7"/>
    <w:rsid w:val="00503C12"/>
    <w:rsid w:val="00503D6E"/>
    <w:rsid w:val="00503FB8"/>
    <w:rsid w:val="00504132"/>
    <w:rsid w:val="0050415F"/>
    <w:rsid w:val="005046A5"/>
    <w:rsid w:val="005046BA"/>
    <w:rsid w:val="00504CAD"/>
    <w:rsid w:val="00504CEA"/>
    <w:rsid w:val="0050513A"/>
    <w:rsid w:val="005053A6"/>
    <w:rsid w:val="00505735"/>
    <w:rsid w:val="00505785"/>
    <w:rsid w:val="00505840"/>
    <w:rsid w:val="005059B6"/>
    <w:rsid w:val="00505BBF"/>
    <w:rsid w:val="00505CC4"/>
    <w:rsid w:val="00505E55"/>
    <w:rsid w:val="0050603B"/>
    <w:rsid w:val="00506458"/>
    <w:rsid w:val="005064D9"/>
    <w:rsid w:val="0050659B"/>
    <w:rsid w:val="005068C8"/>
    <w:rsid w:val="00506B42"/>
    <w:rsid w:val="00506BF2"/>
    <w:rsid w:val="00506C55"/>
    <w:rsid w:val="00506FCE"/>
    <w:rsid w:val="0050720B"/>
    <w:rsid w:val="005072CB"/>
    <w:rsid w:val="0050742B"/>
    <w:rsid w:val="0050758D"/>
    <w:rsid w:val="0050779F"/>
    <w:rsid w:val="0050794F"/>
    <w:rsid w:val="00507981"/>
    <w:rsid w:val="00507AA2"/>
    <w:rsid w:val="00507BE4"/>
    <w:rsid w:val="00507CD5"/>
    <w:rsid w:val="00507DB4"/>
    <w:rsid w:val="00507E06"/>
    <w:rsid w:val="00507E74"/>
    <w:rsid w:val="00510309"/>
    <w:rsid w:val="0051060C"/>
    <w:rsid w:val="005108A8"/>
    <w:rsid w:val="00510BBB"/>
    <w:rsid w:val="00510EFA"/>
    <w:rsid w:val="00510FE1"/>
    <w:rsid w:val="0051100E"/>
    <w:rsid w:val="00511043"/>
    <w:rsid w:val="005114BD"/>
    <w:rsid w:val="005116B5"/>
    <w:rsid w:val="0051182B"/>
    <w:rsid w:val="0051239D"/>
    <w:rsid w:val="00512512"/>
    <w:rsid w:val="005125E6"/>
    <w:rsid w:val="00512891"/>
    <w:rsid w:val="00512A69"/>
    <w:rsid w:val="00512B3A"/>
    <w:rsid w:val="00512BFB"/>
    <w:rsid w:val="00512C52"/>
    <w:rsid w:val="0051310F"/>
    <w:rsid w:val="00513155"/>
    <w:rsid w:val="005131B7"/>
    <w:rsid w:val="00513226"/>
    <w:rsid w:val="005137E8"/>
    <w:rsid w:val="005139AC"/>
    <w:rsid w:val="005139B4"/>
    <w:rsid w:val="00513B1A"/>
    <w:rsid w:val="00513DCC"/>
    <w:rsid w:val="00513E83"/>
    <w:rsid w:val="00513F02"/>
    <w:rsid w:val="00513F25"/>
    <w:rsid w:val="005140D5"/>
    <w:rsid w:val="005143F5"/>
    <w:rsid w:val="00514777"/>
    <w:rsid w:val="00514779"/>
    <w:rsid w:val="005147A6"/>
    <w:rsid w:val="005147DC"/>
    <w:rsid w:val="00514F2E"/>
    <w:rsid w:val="005151D1"/>
    <w:rsid w:val="005152FE"/>
    <w:rsid w:val="00515366"/>
    <w:rsid w:val="00515AFC"/>
    <w:rsid w:val="00515D4C"/>
    <w:rsid w:val="00515DAA"/>
    <w:rsid w:val="00515E13"/>
    <w:rsid w:val="00515E84"/>
    <w:rsid w:val="0051601C"/>
    <w:rsid w:val="00516121"/>
    <w:rsid w:val="0051616D"/>
    <w:rsid w:val="00516299"/>
    <w:rsid w:val="005163A6"/>
    <w:rsid w:val="005163EF"/>
    <w:rsid w:val="0051660D"/>
    <w:rsid w:val="005167F0"/>
    <w:rsid w:val="00516D72"/>
    <w:rsid w:val="00516E40"/>
    <w:rsid w:val="00516FDA"/>
    <w:rsid w:val="00516FE0"/>
    <w:rsid w:val="005172B5"/>
    <w:rsid w:val="005176A1"/>
    <w:rsid w:val="0051771C"/>
    <w:rsid w:val="005178EF"/>
    <w:rsid w:val="00517C6D"/>
    <w:rsid w:val="00517DDD"/>
    <w:rsid w:val="00520039"/>
    <w:rsid w:val="005201ED"/>
    <w:rsid w:val="005201FD"/>
    <w:rsid w:val="00520469"/>
    <w:rsid w:val="00520C4C"/>
    <w:rsid w:val="00520C84"/>
    <w:rsid w:val="00520D67"/>
    <w:rsid w:val="00520FD1"/>
    <w:rsid w:val="00520FF2"/>
    <w:rsid w:val="00521058"/>
    <w:rsid w:val="0052130B"/>
    <w:rsid w:val="005213E2"/>
    <w:rsid w:val="005215D5"/>
    <w:rsid w:val="00521A3D"/>
    <w:rsid w:val="00521AE6"/>
    <w:rsid w:val="00521C8A"/>
    <w:rsid w:val="00521DF7"/>
    <w:rsid w:val="0052248B"/>
    <w:rsid w:val="005224BC"/>
    <w:rsid w:val="005224F0"/>
    <w:rsid w:val="0052259C"/>
    <w:rsid w:val="005226A3"/>
    <w:rsid w:val="005226F2"/>
    <w:rsid w:val="00522703"/>
    <w:rsid w:val="00522762"/>
    <w:rsid w:val="00522817"/>
    <w:rsid w:val="00522ADE"/>
    <w:rsid w:val="00522C05"/>
    <w:rsid w:val="0052317C"/>
    <w:rsid w:val="005236EF"/>
    <w:rsid w:val="00523A48"/>
    <w:rsid w:val="00523A75"/>
    <w:rsid w:val="00523AB4"/>
    <w:rsid w:val="00523BA3"/>
    <w:rsid w:val="00523EB0"/>
    <w:rsid w:val="00523F71"/>
    <w:rsid w:val="00523F86"/>
    <w:rsid w:val="00524062"/>
    <w:rsid w:val="005240AF"/>
    <w:rsid w:val="00524318"/>
    <w:rsid w:val="0052448E"/>
    <w:rsid w:val="00524664"/>
    <w:rsid w:val="005246A4"/>
    <w:rsid w:val="00524881"/>
    <w:rsid w:val="00524C8C"/>
    <w:rsid w:val="00524D81"/>
    <w:rsid w:val="00524E84"/>
    <w:rsid w:val="00524F13"/>
    <w:rsid w:val="00524FA6"/>
    <w:rsid w:val="00525A64"/>
    <w:rsid w:val="00525CA6"/>
    <w:rsid w:val="00525CEE"/>
    <w:rsid w:val="00525E80"/>
    <w:rsid w:val="00525F3C"/>
    <w:rsid w:val="00525FD9"/>
    <w:rsid w:val="00526152"/>
    <w:rsid w:val="005263EE"/>
    <w:rsid w:val="005268E6"/>
    <w:rsid w:val="005269E5"/>
    <w:rsid w:val="00526B8A"/>
    <w:rsid w:val="00526CA0"/>
    <w:rsid w:val="0052708C"/>
    <w:rsid w:val="00527121"/>
    <w:rsid w:val="005272C3"/>
    <w:rsid w:val="005273F1"/>
    <w:rsid w:val="005277C8"/>
    <w:rsid w:val="00527B0E"/>
    <w:rsid w:val="00527F95"/>
    <w:rsid w:val="00530010"/>
    <w:rsid w:val="00530614"/>
    <w:rsid w:val="005306CA"/>
    <w:rsid w:val="005309E4"/>
    <w:rsid w:val="00530F2F"/>
    <w:rsid w:val="00530FD4"/>
    <w:rsid w:val="0053122C"/>
    <w:rsid w:val="005314C4"/>
    <w:rsid w:val="005315A8"/>
    <w:rsid w:val="00531699"/>
    <w:rsid w:val="0053172C"/>
    <w:rsid w:val="00531768"/>
    <w:rsid w:val="00531949"/>
    <w:rsid w:val="00531B6C"/>
    <w:rsid w:val="00531C99"/>
    <w:rsid w:val="00531D85"/>
    <w:rsid w:val="005320FC"/>
    <w:rsid w:val="005321CF"/>
    <w:rsid w:val="00532271"/>
    <w:rsid w:val="0053239A"/>
    <w:rsid w:val="005323A1"/>
    <w:rsid w:val="005323FD"/>
    <w:rsid w:val="005328A0"/>
    <w:rsid w:val="005328AA"/>
    <w:rsid w:val="005329D5"/>
    <w:rsid w:val="00532B37"/>
    <w:rsid w:val="00532CE5"/>
    <w:rsid w:val="00533091"/>
    <w:rsid w:val="00533126"/>
    <w:rsid w:val="00533196"/>
    <w:rsid w:val="00533238"/>
    <w:rsid w:val="00533398"/>
    <w:rsid w:val="0053384F"/>
    <w:rsid w:val="00533C1B"/>
    <w:rsid w:val="0053448C"/>
    <w:rsid w:val="00534587"/>
    <w:rsid w:val="00534841"/>
    <w:rsid w:val="00534A1B"/>
    <w:rsid w:val="00534D51"/>
    <w:rsid w:val="005352D7"/>
    <w:rsid w:val="0053549C"/>
    <w:rsid w:val="0053559D"/>
    <w:rsid w:val="00535818"/>
    <w:rsid w:val="00535839"/>
    <w:rsid w:val="00535A74"/>
    <w:rsid w:val="00535DC7"/>
    <w:rsid w:val="005363A8"/>
    <w:rsid w:val="00536463"/>
    <w:rsid w:val="005365D5"/>
    <w:rsid w:val="00536890"/>
    <w:rsid w:val="00536F44"/>
    <w:rsid w:val="00536FB6"/>
    <w:rsid w:val="005371A5"/>
    <w:rsid w:val="005372C2"/>
    <w:rsid w:val="00537664"/>
    <w:rsid w:val="0053794D"/>
    <w:rsid w:val="0054004D"/>
    <w:rsid w:val="0054011E"/>
    <w:rsid w:val="0054026E"/>
    <w:rsid w:val="00540389"/>
    <w:rsid w:val="00540441"/>
    <w:rsid w:val="00540542"/>
    <w:rsid w:val="00540563"/>
    <w:rsid w:val="00540610"/>
    <w:rsid w:val="00540661"/>
    <w:rsid w:val="00540854"/>
    <w:rsid w:val="00540E88"/>
    <w:rsid w:val="0054109A"/>
    <w:rsid w:val="005410A3"/>
    <w:rsid w:val="00541107"/>
    <w:rsid w:val="00541288"/>
    <w:rsid w:val="00541343"/>
    <w:rsid w:val="0054135E"/>
    <w:rsid w:val="00541621"/>
    <w:rsid w:val="00541622"/>
    <w:rsid w:val="005419B7"/>
    <w:rsid w:val="00541C00"/>
    <w:rsid w:val="00541D93"/>
    <w:rsid w:val="00541DAA"/>
    <w:rsid w:val="00541DF4"/>
    <w:rsid w:val="00542093"/>
    <w:rsid w:val="005420F5"/>
    <w:rsid w:val="0054237A"/>
    <w:rsid w:val="0054241D"/>
    <w:rsid w:val="005428FD"/>
    <w:rsid w:val="00542BDA"/>
    <w:rsid w:val="00542C7D"/>
    <w:rsid w:val="00542D3F"/>
    <w:rsid w:val="00542E7F"/>
    <w:rsid w:val="00543873"/>
    <w:rsid w:val="00543909"/>
    <w:rsid w:val="00543D8B"/>
    <w:rsid w:val="00544031"/>
    <w:rsid w:val="005444A7"/>
    <w:rsid w:val="005445F4"/>
    <w:rsid w:val="00544717"/>
    <w:rsid w:val="005449D1"/>
    <w:rsid w:val="00544A1B"/>
    <w:rsid w:val="00544B9B"/>
    <w:rsid w:val="00544C66"/>
    <w:rsid w:val="005452B6"/>
    <w:rsid w:val="00545579"/>
    <w:rsid w:val="00545623"/>
    <w:rsid w:val="005459A8"/>
    <w:rsid w:val="00545DD1"/>
    <w:rsid w:val="00545EDD"/>
    <w:rsid w:val="0054603B"/>
    <w:rsid w:val="00546158"/>
    <w:rsid w:val="005461AF"/>
    <w:rsid w:val="005461DE"/>
    <w:rsid w:val="0054672C"/>
    <w:rsid w:val="00546732"/>
    <w:rsid w:val="00546747"/>
    <w:rsid w:val="00546984"/>
    <w:rsid w:val="00546ADC"/>
    <w:rsid w:val="00546D1C"/>
    <w:rsid w:val="00547314"/>
    <w:rsid w:val="0054764E"/>
    <w:rsid w:val="0054783E"/>
    <w:rsid w:val="00547AFB"/>
    <w:rsid w:val="00547CE3"/>
    <w:rsid w:val="00550259"/>
    <w:rsid w:val="00550309"/>
    <w:rsid w:val="005503D8"/>
    <w:rsid w:val="005503FE"/>
    <w:rsid w:val="0055079D"/>
    <w:rsid w:val="00550884"/>
    <w:rsid w:val="00550B4E"/>
    <w:rsid w:val="00550D99"/>
    <w:rsid w:val="00550E84"/>
    <w:rsid w:val="00551427"/>
    <w:rsid w:val="005514D9"/>
    <w:rsid w:val="00551581"/>
    <w:rsid w:val="00551985"/>
    <w:rsid w:val="00551B58"/>
    <w:rsid w:val="00551D54"/>
    <w:rsid w:val="00551DA7"/>
    <w:rsid w:val="00551E54"/>
    <w:rsid w:val="00551F7E"/>
    <w:rsid w:val="005522B1"/>
    <w:rsid w:val="00552313"/>
    <w:rsid w:val="00552426"/>
    <w:rsid w:val="00552476"/>
    <w:rsid w:val="00552531"/>
    <w:rsid w:val="0055261B"/>
    <w:rsid w:val="00552713"/>
    <w:rsid w:val="005528B9"/>
    <w:rsid w:val="005529F6"/>
    <w:rsid w:val="00552ABD"/>
    <w:rsid w:val="00552B6A"/>
    <w:rsid w:val="00552CB6"/>
    <w:rsid w:val="00552E72"/>
    <w:rsid w:val="00552FCA"/>
    <w:rsid w:val="00553134"/>
    <w:rsid w:val="00553193"/>
    <w:rsid w:val="00553422"/>
    <w:rsid w:val="0055343A"/>
    <w:rsid w:val="0055343D"/>
    <w:rsid w:val="0055355A"/>
    <w:rsid w:val="005536AF"/>
    <w:rsid w:val="00553700"/>
    <w:rsid w:val="0055370D"/>
    <w:rsid w:val="00553778"/>
    <w:rsid w:val="0055377E"/>
    <w:rsid w:val="005537F7"/>
    <w:rsid w:val="0055391B"/>
    <w:rsid w:val="005539B6"/>
    <w:rsid w:val="00553AEE"/>
    <w:rsid w:val="00553B9C"/>
    <w:rsid w:val="00553C5D"/>
    <w:rsid w:val="00553E0A"/>
    <w:rsid w:val="00553EA4"/>
    <w:rsid w:val="00553FE0"/>
    <w:rsid w:val="005540AB"/>
    <w:rsid w:val="005541A5"/>
    <w:rsid w:val="005549E4"/>
    <w:rsid w:val="00554C6E"/>
    <w:rsid w:val="00554E8A"/>
    <w:rsid w:val="00554FD9"/>
    <w:rsid w:val="005551A2"/>
    <w:rsid w:val="005552E4"/>
    <w:rsid w:val="0055533E"/>
    <w:rsid w:val="00555745"/>
    <w:rsid w:val="0055584F"/>
    <w:rsid w:val="00555AB0"/>
    <w:rsid w:val="00555C39"/>
    <w:rsid w:val="00556197"/>
    <w:rsid w:val="005562DD"/>
    <w:rsid w:val="00556380"/>
    <w:rsid w:val="005563E6"/>
    <w:rsid w:val="005568B3"/>
    <w:rsid w:val="00556BBE"/>
    <w:rsid w:val="00557067"/>
    <w:rsid w:val="0055764F"/>
    <w:rsid w:val="005579AB"/>
    <w:rsid w:val="00557CC5"/>
    <w:rsid w:val="00557D6C"/>
    <w:rsid w:val="0056000A"/>
    <w:rsid w:val="005600A3"/>
    <w:rsid w:val="005600F0"/>
    <w:rsid w:val="00560370"/>
    <w:rsid w:val="005608D2"/>
    <w:rsid w:val="00560B0A"/>
    <w:rsid w:val="00560B31"/>
    <w:rsid w:val="00560BC4"/>
    <w:rsid w:val="00560CBB"/>
    <w:rsid w:val="00560EDD"/>
    <w:rsid w:val="0056108D"/>
    <w:rsid w:val="0056115A"/>
    <w:rsid w:val="005611FD"/>
    <w:rsid w:val="0056164A"/>
    <w:rsid w:val="00561901"/>
    <w:rsid w:val="00561DDB"/>
    <w:rsid w:val="00561E6B"/>
    <w:rsid w:val="00561F53"/>
    <w:rsid w:val="00562824"/>
    <w:rsid w:val="00562AF2"/>
    <w:rsid w:val="00562B69"/>
    <w:rsid w:val="00562DCC"/>
    <w:rsid w:val="00562E84"/>
    <w:rsid w:val="00563104"/>
    <w:rsid w:val="00563361"/>
    <w:rsid w:val="005636AB"/>
    <w:rsid w:val="00563765"/>
    <w:rsid w:val="005638AA"/>
    <w:rsid w:val="00563C24"/>
    <w:rsid w:val="00563D3C"/>
    <w:rsid w:val="0056419B"/>
    <w:rsid w:val="00564932"/>
    <w:rsid w:val="0056495C"/>
    <w:rsid w:val="00564E4F"/>
    <w:rsid w:val="00564FEF"/>
    <w:rsid w:val="00564FFB"/>
    <w:rsid w:val="00565091"/>
    <w:rsid w:val="005657F4"/>
    <w:rsid w:val="005658B8"/>
    <w:rsid w:val="00565995"/>
    <w:rsid w:val="005659F7"/>
    <w:rsid w:val="00565A5F"/>
    <w:rsid w:val="00565FA3"/>
    <w:rsid w:val="00566397"/>
    <w:rsid w:val="00566714"/>
    <w:rsid w:val="0056685A"/>
    <w:rsid w:val="00566861"/>
    <w:rsid w:val="00566B91"/>
    <w:rsid w:val="00567812"/>
    <w:rsid w:val="005679BD"/>
    <w:rsid w:val="00567BA2"/>
    <w:rsid w:val="00567EF6"/>
    <w:rsid w:val="00567FEF"/>
    <w:rsid w:val="00570107"/>
    <w:rsid w:val="00570160"/>
    <w:rsid w:val="0057052A"/>
    <w:rsid w:val="00570657"/>
    <w:rsid w:val="0057068C"/>
    <w:rsid w:val="0057094B"/>
    <w:rsid w:val="00570C3D"/>
    <w:rsid w:val="00570FD9"/>
    <w:rsid w:val="005712EF"/>
    <w:rsid w:val="00571F0C"/>
    <w:rsid w:val="00572135"/>
    <w:rsid w:val="00572200"/>
    <w:rsid w:val="00572407"/>
    <w:rsid w:val="00572532"/>
    <w:rsid w:val="0057267E"/>
    <w:rsid w:val="00572A91"/>
    <w:rsid w:val="00572DE5"/>
    <w:rsid w:val="005731C0"/>
    <w:rsid w:val="0057390F"/>
    <w:rsid w:val="005739DE"/>
    <w:rsid w:val="00573BAD"/>
    <w:rsid w:val="00573CBB"/>
    <w:rsid w:val="00573CF8"/>
    <w:rsid w:val="005740A3"/>
    <w:rsid w:val="0057449A"/>
    <w:rsid w:val="005745C9"/>
    <w:rsid w:val="00574D0C"/>
    <w:rsid w:val="00575801"/>
    <w:rsid w:val="00575814"/>
    <w:rsid w:val="00575E9E"/>
    <w:rsid w:val="00576054"/>
    <w:rsid w:val="00576352"/>
    <w:rsid w:val="005763A6"/>
    <w:rsid w:val="005767C1"/>
    <w:rsid w:val="005768CB"/>
    <w:rsid w:val="005769BE"/>
    <w:rsid w:val="005769D7"/>
    <w:rsid w:val="00576BDC"/>
    <w:rsid w:val="00576D8B"/>
    <w:rsid w:val="00576DB7"/>
    <w:rsid w:val="005770F3"/>
    <w:rsid w:val="0057723C"/>
    <w:rsid w:val="00577246"/>
    <w:rsid w:val="00577367"/>
    <w:rsid w:val="00577476"/>
    <w:rsid w:val="00577835"/>
    <w:rsid w:val="00577985"/>
    <w:rsid w:val="005779C7"/>
    <w:rsid w:val="00577D2D"/>
    <w:rsid w:val="00577D85"/>
    <w:rsid w:val="00577F15"/>
    <w:rsid w:val="0058009D"/>
    <w:rsid w:val="005800D5"/>
    <w:rsid w:val="00580174"/>
    <w:rsid w:val="00580274"/>
    <w:rsid w:val="005804B8"/>
    <w:rsid w:val="0058060E"/>
    <w:rsid w:val="0058063F"/>
    <w:rsid w:val="005806DC"/>
    <w:rsid w:val="00580830"/>
    <w:rsid w:val="00580A9C"/>
    <w:rsid w:val="005814CF"/>
    <w:rsid w:val="00581832"/>
    <w:rsid w:val="00581BD2"/>
    <w:rsid w:val="00581CC6"/>
    <w:rsid w:val="00582088"/>
    <w:rsid w:val="005821F2"/>
    <w:rsid w:val="0058224E"/>
    <w:rsid w:val="00582911"/>
    <w:rsid w:val="00582C7D"/>
    <w:rsid w:val="00582CD3"/>
    <w:rsid w:val="00582F8B"/>
    <w:rsid w:val="0058324A"/>
    <w:rsid w:val="00583566"/>
    <w:rsid w:val="00583759"/>
    <w:rsid w:val="00583A57"/>
    <w:rsid w:val="00583AAE"/>
    <w:rsid w:val="00583E62"/>
    <w:rsid w:val="00583EA6"/>
    <w:rsid w:val="00583F42"/>
    <w:rsid w:val="00584239"/>
    <w:rsid w:val="0058436D"/>
    <w:rsid w:val="0058447A"/>
    <w:rsid w:val="005846F5"/>
    <w:rsid w:val="005848DC"/>
    <w:rsid w:val="00584A77"/>
    <w:rsid w:val="00584B66"/>
    <w:rsid w:val="00584BA8"/>
    <w:rsid w:val="00584C0E"/>
    <w:rsid w:val="00585552"/>
    <w:rsid w:val="0058560B"/>
    <w:rsid w:val="0058580C"/>
    <w:rsid w:val="0058583A"/>
    <w:rsid w:val="005861A6"/>
    <w:rsid w:val="005861BA"/>
    <w:rsid w:val="0058620C"/>
    <w:rsid w:val="00586300"/>
    <w:rsid w:val="00586351"/>
    <w:rsid w:val="00586536"/>
    <w:rsid w:val="0058665E"/>
    <w:rsid w:val="00586A19"/>
    <w:rsid w:val="00586B59"/>
    <w:rsid w:val="005872D4"/>
    <w:rsid w:val="005874A3"/>
    <w:rsid w:val="00587905"/>
    <w:rsid w:val="005879F4"/>
    <w:rsid w:val="00587DFB"/>
    <w:rsid w:val="00590276"/>
    <w:rsid w:val="00590301"/>
    <w:rsid w:val="0059099B"/>
    <w:rsid w:val="00590E51"/>
    <w:rsid w:val="00591335"/>
    <w:rsid w:val="00591479"/>
    <w:rsid w:val="00591530"/>
    <w:rsid w:val="005917D0"/>
    <w:rsid w:val="0059195A"/>
    <w:rsid w:val="00591C18"/>
    <w:rsid w:val="00591C42"/>
    <w:rsid w:val="00591E6A"/>
    <w:rsid w:val="00591F1D"/>
    <w:rsid w:val="00591F2E"/>
    <w:rsid w:val="00591FA7"/>
    <w:rsid w:val="00592084"/>
    <w:rsid w:val="005920A0"/>
    <w:rsid w:val="00592273"/>
    <w:rsid w:val="00592966"/>
    <w:rsid w:val="00592DD2"/>
    <w:rsid w:val="00592F40"/>
    <w:rsid w:val="00593BB7"/>
    <w:rsid w:val="00593D8E"/>
    <w:rsid w:val="00593EC3"/>
    <w:rsid w:val="00593F5E"/>
    <w:rsid w:val="00594133"/>
    <w:rsid w:val="0059426F"/>
    <w:rsid w:val="005942F9"/>
    <w:rsid w:val="0059462E"/>
    <w:rsid w:val="00594E2B"/>
    <w:rsid w:val="00594F0A"/>
    <w:rsid w:val="005951E5"/>
    <w:rsid w:val="0059527A"/>
    <w:rsid w:val="00595773"/>
    <w:rsid w:val="00595925"/>
    <w:rsid w:val="005959F8"/>
    <w:rsid w:val="00596058"/>
    <w:rsid w:val="00596234"/>
    <w:rsid w:val="00596246"/>
    <w:rsid w:val="005969F7"/>
    <w:rsid w:val="00596A71"/>
    <w:rsid w:val="00596A80"/>
    <w:rsid w:val="00596E5F"/>
    <w:rsid w:val="00596EFA"/>
    <w:rsid w:val="0059704C"/>
    <w:rsid w:val="00597482"/>
    <w:rsid w:val="005974DE"/>
    <w:rsid w:val="005975DB"/>
    <w:rsid w:val="00597691"/>
    <w:rsid w:val="005976F2"/>
    <w:rsid w:val="005977A2"/>
    <w:rsid w:val="005977EE"/>
    <w:rsid w:val="00597868"/>
    <w:rsid w:val="00597940"/>
    <w:rsid w:val="00597CDC"/>
    <w:rsid w:val="00597E41"/>
    <w:rsid w:val="00597E87"/>
    <w:rsid w:val="005A0189"/>
    <w:rsid w:val="005A01D0"/>
    <w:rsid w:val="005A01E4"/>
    <w:rsid w:val="005A0376"/>
    <w:rsid w:val="005A046A"/>
    <w:rsid w:val="005A046E"/>
    <w:rsid w:val="005A086A"/>
    <w:rsid w:val="005A0A2F"/>
    <w:rsid w:val="005A0BD4"/>
    <w:rsid w:val="005A132A"/>
    <w:rsid w:val="005A194D"/>
    <w:rsid w:val="005A1EFB"/>
    <w:rsid w:val="005A2045"/>
    <w:rsid w:val="005A22C1"/>
    <w:rsid w:val="005A287C"/>
    <w:rsid w:val="005A2BAD"/>
    <w:rsid w:val="005A2C02"/>
    <w:rsid w:val="005A2E65"/>
    <w:rsid w:val="005A2F11"/>
    <w:rsid w:val="005A2F61"/>
    <w:rsid w:val="005A2FA7"/>
    <w:rsid w:val="005A3064"/>
    <w:rsid w:val="005A3096"/>
    <w:rsid w:val="005A30B5"/>
    <w:rsid w:val="005A3249"/>
    <w:rsid w:val="005A3867"/>
    <w:rsid w:val="005A38FD"/>
    <w:rsid w:val="005A3ACC"/>
    <w:rsid w:val="005A3D4D"/>
    <w:rsid w:val="005A3EE3"/>
    <w:rsid w:val="005A3FC1"/>
    <w:rsid w:val="005A40C2"/>
    <w:rsid w:val="005A41EF"/>
    <w:rsid w:val="005A4725"/>
    <w:rsid w:val="005A4D3B"/>
    <w:rsid w:val="005A4EAF"/>
    <w:rsid w:val="005A5068"/>
    <w:rsid w:val="005A5152"/>
    <w:rsid w:val="005A5165"/>
    <w:rsid w:val="005A5225"/>
    <w:rsid w:val="005A5374"/>
    <w:rsid w:val="005A543A"/>
    <w:rsid w:val="005A58B6"/>
    <w:rsid w:val="005A6209"/>
    <w:rsid w:val="005A620F"/>
    <w:rsid w:val="005A6586"/>
    <w:rsid w:val="005A68B5"/>
    <w:rsid w:val="005A69A6"/>
    <w:rsid w:val="005A7005"/>
    <w:rsid w:val="005A70F6"/>
    <w:rsid w:val="005A7302"/>
    <w:rsid w:val="005A7484"/>
    <w:rsid w:val="005A7485"/>
    <w:rsid w:val="005A77DF"/>
    <w:rsid w:val="005A788B"/>
    <w:rsid w:val="005A7FA1"/>
    <w:rsid w:val="005B0063"/>
    <w:rsid w:val="005B03CA"/>
    <w:rsid w:val="005B03DA"/>
    <w:rsid w:val="005B04CC"/>
    <w:rsid w:val="005B0565"/>
    <w:rsid w:val="005B0DE1"/>
    <w:rsid w:val="005B0E4B"/>
    <w:rsid w:val="005B0FBF"/>
    <w:rsid w:val="005B10FA"/>
    <w:rsid w:val="005B12AE"/>
    <w:rsid w:val="005B137D"/>
    <w:rsid w:val="005B14A1"/>
    <w:rsid w:val="005B1693"/>
    <w:rsid w:val="005B17DA"/>
    <w:rsid w:val="005B22CE"/>
    <w:rsid w:val="005B27B3"/>
    <w:rsid w:val="005B285E"/>
    <w:rsid w:val="005B2B84"/>
    <w:rsid w:val="005B2B96"/>
    <w:rsid w:val="005B2EED"/>
    <w:rsid w:val="005B2F9F"/>
    <w:rsid w:val="005B30AB"/>
    <w:rsid w:val="005B30AC"/>
    <w:rsid w:val="005B3312"/>
    <w:rsid w:val="005B3481"/>
    <w:rsid w:val="005B3647"/>
    <w:rsid w:val="005B3C6C"/>
    <w:rsid w:val="005B3DFA"/>
    <w:rsid w:val="005B4242"/>
    <w:rsid w:val="005B45A0"/>
    <w:rsid w:val="005B48AF"/>
    <w:rsid w:val="005B4A6A"/>
    <w:rsid w:val="005B4C58"/>
    <w:rsid w:val="005B4D83"/>
    <w:rsid w:val="005B4E66"/>
    <w:rsid w:val="005B527D"/>
    <w:rsid w:val="005B5855"/>
    <w:rsid w:val="005B5E87"/>
    <w:rsid w:val="005B60E2"/>
    <w:rsid w:val="005B63D7"/>
    <w:rsid w:val="005B67CA"/>
    <w:rsid w:val="005B681C"/>
    <w:rsid w:val="005B6B93"/>
    <w:rsid w:val="005B6F9F"/>
    <w:rsid w:val="005B72BA"/>
    <w:rsid w:val="005B732A"/>
    <w:rsid w:val="005B7444"/>
    <w:rsid w:val="005B74C2"/>
    <w:rsid w:val="005B75A8"/>
    <w:rsid w:val="005B7C7A"/>
    <w:rsid w:val="005C0016"/>
    <w:rsid w:val="005C0022"/>
    <w:rsid w:val="005C0060"/>
    <w:rsid w:val="005C026C"/>
    <w:rsid w:val="005C050C"/>
    <w:rsid w:val="005C08C6"/>
    <w:rsid w:val="005C0A4A"/>
    <w:rsid w:val="005C0CD2"/>
    <w:rsid w:val="005C0CF2"/>
    <w:rsid w:val="005C0D1E"/>
    <w:rsid w:val="005C1188"/>
    <w:rsid w:val="005C1556"/>
    <w:rsid w:val="005C168C"/>
    <w:rsid w:val="005C1757"/>
    <w:rsid w:val="005C183C"/>
    <w:rsid w:val="005C1899"/>
    <w:rsid w:val="005C1AE4"/>
    <w:rsid w:val="005C1ED3"/>
    <w:rsid w:val="005C21B0"/>
    <w:rsid w:val="005C22B3"/>
    <w:rsid w:val="005C22FD"/>
    <w:rsid w:val="005C24E1"/>
    <w:rsid w:val="005C2749"/>
    <w:rsid w:val="005C279F"/>
    <w:rsid w:val="005C2A92"/>
    <w:rsid w:val="005C2BB7"/>
    <w:rsid w:val="005C2D09"/>
    <w:rsid w:val="005C305E"/>
    <w:rsid w:val="005C33A3"/>
    <w:rsid w:val="005C36BE"/>
    <w:rsid w:val="005C3A9D"/>
    <w:rsid w:val="005C3AD0"/>
    <w:rsid w:val="005C3B77"/>
    <w:rsid w:val="005C3BD0"/>
    <w:rsid w:val="005C3D2A"/>
    <w:rsid w:val="005C3DB2"/>
    <w:rsid w:val="005C3EC0"/>
    <w:rsid w:val="005C3ED3"/>
    <w:rsid w:val="005C3EE5"/>
    <w:rsid w:val="005C3F48"/>
    <w:rsid w:val="005C41D0"/>
    <w:rsid w:val="005C45BE"/>
    <w:rsid w:val="005C482A"/>
    <w:rsid w:val="005C49CF"/>
    <w:rsid w:val="005C4A82"/>
    <w:rsid w:val="005C56A4"/>
    <w:rsid w:val="005C590A"/>
    <w:rsid w:val="005C5A64"/>
    <w:rsid w:val="005C5A9B"/>
    <w:rsid w:val="005C5CA7"/>
    <w:rsid w:val="005C63DD"/>
    <w:rsid w:val="005C6619"/>
    <w:rsid w:val="005C68C0"/>
    <w:rsid w:val="005C6A84"/>
    <w:rsid w:val="005C6BB9"/>
    <w:rsid w:val="005C6CDA"/>
    <w:rsid w:val="005C6F2A"/>
    <w:rsid w:val="005C713A"/>
    <w:rsid w:val="005C74DE"/>
    <w:rsid w:val="005C7603"/>
    <w:rsid w:val="005D0266"/>
    <w:rsid w:val="005D0480"/>
    <w:rsid w:val="005D049E"/>
    <w:rsid w:val="005D0558"/>
    <w:rsid w:val="005D0702"/>
    <w:rsid w:val="005D0782"/>
    <w:rsid w:val="005D07AF"/>
    <w:rsid w:val="005D0E32"/>
    <w:rsid w:val="005D0F15"/>
    <w:rsid w:val="005D1343"/>
    <w:rsid w:val="005D16AD"/>
    <w:rsid w:val="005D17E9"/>
    <w:rsid w:val="005D18C2"/>
    <w:rsid w:val="005D18EF"/>
    <w:rsid w:val="005D1CF2"/>
    <w:rsid w:val="005D1D8F"/>
    <w:rsid w:val="005D21F1"/>
    <w:rsid w:val="005D2255"/>
    <w:rsid w:val="005D25D9"/>
    <w:rsid w:val="005D2781"/>
    <w:rsid w:val="005D27B8"/>
    <w:rsid w:val="005D2911"/>
    <w:rsid w:val="005D2930"/>
    <w:rsid w:val="005D2A0C"/>
    <w:rsid w:val="005D316A"/>
    <w:rsid w:val="005D3203"/>
    <w:rsid w:val="005D3544"/>
    <w:rsid w:val="005D3617"/>
    <w:rsid w:val="005D3985"/>
    <w:rsid w:val="005D3A23"/>
    <w:rsid w:val="005D3B52"/>
    <w:rsid w:val="005D3D06"/>
    <w:rsid w:val="005D3E82"/>
    <w:rsid w:val="005D3EAE"/>
    <w:rsid w:val="005D4457"/>
    <w:rsid w:val="005D48E4"/>
    <w:rsid w:val="005D4902"/>
    <w:rsid w:val="005D51A2"/>
    <w:rsid w:val="005D52F5"/>
    <w:rsid w:val="005D557B"/>
    <w:rsid w:val="005D57B5"/>
    <w:rsid w:val="005D597F"/>
    <w:rsid w:val="005D59F1"/>
    <w:rsid w:val="005D5C70"/>
    <w:rsid w:val="005D5D64"/>
    <w:rsid w:val="005D5DFA"/>
    <w:rsid w:val="005D5E6D"/>
    <w:rsid w:val="005D6149"/>
    <w:rsid w:val="005D6519"/>
    <w:rsid w:val="005D666A"/>
    <w:rsid w:val="005D699F"/>
    <w:rsid w:val="005D6A11"/>
    <w:rsid w:val="005D6AEC"/>
    <w:rsid w:val="005D6D40"/>
    <w:rsid w:val="005D6E63"/>
    <w:rsid w:val="005D6E8E"/>
    <w:rsid w:val="005D713D"/>
    <w:rsid w:val="005D739B"/>
    <w:rsid w:val="005D7438"/>
    <w:rsid w:val="005D746C"/>
    <w:rsid w:val="005D74A2"/>
    <w:rsid w:val="005D74D0"/>
    <w:rsid w:val="005D756D"/>
    <w:rsid w:val="005D7938"/>
    <w:rsid w:val="005D7A96"/>
    <w:rsid w:val="005D7A9F"/>
    <w:rsid w:val="005E0519"/>
    <w:rsid w:val="005E0638"/>
    <w:rsid w:val="005E084F"/>
    <w:rsid w:val="005E0FF8"/>
    <w:rsid w:val="005E11DC"/>
    <w:rsid w:val="005E12A7"/>
    <w:rsid w:val="005E1450"/>
    <w:rsid w:val="005E1643"/>
    <w:rsid w:val="005E1960"/>
    <w:rsid w:val="005E1D24"/>
    <w:rsid w:val="005E21D6"/>
    <w:rsid w:val="005E2213"/>
    <w:rsid w:val="005E22A8"/>
    <w:rsid w:val="005E2908"/>
    <w:rsid w:val="005E2D1F"/>
    <w:rsid w:val="005E2F45"/>
    <w:rsid w:val="005E2F8F"/>
    <w:rsid w:val="005E3078"/>
    <w:rsid w:val="005E341B"/>
    <w:rsid w:val="005E34BD"/>
    <w:rsid w:val="005E3501"/>
    <w:rsid w:val="005E3505"/>
    <w:rsid w:val="005E3517"/>
    <w:rsid w:val="005E35C4"/>
    <w:rsid w:val="005E3B24"/>
    <w:rsid w:val="005E3BE9"/>
    <w:rsid w:val="005E3DCB"/>
    <w:rsid w:val="005E3DFB"/>
    <w:rsid w:val="005E3F55"/>
    <w:rsid w:val="005E3FA1"/>
    <w:rsid w:val="005E420C"/>
    <w:rsid w:val="005E4384"/>
    <w:rsid w:val="005E4641"/>
    <w:rsid w:val="005E47DF"/>
    <w:rsid w:val="005E4935"/>
    <w:rsid w:val="005E50C5"/>
    <w:rsid w:val="005E50F4"/>
    <w:rsid w:val="005E5281"/>
    <w:rsid w:val="005E5782"/>
    <w:rsid w:val="005E5969"/>
    <w:rsid w:val="005E5F96"/>
    <w:rsid w:val="005E65B4"/>
    <w:rsid w:val="005E67F7"/>
    <w:rsid w:val="005E6987"/>
    <w:rsid w:val="005E6B65"/>
    <w:rsid w:val="005E6C21"/>
    <w:rsid w:val="005E6F23"/>
    <w:rsid w:val="005E70E7"/>
    <w:rsid w:val="005E7278"/>
    <w:rsid w:val="005E74B5"/>
    <w:rsid w:val="005E74DC"/>
    <w:rsid w:val="005E74FC"/>
    <w:rsid w:val="005E7639"/>
    <w:rsid w:val="005E766E"/>
    <w:rsid w:val="005E7692"/>
    <w:rsid w:val="005E7E6B"/>
    <w:rsid w:val="005F008B"/>
    <w:rsid w:val="005F010D"/>
    <w:rsid w:val="005F0D06"/>
    <w:rsid w:val="005F0E94"/>
    <w:rsid w:val="005F1078"/>
    <w:rsid w:val="005F11C7"/>
    <w:rsid w:val="005F13BB"/>
    <w:rsid w:val="005F13C8"/>
    <w:rsid w:val="005F1817"/>
    <w:rsid w:val="005F1B8E"/>
    <w:rsid w:val="005F1E30"/>
    <w:rsid w:val="005F1E78"/>
    <w:rsid w:val="005F1F2C"/>
    <w:rsid w:val="005F22FB"/>
    <w:rsid w:val="005F2383"/>
    <w:rsid w:val="005F246F"/>
    <w:rsid w:val="005F24C4"/>
    <w:rsid w:val="005F24CC"/>
    <w:rsid w:val="005F25C6"/>
    <w:rsid w:val="005F27D2"/>
    <w:rsid w:val="005F2949"/>
    <w:rsid w:val="005F2B6D"/>
    <w:rsid w:val="005F2C80"/>
    <w:rsid w:val="005F306D"/>
    <w:rsid w:val="005F3201"/>
    <w:rsid w:val="005F33ED"/>
    <w:rsid w:val="005F3E2B"/>
    <w:rsid w:val="005F3ED0"/>
    <w:rsid w:val="005F439D"/>
    <w:rsid w:val="005F4715"/>
    <w:rsid w:val="005F4817"/>
    <w:rsid w:val="005F4840"/>
    <w:rsid w:val="005F495C"/>
    <w:rsid w:val="005F4B08"/>
    <w:rsid w:val="005F50BA"/>
    <w:rsid w:val="005F51C6"/>
    <w:rsid w:val="005F5D26"/>
    <w:rsid w:val="005F604B"/>
    <w:rsid w:val="005F608C"/>
    <w:rsid w:val="005F6380"/>
    <w:rsid w:val="005F6424"/>
    <w:rsid w:val="005F687C"/>
    <w:rsid w:val="005F6F7C"/>
    <w:rsid w:val="005F6FDB"/>
    <w:rsid w:val="005F734A"/>
    <w:rsid w:val="005F7860"/>
    <w:rsid w:val="005F79E6"/>
    <w:rsid w:val="006001FB"/>
    <w:rsid w:val="006004C1"/>
    <w:rsid w:val="00600AEA"/>
    <w:rsid w:val="00600CA8"/>
    <w:rsid w:val="00601103"/>
    <w:rsid w:val="00601A96"/>
    <w:rsid w:val="0060201F"/>
    <w:rsid w:val="00602165"/>
    <w:rsid w:val="00602190"/>
    <w:rsid w:val="00602251"/>
    <w:rsid w:val="00602278"/>
    <w:rsid w:val="006028E5"/>
    <w:rsid w:val="006029A4"/>
    <w:rsid w:val="006029AA"/>
    <w:rsid w:val="00602C10"/>
    <w:rsid w:val="00602D31"/>
    <w:rsid w:val="00602DA8"/>
    <w:rsid w:val="00603165"/>
    <w:rsid w:val="0060317C"/>
    <w:rsid w:val="006031C5"/>
    <w:rsid w:val="006035B8"/>
    <w:rsid w:val="0060362F"/>
    <w:rsid w:val="00603AAC"/>
    <w:rsid w:val="00603AC4"/>
    <w:rsid w:val="00603AF6"/>
    <w:rsid w:val="00603CF0"/>
    <w:rsid w:val="00603F18"/>
    <w:rsid w:val="006040B8"/>
    <w:rsid w:val="00604192"/>
    <w:rsid w:val="0060461F"/>
    <w:rsid w:val="00604879"/>
    <w:rsid w:val="0060532B"/>
    <w:rsid w:val="006053C6"/>
    <w:rsid w:val="00605545"/>
    <w:rsid w:val="006056D8"/>
    <w:rsid w:val="00605EB3"/>
    <w:rsid w:val="00606352"/>
    <w:rsid w:val="006066C9"/>
    <w:rsid w:val="00606892"/>
    <w:rsid w:val="00607080"/>
    <w:rsid w:val="00607324"/>
    <w:rsid w:val="0060776E"/>
    <w:rsid w:val="006078BD"/>
    <w:rsid w:val="00607A10"/>
    <w:rsid w:val="00607C84"/>
    <w:rsid w:val="00607C8F"/>
    <w:rsid w:val="00607D86"/>
    <w:rsid w:val="006103C4"/>
    <w:rsid w:val="0061040B"/>
    <w:rsid w:val="0061046D"/>
    <w:rsid w:val="0061057F"/>
    <w:rsid w:val="00610697"/>
    <w:rsid w:val="006107C3"/>
    <w:rsid w:val="00610836"/>
    <w:rsid w:val="00610889"/>
    <w:rsid w:val="006109C2"/>
    <w:rsid w:val="00610B47"/>
    <w:rsid w:val="00610D1E"/>
    <w:rsid w:val="00610DBC"/>
    <w:rsid w:val="00610DCD"/>
    <w:rsid w:val="00611003"/>
    <w:rsid w:val="006110AD"/>
    <w:rsid w:val="006113D3"/>
    <w:rsid w:val="00611628"/>
    <w:rsid w:val="00611768"/>
    <w:rsid w:val="00611780"/>
    <w:rsid w:val="00611CA2"/>
    <w:rsid w:val="00611CA8"/>
    <w:rsid w:val="00612009"/>
    <w:rsid w:val="00612022"/>
    <w:rsid w:val="0061207B"/>
    <w:rsid w:val="00612302"/>
    <w:rsid w:val="006123DB"/>
    <w:rsid w:val="006124AD"/>
    <w:rsid w:val="006124B1"/>
    <w:rsid w:val="0061259A"/>
    <w:rsid w:val="0061265A"/>
    <w:rsid w:val="006127A0"/>
    <w:rsid w:val="00612BD9"/>
    <w:rsid w:val="00612E4B"/>
    <w:rsid w:val="006130F1"/>
    <w:rsid w:val="00613330"/>
    <w:rsid w:val="00613365"/>
    <w:rsid w:val="006137BB"/>
    <w:rsid w:val="0061385E"/>
    <w:rsid w:val="006138C1"/>
    <w:rsid w:val="006139B5"/>
    <w:rsid w:val="00613B48"/>
    <w:rsid w:val="00613D1E"/>
    <w:rsid w:val="00614087"/>
    <w:rsid w:val="006141CC"/>
    <w:rsid w:val="0061476A"/>
    <w:rsid w:val="0061480F"/>
    <w:rsid w:val="00614974"/>
    <w:rsid w:val="00614C35"/>
    <w:rsid w:val="006153CF"/>
    <w:rsid w:val="00615666"/>
    <w:rsid w:val="006156D2"/>
    <w:rsid w:val="00615827"/>
    <w:rsid w:val="006159CD"/>
    <w:rsid w:val="00615AE0"/>
    <w:rsid w:val="00615D68"/>
    <w:rsid w:val="00615DA9"/>
    <w:rsid w:val="00615EC0"/>
    <w:rsid w:val="00616978"/>
    <w:rsid w:val="00616994"/>
    <w:rsid w:val="00616ADF"/>
    <w:rsid w:val="00616B54"/>
    <w:rsid w:val="00616CDA"/>
    <w:rsid w:val="00616D14"/>
    <w:rsid w:val="00616DB2"/>
    <w:rsid w:val="00616E51"/>
    <w:rsid w:val="00616EFF"/>
    <w:rsid w:val="006171B7"/>
    <w:rsid w:val="006171E5"/>
    <w:rsid w:val="006172CE"/>
    <w:rsid w:val="00617638"/>
    <w:rsid w:val="0061790B"/>
    <w:rsid w:val="00617C04"/>
    <w:rsid w:val="00617CCD"/>
    <w:rsid w:val="00617D82"/>
    <w:rsid w:val="00617E24"/>
    <w:rsid w:val="0062003A"/>
    <w:rsid w:val="006202FB"/>
    <w:rsid w:val="00620659"/>
    <w:rsid w:val="0062072E"/>
    <w:rsid w:val="00620AFD"/>
    <w:rsid w:val="00620D6A"/>
    <w:rsid w:val="0062127E"/>
    <w:rsid w:val="0062182C"/>
    <w:rsid w:val="00621AD6"/>
    <w:rsid w:val="00621B82"/>
    <w:rsid w:val="00621B98"/>
    <w:rsid w:val="00621BCB"/>
    <w:rsid w:val="00621CD8"/>
    <w:rsid w:val="00621DF6"/>
    <w:rsid w:val="006221D3"/>
    <w:rsid w:val="006222D4"/>
    <w:rsid w:val="00622418"/>
    <w:rsid w:val="006224B0"/>
    <w:rsid w:val="006225D5"/>
    <w:rsid w:val="00622664"/>
    <w:rsid w:val="0062292A"/>
    <w:rsid w:val="00622B33"/>
    <w:rsid w:val="00622B35"/>
    <w:rsid w:val="00622B63"/>
    <w:rsid w:val="00622BA0"/>
    <w:rsid w:val="00622D9B"/>
    <w:rsid w:val="006232C6"/>
    <w:rsid w:val="006234A2"/>
    <w:rsid w:val="006237B7"/>
    <w:rsid w:val="006239F0"/>
    <w:rsid w:val="00623AE1"/>
    <w:rsid w:val="00623BAD"/>
    <w:rsid w:val="00623BD6"/>
    <w:rsid w:val="00623BF5"/>
    <w:rsid w:val="00623EDA"/>
    <w:rsid w:val="0062430B"/>
    <w:rsid w:val="00624AA8"/>
    <w:rsid w:val="00624AB9"/>
    <w:rsid w:val="00624AD0"/>
    <w:rsid w:val="00624B88"/>
    <w:rsid w:val="00624FF1"/>
    <w:rsid w:val="0062504D"/>
    <w:rsid w:val="006252C6"/>
    <w:rsid w:val="00625395"/>
    <w:rsid w:val="006253B4"/>
    <w:rsid w:val="006253B8"/>
    <w:rsid w:val="00625715"/>
    <w:rsid w:val="00625769"/>
    <w:rsid w:val="00625772"/>
    <w:rsid w:val="0062579D"/>
    <w:rsid w:val="00625860"/>
    <w:rsid w:val="00625B02"/>
    <w:rsid w:val="00625CC2"/>
    <w:rsid w:val="00625DE5"/>
    <w:rsid w:val="00625F28"/>
    <w:rsid w:val="006260CF"/>
    <w:rsid w:val="006260EB"/>
    <w:rsid w:val="006267E5"/>
    <w:rsid w:val="00626C92"/>
    <w:rsid w:val="00626E14"/>
    <w:rsid w:val="006272A1"/>
    <w:rsid w:val="00627736"/>
    <w:rsid w:val="00627783"/>
    <w:rsid w:val="006277D6"/>
    <w:rsid w:val="00627A97"/>
    <w:rsid w:val="00627E6B"/>
    <w:rsid w:val="00627ED9"/>
    <w:rsid w:val="006301ED"/>
    <w:rsid w:val="006303C4"/>
    <w:rsid w:val="00630BC3"/>
    <w:rsid w:val="00630DB5"/>
    <w:rsid w:val="00630E68"/>
    <w:rsid w:val="00631092"/>
    <w:rsid w:val="006310F8"/>
    <w:rsid w:val="00631178"/>
    <w:rsid w:val="0063146C"/>
    <w:rsid w:val="00631857"/>
    <w:rsid w:val="00631AFC"/>
    <w:rsid w:val="00631E75"/>
    <w:rsid w:val="00631F1F"/>
    <w:rsid w:val="006321C1"/>
    <w:rsid w:val="006323A5"/>
    <w:rsid w:val="0063272E"/>
    <w:rsid w:val="006328F3"/>
    <w:rsid w:val="006329CA"/>
    <w:rsid w:val="00632B15"/>
    <w:rsid w:val="00632B16"/>
    <w:rsid w:val="00632B99"/>
    <w:rsid w:val="00632E47"/>
    <w:rsid w:val="00632E6D"/>
    <w:rsid w:val="00632E70"/>
    <w:rsid w:val="00632FAE"/>
    <w:rsid w:val="00633274"/>
    <w:rsid w:val="0063333C"/>
    <w:rsid w:val="006334B1"/>
    <w:rsid w:val="00633597"/>
    <w:rsid w:val="0063374D"/>
    <w:rsid w:val="006338BB"/>
    <w:rsid w:val="00633F51"/>
    <w:rsid w:val="00633FB4"/>
    <w:rsid w:val="0063406E"/>
    <w:rsid w:val="006346DA"/>
    <w:rsid w:val="006346EE"/>
    <w:rsid w:val="0063476B"/>
    <w:rsid w:val="00634811"/>
    <w:rsid w:val="006348E6"/>
    <w:rsid w:val="006349E2"/>
    <w:rsid w:val="00634A05"/>
    <w:rsid w:val="00634B3E"/>
    <w:rsid w:val="00634BDF"/>
    <w:rsid w:val="00634CD3"/>
    <w:rsid w:val="0063511A"/>
    <w:rsid w:val="00635353"/>
    <w:rsid w:val="00635A78"/>
    <w:rsid w:val="00635C80"/>
    <w:rsid w:val="00635CDE"/>
    <w:rsid w:val="00635D1C"/>
    <w:rsid w:val="00636487"/>
    <w:rsid w:val="00636960"/>
    <w:rsid w:val="0063697C"/>
    <w:rsid w:val="0063699B"/>
    <w:rsid w:val="00636A3D"/>
    <w:rsid w:val="00636B63"/>
    <w:rsid w:val="00636BBF"/>
    <w:rsid w:val="00636D9A"/>
    <w:rsid w:val="0063739D"/>
    <w:rsid w:val="006377B4"/>
    <w:rsid w:val="00637AB8"/>
    <w:rsid w:val="00637CEF"/>
    <w:rsid w:val="00637DAD"/>
    <w:rsid w:val="00640250"/>
    <w:rsid w:val="006405A1"/>
    <w:rsid w:val="00640689"/>
    <w:rsid w:val="006407D7"/>
    <w:rsid w:val="00640975"/>
    <w:rsid w:val="00640BCD"/>
    <w:rsid w:val="00640CB9"/>
    <w:rsid w:val="00640EDF"/>
    <w:rsid w:val="006410AC"/>
    <w:rsid w:val="00641207"/>
    <w:rsid w:val="00641416"/>
    <w:rsid w:val="00641A0B"/>
    <w:rsid w:val="00641C56"/>
    <w:rsid w:val="00641CD2"/>
    <w:rsid w:val="00641ED0"/>
    <w:rsid w:val="00642573"/>
    <w:rsid w:val="0064261F"/>
    <w:rsid w:val="00642777"/>
    <w:rsid w:val="00642A45"/>
    <w:rsid w:val="00643015"/>
    <w:rsid w:val="006430AB"/>
    <w:rsid w:val="0064359A"/>
    <w:rsid w:val="0064366B"/>
    <w:rsid w:val="0064373A"/>
    <w:rsid w:val="0064398C"/>
    <w:rsid w:val="00643AEE"/>
    <w:rsid w:val="00643C30"/>
    <w:rsid w:val="00643CB6"/>
    <w:rsid w:val="00643DC0"/>
    <w:rsid w:val="00643DF2"/>
    <w:rsid w:val="00644171"/>
    <w:rsid w:val="00644391"/>
    <w:rsid w:val="006443E8"/>
    <w:rsid w:val="006443EA"/>
    <w:rsid w:val="006444C3"/>
    <w:rsid w:val="006444CB"/>
    <w:rsid w:val="0064451D"/>
    <w:rsid w:val="00644714"/>
    <w:rsid w:val="0064487F"/>
    <w:rsid w:val="0064497A"/>
    <w:rsid w:val="00644CEB"/>
    <w:rsid w:val="006450A0"/>
    <w:rsid w:val="006450CF"/>
    <w:rsid w:val="006451A3"/>
    <w:rsid w:val="006452D2"/>
    <w:rsid w:val="0064546A"/>
    <w:rsid w:val="0064573A"/>
    <w:rsid w:val="00645A29"/>
    <w:rsid w:val="00645B41"/>
    <w:rsid w:val="00645C0C"/>
    <w:rsid w:val="00645CB7"/>
    <w:rsid w:val="00646413"/>
    <w:rsid w:val="00646488"/>
    <w:rsid w:val="006465A7"/>
    <w:rsid w:val="006466FE"/>
    <w:rsid w:val="00646D46"/>
    <w:rsid w:val="00646F19"/>
    <w:rsid w:val="00647053"/>
    <w:rsid w:val="0064719A"/>
    <w:rsid w:val="006471D8"/>
    <w:rsid w:val="00647255"/>
    <w:rsid w:val="0064752E"/>
    <w:rsid w:val="00647960"/>
    <w:rsid w:val="00647AFA"/>
    <w:rsid w:val="00647CAA"/>
    <w:rsid w:val="00647EAE"/>
    <w:rsid w:val="00647F72"/>
    <w:rsid w:val="006503BA"/>
    <w:rsid w:val="00650477"/>
    <w:rsid w:val="0065099F"/>
    <w:rsid w:val="00650DBD"/>
    <w:rsid w:val="00650EA5"/>
    <w:rsid w:val="00650EB9"/>
    <w:rsid w:val="006511C1"/>
    <w:rsid w:val="006511C6"/>
    <w:rsid w:val="006517CE"/>
    <w:rsid w:val="00651DB2"/>
    <w:rsid w:val="00652774"/>
    <w:rsid w:val="00652973"/>
    <w:rsid w:val="00652F74"/>
    <w:rsid w:val="0065306D"/>
    <w:rsid w:val="006533B2"/>
    <w:rsid w:val="006535AA"/>
    <w:rsid w:val="00653661"/>
    <w:rsid w:val="00653818"/>
    <w:rsid w:val="006538D1"/>
    <w:rsid w:val="00653ACD"/>
    <w:rsid w:val="00653B0A"/>
    <w:rsid w:val="00653DB6"/>
    <w:rsid w:val="00653F53"/>
    <w:rsid w:val="006540C5"/>
    <w:rsid w:val="006540DB"/>
    <w:rsid w:val="006541B1"/>
    <w:rsid w:val="00654782"/>
    <w:rsid w:val="00654B28"/>
    <w:rsid w:val="006553EA"/>
    <w:rsid w:val="0065543A"/>
    <w:rsid w:val="006558C5"/>
    <w:rsid w:val="0065597E"/>
    <w:rsid w:val="00655D17"/>
    <w:rsid w:val="0065689B"/>
    <w:rsid w:val="00656932"/>
    <w:rsid w:val="00656A2D"/>
    <w:rsid w:val="00656B4A"/>
    <w:rsid w:val="00656C63"/>
    <w:rsid w:val="00656F0D"/>
    <w:rsid w:val="006570A9"/>
    <w:rsid w:val="006572F2"/>
    <w:rsid w:val="006574FF"/>
    <w:rsid w:val="00657510"/>
    <w:rsid w:val="006575D2"/>
    <w:rsid w:val="00657748"/>
    <w:rsid w:val="00657892"/>
    <w:rsid w:val="00657A49"/>
    <w:rsid w:val="00657B22"/>
    <w:rsid w:val="00657B97"/>
    <w:rsid w:val="006601FD"/>
    <w:rsid w:val="00660683"/>
    <w:rsid w:val="00660989"/>
    <w:rsid w:val="00660AD5"/>
    <w:rsid w:val="00660B16"/>
    <w:rsid w:val="00660FAE"/>
    <w:rsid w:val="00660FE5"/>
    <w:rsid w:val="00661222"/>
    <w:rsid w:val="00661802"/>
    <w:rsid w:val="006619AA"/>
    <w:rsid w:val="006623B0"/>
    <w:rsid w:val="00662576"/>
    <w:rsid w:val="00662881"/>
    <w:rsid w:val="006628A1"/>
    <w:rsid w:val="00662F69"/>
    <w:rsid w:val="00662FD3"/>
    <w:rsid w:val="0066317A"/>
    <w:rsid w:val="0066338C"/>
    <w:rsid w:val="00663997"/>
    <w:rsid w:val="00663A52"/>
    <w:rsid w:val="00663A8C"/>
    <w:rsid w:val="006643EA"/>
    <w:rsid w:val="00664516"/>
    <w:rsid w:val="00664538"/>
    <w:rsid w:val="006646FD"/>
    <w:rsid w:val="0066473C"/>
    <w:rsid w:val="00665405"/>
    <w:rsid w:val="006657EE"/>
    <w:rsid w:val="006657F5"/>
    <w:rsid w:val="006658CE"/>
    <w:rsid w:val="00665915"/>
    <w:rsid w:val="00665D09"/>
    <w:rsid w:val="006666F4"/>
    <w:rsid w:val="006668C1"/>
    <w:rsid w:val="00666BE5"/>
    <w:rsid w:val="00666D07"/>
    <w:rsid w:val="00666D2B"/>
    <w:rsid w:val="006671AD"/>
    <w:rsid w:val="006671AF"/>
    <w:rsid w:val="00667448"/>
    <w:rsid w:val="006674CB"/>
    <w:rsid w:val="00667650"/>
    <w:rsid w:val="00667A49"/>
    <w:rsid w:val="00667D19"/>
    <w:rsid w:val="006701AF"/>
    <w:rsid w:val="00670599"/>
    <w:rsid w:val="00670D64"/>
    <w:rsid w:val="00670EB8"/>
    <w:rsid w:val="006713C3"/>
    <w:rsid w:val="00671599"/>
    <w:rsid w:val="00671934"/>
    <w:rsid w:val="0067199E"/>
    <w:rsid w:val="00671AEF"/>
    <w:rsid w:val="0067224B"/>
    <w:rsid w:val="006724E7"/>
    <w:rsid w:val="00672715"/>
    <w:rsid w:val="006729C4"/>
    <w:rsid w:val="00672AFF"/>
    <w:rsid w:val="00672C66"/>
    <w:rsid w:val="00672CE0"/>
    <w:rsid w:val="00672CF5"/>
    <w:rsid w:val="00672D9D"/>
    <w:rsid w:val="006732B0"/>
    <w:rsid w:val="006732CD"/>
    <w:rsid w:val="006733D9"/>
    <w:rsid w:val="006733E2"/>
    <w:rsid w:val="00673498"/>
    <w:rsid w:val="00673543"/>
    <w:rsid w:val="00673671"/>
    <w:rsid w:val="0067371F"/>
    <w:rsid w:val="006739C4"/>
    <w:rsid w:val="00673BD1"/>
    <w:rsid w:val="00673C6F"/>
    <w:rsid w:val="00673D02"/>
    <w:rsid w:val="00673DFF"/>
    <w:rsid w:val="00673ECE"/>
    <w:rsid w:val="00673EE1"/>
    <w:rsid w:val="0067427E"/>
    <w:rsid w:val="00674371"/>
    <w:rsid w:val="0067453D"/>
    <w:rsid w:val="0067461B"/>
    <w:rsid w:val="0067491C"/>
    <w:rsid w:val="00674D58"/>
    <w:rsid w:val="00674FF9"/>
    <w:rsid w:val="006752CB"/>
    <w:rsid w:val="006754DF"/>
    <w:rsid w:val="006755F3"/>
    <w:rsid w:val="00675A59"/>
    <w:rsid w:val="00675C2E"/>
    <w:rsid w:val="00675E04"/>
    <w:rsid w:val="00675E70"/>
    <w:rsid w:val="00675E73"/>
    <w:rsid w:val="0067623E"/>
    <w:rsid w:val="006762BB"/>
    <w:rsid w:val="00676393"/>
    <w:rsid w:val="006763F9"/>
    <w:rsid w:val="006766E6"/>
    <w:rsid w:val="006767ED"/>
    <w:rsid w:val="006767F6"/>
    <w:rsid w:val="00676AE9"/>
    <w:rsid w:val="00676D39"/>
    <w:rsid w:val="00676E4D"/>
    <w:rsid w:val="006770A1"/>
    <w:rsid w:val="00677594"/>
    <w:rsid w:val="00677690"/>
    <w:rsid w:val="00677C0E"/>
    <w:rsid w:val="00677D6A"/>
    <w:rsid w:val="00677EB9"/>
    <w:rsid w:val="0068098F"/>
    <w:rsid w:val="00680BD1"/>
    <w:rsid w:val="00681072"/>
    <w:rsid w:val="00681478"/>
    <w:rsid w:val="006817B9"/>
    <w:rsid w:val="00681C20"/>
    <w:rsid w:val="00681D17"/>
    <w:rsid w:val="00681EE4"/>
    <w:rsid w:val="006824ED"/>
    <w:rsid w:val="006824F2"/>
    <w:rsid w:val="006827A8"/>
    <w:rsid w:val="006828C6"/>
    <w:rsid w:val="00683A00"/>
    <w:rsid w:val="00683B2B"/>
    <w:rsid w:val="00683B4B"/>
    <w:rsid w:val="00683D37"/>
    <w:rsid w:val="006840B3"/>
    <w:rsid w:val="0068461E"/>
    <w:rsid w:val="006847BF"/>
    <w:rsid w:val="006849BA"/>
    <w:rsid w:val="00684BB7"/>
    <w:rsid w:val="00684F5A"/>
    <w:rsid w:val="006851AD"/>
    <w:rsid w:val="006852A4"/>
    <w:rsid w:val="006854F6"/>
    <w:rsid w:val="00685678"/>
    <w:rsid w:val="00685782"/>
    <w:rsid w:val="00685A4C"/>
    <w:rsid w:val="00685B26"/>
    <w:rsid w:val="00686660"/>
    <w:rsid w:val="006866CB"/>
    <w:rsid w:val="006869A2"/>
    <w:rsid w:val="00686BA8"/>
    <w:rsid w:val="00686D6D"/>
    <w:rsid w:val="00687717"/>
    <w:rsid w:val="0068783C"/>
    <w:rsid w:val="00687A24"/>
    <w:rsid w:val="00687BAF"/>
    <w:rsid w:val="00687D6C"/>
    <w:rsid w:val="00687E87"/>
    <w:rsid w:val="00690200"/>
    <w:rsid w:val="00690296"/>
    <w:rsid w:val="0069036C"/>
    <w:rsid w:val="00690749"/>
    <w:rsid w:val="00690867"/>
    <w:rsid w:val="006908CC"/>
    <w:rsid w:val="0069093A"/>
    <w:rsid w:val="006909E7"/>
    <w:rsid w:val="00690A80"/>
    <w:rsid w:val="00690AB5"/>
    <w:rsid w:val="00690ECD"/>
    <w:rsid w:val="00691718"/>
    <w:rsid w:val="006918D9"/>
    <w:rsid w:val="00691EBB"/>
    <w:rsid w:val="00691EDA"/>
    <w:rsid w:val="00691F75"/>
    <w:rsid w:val="006920F2"/>
    <w:rsid w:val="00692397"/>
    <w:rsid w:val="006924DB"/>
    <w:rsid w:val="006929DD"/>
    <w:rsid w:val="00692D3C"/>
    <w:rsid w:val="00692D8F"/>
    <w:rsid w:val="00692DFE"/>
    <w:rsid w:val="006935A9"/>
    <w:rsid w:val="00693B4D"/>
    <w:rsid w:val="00693F52"/>
    <w:rsid w:val="00693FA9"/>
    <w:rsid w:val="00693FD0"/>
    <w:rsid w:val="006947A2"/>
    <w:rsid w:val="0069487A"/>
    <w:rsid w:val="00694A51"/>
    <w:rsid w:val="00694B14"/>
    <w:rsid w:val="00694C59"/>
    <w:rsid w:val="00694CD7"/>
    <w:rsid w:val="00694DE8"/>
    <w:rsid w:val="0069503C"/>
    <w:rsid w:val="006950A4"/>
    <w:rsid w:val="00695823"/>
    <w:rsid w:val="006959B2"/>
    <w:rsid w:val="00695A62"/>
    <w:rsid w:val="00695AB0"/>
    <w:rsid w:val="00695E43"/>
    <w:rsid w:val="00696107"/>
    <w:rsid w:val="0069621D"/>
    <w:rsid w:val="00696821"/>
    <w:rsid w:val="0069683B"/>
    <w:rsid w:val="00696996"/>
    <w:rsid w:val="00696EA5"/>
    <w:rsid w:val="00696F35"/>
    <w:rsid w:val="00697011"/>
    <w:rsid w:val="00697022"/>
    <w:rsid w:val="006976F5"/>
    <w:rsid w:val="00697A38"/>
    <w:rsid w:val="00697CE7"/>
    <w:rsid w:val="006A0324"/>
    <w:rsid w:val="006A0624"/>
    <w:rsid w:val="006A06A0"/>
    <w:rsid w:val="006A0A8E"/>
    <w:rsid w:val="006A0C13"/>
    <w:rsid w:val="006A0DD9"/>
    <w:rsid w:val="006A0DE2"/>
    <w:rsid w:val="006A11A3"/>
    <w:rsid w:val="006A1208"/>
    <w:rsid w:val="006A1865"/>
    <w:rsid w:val="006A1885"/>
    <w:rsid w:val="006A18B8"/>
    <w:rsid w:val="006A19F1"/>
    <w:rsid w:val="006A1AEB"/>
    <w:rsid w:val="006A1B7F"/>
    <w:rsid w:val="006A2AD3"/>
    <w:rsid w:val="006A300C"/>
    <w:rsid w:val="006A344B"/>
    <w:rsid w:val="006A3516"/>
    <w:rsid w:val="006A361C"/>
    <w:rsid w:val="006A390F"/>
    <w:rsid w:val="006A3A6B"/>
    <w:rsid w:val="006A3B80"/>
    <w:rsid w:val="006A3BA4"/>
    <w:rsid w:val="006A3BDC"/>
    <w:rsid w:val="006A3FBF"/>
    <w:rsid w:val="006A44FE"/>
    <w:rsid w:val="006A4572"/>
    <w:rsid w:val="006A4747"/>
    <w:rsid w:val="006A498B"/>
    <w:rsid w:val="006A4DAB"/>
    <w:rsid w:val="006A4E5C"/>
    <w:rsid w:val="006A5097"/>
    <w:rsid w:val="006A52A0"/>
    <w:rsid w:val="006A5377"/>
    <w:rsid w:val="006A5423"/>
    <w:rsid w:val="006A561F"/>
    <w:rsid w:val="006A59A2"/>
    <w:rsid w:val="006A5A3C"/>
    <w:rsid w:val="006A5AEC"/>
    <w:rsid w:val="006A5FE6"/>
    <w:rsid w:val="006A62E0"/>
    <w:rsid w:val="006A647D"/>
    <w:rsid w:val="006A6B49"/>
    <w:rsid w:val="006A6BFA"/>
    <w:rsid w:val="006A71C3"/>
    <w:rsid w:val="006A74CD"/>
    <w:rsid w:val="006A771B"/>
    <w:rsid w:val="006A7754"/>
    <w:rsid w:val="006A7768"/>
    <w:rsid w:val="006A7AE1"/>
    <w:rsid w:val="006A7AF0"/>
    <w:rsid w:val="006A7B6B"/>
    <w:rsid w:val="006A7BA7"/>
    <w:rsid w:val="006A7EA2"/>
    <w:rsid w:val="006A7ED0"/>
    <w:rsid w:val="006A7FCF"/>
    <w:rsid w:val="006B0016"/>
    <w:rsid w:val="006B0164"/>
    <w:rsid w:val="006B0168"/>
    <w:rsid w:val="006B0464"/>
    <w:rsid w:val="006B04E9"/>
    <w:rsid w:val="006B05BA"/>
    <w:rsid w:val="006B0655"/>
    <w:rsid w:val="006B0679"/>
    <w:rsid w:val="006B0F13"/>
    <w:rsid w:val="006B1295"/>
    <w:rsid w:val="006B12E8"/>
    <w:rsid w:val="006B1479"/>
    <w:rsid w:val="006B1547"/>
    <w:rsid w:val="006B15D5"/>
    <w:rsid w:val="006B1984"/>
    <w:rsid w:val="006B19DE"/>
    <w:rsid w:val="006B1A34"/>
    <w:rsid w:val="006B1B12"/>
    <w:rsid w:val="006B1E74"/>
    <w:rsid w:val="006B202A"/>
    <w:rsid w:val="006B2259"/>
    <w:rsid w:val="006B229E"/>
    <w:rsid w:val="006B2355"/>
    <w:rsid w:val="006B2551"/>
    <w:rsid w:val="006B257F"/>
    <w:rsid w:val="006B2913"/>
    <w:rsid w:val="006B31D8"/>
    <w:rsid w:val="006B34D4"/>
    <w:rsid w:val="006B3563"/>
    <w:rsid w:val="006B399C"/>
    <w:rsid w:val="006B3F46"/>
    <w:rsid w:val="006B3FF8"/>
    <w:rsid w:val="006B4801"/>
    <w:rsid w:val="006B51A4"/>
    <w:rsid w:val="006B5311"/>
    <w:rsid w:val="006B54D8"/>
    <w:rsid w:val="006B5920"/>
    <w:rsid w:val="006B5986"/>
    <w:rsid w:val="006B5A50"/>
    <w:rsid w:val="006B5F12"/>
    <w:rsid w:val="006B5FDE"/>
    <w:rsid w:val="006B60B0"/>
    <w:rsid w:val="006B613A"/>
    <w:rsid w:val="006B6179"/>
    <w:rsid w:val="006B640E"/>
    <w:rsid w:val="006B64EC"/>
    <w:rsid w:val="006B65F6"/>
    <w:rsid w:val="006B6995"/>
    <w:rsid w:val="006B6A1F"/>
    <w:rsid w:val="006B6A30"/>
    <w:rsid w:val="006B6B0C"/>
    <w:rsid w:val="006B6CE9"/>
    <w:rsid w:val="006B721C"/>
    <w:rsid w:val="006B7597"/>
    <w:rsid w:val="006B7785"/>
    <w:rsid w:val="006B77F2"/>
    <w:rsid w:val="006B7B9C"/>
    <w:rsid w:val="006B7E1A"/>
    <w:rsid w:val="006C02C8"/>
    <w:rsid w:val="006C036F"/>
    <w:rsid w:val="006C053E"/>
    <w:rsid w:val="006C05DB"/>
    <w:rsid w:val="006C075F"/>
    <w:rsid w:val="006C0797"/>
    <w:rsid w:val="006C0803"/>
    <w:rsid w:val="006C0807"/>
    <w:rsid w:val="006C0817"/>
    <w:rsid w:val="006C0CF6"/>
    <w:rsid w:val="006C12E9"/>
    <w:rsid w:val="006C1814"/>
    <w:rsid w:val="006C1C85"/>
    <w:rsid w:val="006C1ECE"/>
    <w:rsid w:val="006C1EFB"/>
    <w:rsid w:val="006C23D3"/>
    <w:rsid w:val="006C2604"/>
    <w:rsid w:val="006C29EE"/>
    <w:rsid w:val="006C3411"/>
    <w:rsid w:val="006C35E1"/>
    <w:rsid w:val="006C4256"/>
    <w:rsid w:val="006C4654"/>
    <w:rsid w:val="006C47D0"/>
    <w:rsid w:val="006C493E"/>
    <w:rsid w:val="006C49EC"/>
    <w:rsid w:val="006C4E4B"/>
    <w:rsid w:val="006C4E5C"/>
    <w:rsid w:val="006C4ED0"/>
    <w:rsid w:val="006C4FF9"/>
    <w:rsid w:val="006C5227"/>
    <w:rsid w:val="006C5301"/>
    <w:rsid w:val="006C5B3F"/>
    <w:rsid w:val="006C5E18"/>
    <w:rsid w:val="006C60A4"/>
    <w:rsid w:val="006C628A"/>
    <w:rsid w:val="006C62BC"/>
    <w:rsid w:val="006C630B"/>
    <w:rsid w:val="006C6627"/>
    <w:rsid w:val="006C6854"/>
    <w:rsid w:val="006C68F7"/>
    <w:rsid w:val="006C6964"/>
    <w:rsid w:val="006C6A1E"/>
    <w:rsid w:val="006C6B6C"/>
    <w:rsid w:val="006C7362"/>
    <w:rsid w:val="006C7443"/>
    <w:rsid w:val="006C74B1"/>
    <w:rsid w:val="006C784A"/>
    <w:rsid w:val="006C78FB"/>
    <w:rsid w:val="006C7C1E"/>
    <w:rsid w:val="006C7C3A"/>
    <w:rsid w:val="006C7CFE"/>
    <w:rsid w:val="006D00EB"/>
    <w:rsid w:val="006D00F7"/>
    <w:rsid w:val="006D04E3"/>
    <w:rsid w:val="006D07B2"/>
    <w:rsid w:val="006D07FB"/>
    <w:rsid w:val="006D0983"/>
    <w:rsid w:val="006D0AC4"/>
    <w:rsid w:val="006D0D5E"/>
    <w:rsid w:val="006D10EC"/>
    <w:rsid w:val="006D10F4"/>
    <w:rsid w:val="006D137B"/>
    <w:rsid w:val="006D1392"/>
    <w:rsid w:val="006D15A2"/>
    <w:rsid w:val="006D196B"/>
    <w:rsid w:val="006D1D06"/>
    <w:rsid w:val="006D1E1D"/>
    <w:rsid w:val="006D1FFD"/>
    <w:rsid w:val="006D223E"/>
    <w:rsid w:val="006D2299"/>
    <w:rsid w:val="006D2383"/>
    <w:rsid w:val="006D263D"/>
    <w:rsid w:val="006D28C8"/>
    <w:rsid w:val="006D2A7A"/>
    <w:rsid w:val="006D2A90"/>
    <w:rsid w:val="006D2AAD"/>
    <w:rsid w:val="006D2C64"/>
    <w:rsid w:val="006D316E"/>
    <w:rsid w:val="006D31D8"/>
    <w:rsid w:val="006D3F85"/>
    <w:rsid w:val="006D4621"/>
    <w:rsid w:val="006D4743"/>
    <w:rsid w:val="006D4B8D"/>
    <w:rsid w:val="006D4F9F"/>
    <w:rsid w:val="006D501A"/>
    <w:rsid w:val="006D5056"/>
    <w:rsid w:val="006D550B"/>
    <w:rsid w:val="006D593D"/>
    <w:rsid w:val="006D5C04"/>
    <w:rsid w:val="006D6111"/>
    <w:rsid w:val="006D6874"/>
    <w:rsid w:val="006D69E1"/>
    <w:rsid w:val="006D6B25"/>
    <w:rsid w:val="006D6CA2"/>
    <w:rsid w:val="006D6E4B"/>
    <w:rsid w:val="006D6EB5"/>
    <w:rsid w:val="006D6F17"/>
    <w:rsid w:val="006D732F"/>
    <w:rsid w:val="006D7456"/>
    <w:rsid w:val="006D74D7"/>
    <w:rsid w:val="006D76E2"/>
    <w:rsid w:val="006D7752"/>
    <w:rsid w:val="006D7A7B"/>
    <w:rsid w:val="006D7E9A"/>
    <w:rsid w:val="006E0288"/>
    <w:rsid w:val="006E0308"/>
    <w:rsid w:val="006E0310"/>
    <w:rsid w:val="006E056E"/>
    <w:rsid w:val="006E059E"/>
    <w:rsid w:val="006E0677"/>
    <w:rsid w:val="006E06EC"/>
    <w:rsid w:val="006E0805"/>
    <w:rsid w:val="006E0DBB"/>
    <w:rsid w:val="006E1022"/>
    <w:rsid w:val="006E1032"/>
    <w:rsid w:val="006E1156"/>
    <w:rsid w:val="006E116C"/>
    <w:rsid w:val="006E1278"/>
    <w:rsid w:val="006E1331"/>
    <w:rsid w:val="006E148A"/>
    <w:rsid w:val="006E1865"/>
    <w:rsid w:val="006E1CE8"/>
    <w:rsid w:val="006E20CE"/>
    <w:rsid w:val="006E2230"/>
    <w:rsid w:val="006E23C9"/>
    <w:rsid w:val="006E25F1"/>
    <w:rsid w:val="006E2E2A"/>
    <w:rsid w:val="006E313D"/>
    <w:rsid w:val="006E3577"/>
    <w:rsid w:val="006E37E6"/>
    <w:rsid w:val="006E391C"/>
    <w:rsid w:val="006E3AA6"/>
    <w:rsid w:val="006E3AEA"/>
    <w:rsid w:val="006E445D"/>
    <w:rsid w:val="006E4B54"/>
    <w:rsid w:val="006E4C2C"/>
    <w:rsid w:val="006E4C68"/>
    <w:rsid w:val="006E5235"/>
    <w:rsid w:val="006E5371"/>
    <w:rsid w:val="006E544E"/>
    <w:rsid w:val="006E5497"/>
    <w:rsid w:val="006E5523"/>
    <w:rsid w:val="006E5A1A"/>
    <w:rsid w:val="006E5CA6"/>
    <w:rsid w:val="006E5DB9"/>
    <w:rsid w:val="006E5DBB"/>
    <w:rsid w:val="006E641D"/>
    <w:rsid w:val="006E6595"/>
    <w:rsid w:val="006E65E5"/>
    <w:rsid w:val="006E682F"/>
    <w:rsid w:val="006E688C"/>
    <w:rsid w:val="006E6A43"/>
    <w:rsid w:val="006E6BEC"/>
    <w:rsid w:val="006E6C85"/>
    <w:rsid w:val="006E7168"/>
    <w:rsid w:val="006E768A"/>
    <w:rsid w:val="006E770C"/>
    <w:rsid w:val="006E7735"/>
    <w:rsid w:val="006E7994"/>
    <w:rsid w:val="006E7C32"/>
    <w:rsid w:val="006E7C5F"/>
    <w:rsid w:val="006E7DD4"/>
    <w:rsid w:val="006F0401"/>
    <w:rsid w:val="006F05F0"/>
    <w:rsid w:val="006F0682"/>
    <w:rsid w:val="006F07CB"/>
    <w:rsid w:val="006F0953"/>
    <w:rsid w:val="006F10CA"/>
    <w:rsid w:val="006F1222"/>
    <w:rsid w:val="006F1509"/>
    <w:rsid w:val="006F15B9"/>
    <w:rsid w:val="006F166D"/>
    <w:rsid w:val="006F1705"/>
    <w:rsid w:val="006F184D"/>
    <w:rsid w:val="006F18B7"/>
    <w:rsid w:val="006F1915"/>
    <w:rsid w:val="006F1F42"/>
    <w:rsid w:val="006F2258"/>
    <w:rsid w:val="006F259B"/>
    <w:rsid w:val="006F2856"/>
    <w:rsid w:val="006F2898"/>
    <w:rsid w:val="006F2CE9"/>
    <w:rsid w:val="006F2E4C"/>
    <w:rsid w:val="006F3078"/>
    <w:rsid w:val="006F317C"/>
    <w:rsid w:val="006F31B9"/>
    <w:rsid w:val="006F31EB"/>
    <w:rsid w:val="006F396C"/>
    <w:rsid w:val="006F3AA1"/>
    <w:rsid w:val="006F3CC5"/>
    <w:rsid w:val="006F3DF7"/>
    <w:rsid w:val="006F3E0D"/>
    <w:rsid w:val="006F3F4F"/>
    <w:rsid w:val="006F4286"/>
    <w:rsid w:val="006F44E2"/>
    <w:rsid w:val="006F45C2"/>
    <w:rsid w:val="006F461D"/>
    <w:rsid w:val="006F4C2D"/>
    <w:rsid w:val="006F4CAE"/>
    <w:rsid w:val="006F4CE8"/>
    <w:rsid w:val="006F4ED0"/>
    <w:rsid w:val="006F51D4"/>
    <w:rsid w:val="006F53E3"/>
    <w:rsid w:val="006F5EBF"/>
    <w:rsid w:val="006F5FB3"/>
    <w:rsid w:val="006F61FD"/>
    <w:rsid w:val="006F634A"/>
    <w:rsid w:val="006F661C"/>
    <w:rsid w:val="006F673D"/>
    <w:rsid w:val="006F6829"/>
    <w:rsid w:val="006F6AA3"/>
    <w:rsid w:val="006F6D94"/>
    <w:rsid w:val="006F6E1A"/>
    <w:rsid w:val="006F6ECD"/>
    <w:rsid w:val="006F6EEA"/>
    <w:rsid w:val="006F6FFD"/>
    <w:rsid w:val="006F7508"/>
    <w:rsid w:val="006F775B"/>
    <w:rsid w:val="006F7818"/>
    <w:rsid w:val="006F7922"/>
    <w:rsid w:val="006F7949"/>
    <w:rsid w:val="006F7973"/>
    <w:rsid w:val="006F7B45"/>
    <w:rsid w:val="006F7B4A"/>
    <w:rsid w:val="006F7BFC"/>
    <w:rsid w:val="006F7FE9"/>
    <w:rsid w:val="00700014"/>
    <w:rsid w:val="007003C2"/>
    <w:rsid w:val="007005E3"/>
    <w:rsid w:val="00700695"/>
    <w:rsid w:val="007008B6"/>
    <w:rsid w:val="00700989"/>
    <w:rsid w:val="00700B01"/>
    <w:rsid w:val="00700B98"/>
    <w:rsid w:val="007010DD"/>
    <w:rsid w:val="007010F5"/>
    <w:rsid w:val="0070139E"/>
    <w:rsid w:val="00701620"/>
    <w:rsid w:val="007016E4"/>
    <w:rsid w:val="00701773"/>
    <w:rsid w:val="0070185B"/>
    <w:rsid w:val="00701BFF"/>
    <w:rsid w:val="00701D0C"/>
    <w:rsid w:val="00701E06"/>
    <w:rsid w:val="007021F7"/>
    <w:rsid w:val="00702318"/>
    <w:rsid w:val="007023B9"/>
    <w:rsid w:val="007027F4"/>
    <w:rsid w:val="0070281C"/>
    <w:rsid w:val="00702912"/>
    <w:rsid w:val="00702CA7"/>
    <w:rsid w:val="00702EA4"/>
    <w:rsid w:val="00702ED8"/>
    <w:rsid w:val="00703203"/>
    <w:rsid w:val="00703236"/>
    <w:rsid w:val="00703296"/>
    <w:rsid w:val="007035AF"/>
    <w:rsid w:val="00703B58"/>
    <w:rsid w:val="00703EF9"/>
    <w:rsid w:val="0070419E"/>
    <w:rsid w:val="00704409"/>
    <w:rsid w:val="007044DE"/>
    <w:rsid w:val="00704648"/>
    <w:rsid w:val="00704650"/>
    <w:rsid w:val="007046F3"/>
    <w:rsid w:val="00704742"/>
    <w:rsid w:val="00704937"/>
    <w:rsid w:val="00704BCD"/>
    <w:rsid w:val="00704CBA"/>
    <w:rsid w:val="00704F6E"/>
    <w:rsid w:val="007055E0"/>
    <w:rsid w:val="00705B9C"/>
    <w:rsid w:val="00705C23"/>
    <w:rsid w:val="00705CC4"/>
    <w:rsid w:val="00705D81"/>
    <w:rsid w:val="00705FF7"/>
    <w:rsid w:val="007062E0"/>
    <w:rsid w:val="00706343"/>
    <w:rsid w:val="00706439"/>
    <w:rsid w:val="0070655F"/>
    <w:rsid w:val="00706569"/>
    <w:rsid w:val="0070657A"/>
    <w:rsid w:val="0070683F"/>
    <w:rsid w:val="007069AE"/>
    <w:rsid w:val="00706BF1"/>
    <w:rsid w:val="00706D44"/>
    <w:rsid w:val="00706D48"/>
    <w:rsid w:val="00706F0A"/>
    <w:rsid w:val="00706F34"/>
    <w:rsid w:val="00707177"/>
    <w:rsid w:val="0070719B"/>
    <w:rsid w:val="0070723E"/>
    <w:rsid w:val="007072F8"/>
    <w:rsid w:val="00707457"/>
    <w:rsid w:val="007074BC"/>
    <w:rsid w:val="0070776A"/>
    <w:rsid w:val="00707A7D"/>
    <w:rsid w:val="00707AA5"/>
    <w:rsid w:val="00707C47"/>
    <w:rsid w:val="00710147"/>
    <w:rsid w:val="0071018F"/>
    <w:rsid w:val="007102A3"/>
    <w:rsid w:val="007104C5"/>
    <w:rsid w:val="00710771"/>
    <w:rsid w:val="0071083E"/>
    <w:rsid w:val="00710947"/>
    <w:rsid w:val="0071099D"/>
    <w:rsid w:val="00710A62"/>
    <w:rsid w:val="00710B97"/>
    <w:rsid w:val="00710BE0"/>
    <w:rsid w:val="00710D1B"/>
    <w:rsid w:val="00710D68"/>
    <w:rsid w:val="00710E16"/>
    <w:rsid w:val="00711304"/>
    <w:rsid w:val="0071146C"/>
    <w:rsid w:val="007115A0"/>
    <w:rsid w:val="007115C4"/>
    <w:rsid w:val="007115E2"/>
    <w:rsid w:val="0071163C"/>
    <w:rsid w:val="0071174A"/>
    <w:rsid w:val="00711961"/>
    <w:rsid w:val="00711B60"/>
    <w:rsid w:val="00711DC9"/>
    <w:rsid w:val="0071211C"/>
    <w:rsid w:val="0071230C"/>
    <w:rsid w:val="0071234B"/>
    <w:rsid w:val="0071252E"/>
    <w:rsid w:val="007126BC"/>
    <w:rsid w:val="007129EF"/>
    <w:rsid w:val="00712DFC"/>
    <w:rsid w:val="00713638"/>
    <w:rsid w:val="00713658"/>
    <w:rsid w:val="0071366E"/>
    <w:rsid w:val="007137E9"/>
    <w:rsid w:val="00713B14"/>
    <w:rsid w:val="00713B42"/>
    <w:rsid w:val="00713B96"/>
    <w:rsid w:val="00713C13"/>
    <w:rsid w:val="00713E88"/>
    <w:rsid w:val="007141A3"/>
    <w:rsid w:val="007142E5"/>
    <w:rsid w:val="00714532"/>
    <w:rsid w:val="00714A1A"/>
    <w:rsid w:val="00714B96"/>
    <w:rsid w:val="00714C15"/>
    <w:rsid w:val="00714EB2"/>
    <w:rsid w:val="007152AD"/>
    <w:rsid w:val="007155F1"/>
    <w:rsid w:val="007157F5"/>
    <w:rsid w:val="007158AC"/>
    <w:rsid w:val="00715A06"/>
    <w:rsid w:val="00715B18"/>
    <w:rsid w:val="00715C83"/>
    <w:rsid w:val="00716398"/>
    <w:rsid w:val="007164FC"/>
    <w:rsid w:val="007165BE"/>
    <w:rsid w:val="00716632"/>
    <w:rsid w:val="0071687C"/>
    <w:rsid w:val="00716911"/>
    <w:rsid w:val="00716D21"/>
    <w:rsid w:val="00716D7B"/>
    <w:rsid w:val="00717150"/>
    <w:rsid w:val="00717313"/>
    <w:rsid w:val="00717329"/>
    <w:rsid w:val="00717345"/>
    <w:rsid w:val="00717539"/>
    <w:rsid w:val="00717914"/>
    <w:rsid w:val="00717942"/>
    <w:rsid w:val="00717973"/>
    <w:rsid w:val="00717AAB"/>
    <w:rsid w:val="00717BFC"/>
    <w:rsid w:val="00717D13"/>
    <w:rsid w:val="00717E97"/>
    <w:rsid w:val="0072022E"/>
    <w:rsid w:val="00720443"/>
    <w:rsid w:val="0072064C"/>
    <w:rsid w:val="007208BF"/>
    <w:rsid w:val="00720901"/>
    <w:rsid w:val="00720A32"/>
    <w:rsid w:val="00721231"/>
    <w:rsid w:val="00721479"/>
    <w:rsid w:val="00721A04"/>
    <w:rsid w:val="00721C68"/>
    <w:rsid w:val="00721D39"/>
    <w:rsid w:val="00721E96"/>
    <w:rsid w:val="007221B7"/>
    <w:rsid w:val="007226CE"/>
    <w:rsid w:val="0072278B"/>
    <w:rsid w:val="00722898"/>
    <w:rsid w:val="00722A5E"/>
    <w:rsid w:val="00722A67"/>
    <w:rsid w:val="00722B17"/>
    <w:rsid w:val="00722F5F"/>
    <w:rsid w:val="0072332B"/>
    <w:rsid w:val="00723483"/>
    <w:rsid w:val="00723667"/>
    <w:rsid w:val="00723A5C"/>
    <w:rsid w:val="00723BC2"/>
    <w:rsid w:val="00723E82"/>
    <w:rsid w:val="00723E96"/>
    <w:rsid w:val="0072410C"/>
    <w:rsid w:val="0072458F"/>
    <w:rsid w:val="00724A86"/>
    <w:rsid w:val="00724B33"/>
    <w:rsid w:val="00724BB0"/>
    <w:rsid w:val="00724E4A"/>
    <w:rsid w:val="00724E8D"/>
    <w:rsid w:val="00725100"/>
    <w:rsid w:val="00725191"/>
    <w:rsid w:val="0072520E"/>
    <w:rsid w:val="0072536F"/>
    <w:rsid w:val="007258D1"/>
    <w:rsid w:val="00725A59"/>
    <w:rsid w:val="00725A96"/>
    <w:rsid w:val="00725C99"/>
    <w:rsid w:val="00725CE1"/>
    <w:rsid w:val="00725D2A"/>
    <w:rsid w:val="00725D6A"/>
    <w:rsid w:val="00725EE3"/>
    <w:rsid w:val="00725F50"/>
    <w:rsid w:val="007260A3"/>
    <w:rsid w:val="0072612A"/>
    <w:rsid w:val="00726237"/>
    <w:rsid w:val="0072636C"/>
    <w:rsid w:val="007263F9"/>
    <w:rsid w:val="00726686"/>
    <w:rsid w:val="00726787"/>
    <w:rsid w:val="0072682D"/>
    <w:rsid w:val="0072688D"/>
    <w:rsid w:val="00726D57"/>
    <w:rsid w:val="00727645"/>
    <w:rsid w:val="00727678"/>
    <w:rsid w:val="0072770F"/>
    <w:rsid w:val="00727930"/>
    <w:rsid w:val="00727BBE"/>
    <w:rsid w:val="007302B2"/>
    <w:rsid w:val="00730419"/>
    <w:rsid w:val="007304E3"/>
    <w:rsid w:val="00730634"/>
    <w:rsid w:val="00730861"/>
    <w:rsid w:val="0073094A"/>
    <w:rsid w:val="0073098B"/>
    <w:rsid w:val="00730B1E"/>
    <w:rsid w:val="00730C8C"/>
    <w:rsid w:val="00730D1C"/>
    <w:rsid w:val="00730E0A"/>
    <w:rsid w:val="0073110D"/>
    <w:rsid w:val="0073134D"/>
    <w:rsid w:val="00731418"/>
    <w:rsid w:val="00731427"/>
    <w:rsid w:val="00731690"/>
    <w:rsid w:val="00731817"/>
    <w:rsid w:val="00731895"/>
    <w:rsid w:val="00731AC8"/>
    <w:rsid w:val="00731B49"/>
    <w:rsid w:val="00732414"/>
    <w:rsid w:val="00732536"/>
    <w:rsid w:val="00732823"/>
    <w:rsid w:val="00732B1D"/>
    <w:rsid w:val="00732DE2"/>
    <w:rsid w:val="00732EAA"/>
    <w:rsid w:val="007330DA"/>
    <w:rsid w:val="007330EB"/>
    <w:rsid w:val="0073339D"/>
    <w:rsid w:val="007337D5"/>
    <w:rsid w:val="00733E58"/>
    <w:rsid w:val="00733E6F"/>
    <w:rsid w:val="00734077"/>
    <w:rsid w:val="007341D4"/>
    <w:rsid w:val="007341E0"/>
    <w:rsid w:val="00734320"/>
    <w:rsid w:val="007344E5"/>
    <w:rsid w:val="0073458A"/>
    <w:rsid w:val="00735438"/>
    <w:rsid w:val="00735639"/>
    <w:rsid w:val="00735828"/>
    <w:rsid w:val="00735948"/>
    <w:rsid w:val="00735B57"/>
    <w:rsid w:val="00735EAF"/>
    <w:rsid w:val="0073612C"/>
    <w:rsid w:val="00736155"/>
    <w:rsid w:val="00736378"/>
    <w:rsid w:val="007365BE"/>
    <w:rsid w:val="00736BB1"/>
    <w:rsid w:val="00736CA4"/>
    <w:rsid w:val="00736CE1"/>
    <w:rsid w:val="00737011"/>
    <w:rsid w:val="00737456"/>
    <w:rsid w:val="007374D9"/>
    <w:rsid w:val="007378F9"/>
    <w:rsid w:val="007379E2"/>
    <w:rsid w:val="00737B82"/>
    <w:rsid w:val="00737BBD"/>
    <w:rsid w:val="00737E56"/>
    <w:rsid w:val="00740144"/>
    <w:rsid w:val="007403DD"/>
    <w:rsid w:val="00740529"/>
    <w:rsid w:val="00740766"/>
    <w:rsid w:val="00740877"/>
    <w:rsid w:val="00740CA7"/>
    <w:rsid w:val="00740E09"/>
    <w:rsid w:val="00740F00"/>
    <w:rsid w:val="007411BC"/>
    <w:rsid w:val="007414D5"/>
    <w:rsid w:val="00741539"/>
    <w:rsid w:val="0074162D"/>
    <w:rsid w:val="00741791"/>
    <w:rsid w:val="00741834"/>
    <w:rsid w:val="00741846"/>
    <w:rsid w:val="00741C9A"/>
    <w:rsid w:val="00741CCA"/>
    <w:rsid w:val="00741DE9"/>
    <w:rsid w:val="00741E76"/>
    <w:rsid w:val="00741F90"/>
    <w:rsid w:val="007421BA"/>
    <w:rsid w:val="00742972"/>
    <w:rsid w:val="00742988"/>
    <w:rsid w:val="00742AE8"/>
    <w:rsid w:val="00742BF0"/>
    <w:rsid w:val="00742C1D"/>
    <w:rsid w:val="00742C46"/>
    <w:rsid w:val="00742EBB"/>
    <w:rsid w:val="00742F58"/>
    <w:rsid w:val="00743129"/>
    <w:rsid w:val="007432BE"/>
    <w:rsid w:val="007433D6"/>
    <w:rsid w:val="007435A1"/>
    <w:rsid w:val="007437F8"/>
    <w:rsid w:val="007439CD"/>
    <w:rsid w:val="00743B08"/>
    <w:rsid w:val="00743B3F"/>
    <w:rsid w:val="00743D19"/>
    <w:rsid w:val="007441B0"/>
    <w:rsid w:val="00744573"/>
    <w:rsid w:val="00744703"/>
    <w:rsid w:val="007448E5"/>
    <w:rsid w:val="00744B2D"/>
    <w:rsid w:val="00744D75"/>
    <w:rsid w:val="00744DDA"/>
    <w:rsid w:val="00744E48"/>
    <w:rsid w:val="007450B3"/>
    <w:rsid w:val="0074536F"/>
    <w:rsid w:val="00745472"/>
    <w:rsid w:val="00745588"/>
    <w:rsid w:val="00745805"/>
    <w:rsid w:val="007458B0"/>
    <w:rsid w:val="007459C9"/>
    <w:rsid w:val="00745AC0"/>
    <w:rsid w:val="00745B8F"/>
    <w:rsid w:val="00745C76"/>
    <w:rsid w:val="00745EA5"/>
    <w:rsid w:val="00746258"/>
    <w:rsid w:val="0074631C"/>
    <w:rsid w:val="0074637C"/>
    <w:rsid w:val="00746658"/>
    <w:rsid w:val="00746E3E"/>
    <w:rsid w:val="00746E7F"/>
    <w:rsid w:val="00747050"/>
    <w:rsid w:val="007471FC"/>
    <w:rsid w:val="007473BE"/>
    <w:rsid w:val="0074749D"/>
    <w:rsid w:val="00747583"/>
    <w:rsid w:val="007476CE"/>
    <w:rsid w:val="00747863"/>
    <w:rsid w:val="007478EC"/>
    <w:rsid w:val="00747BB1"/>
    <w:rsid w:val="00747D59"/>
    <w:rsid w:val="00747FD0"/>
    <w:rsid w:val="00750469"/>
    <w:rsid w:val="007505E4"/>
    <w:rsid w:val="0075077B"/>
    <w:rsid w:val="00750AF8"/>
    <w:rsid w:val="00751038"/>
    <w:rsid w:val="007513B2"/>
    <w:rsid w:val="007517C5"/>
    <w:rsid w:val="0075180A"/>
    <w:rsid w:val="00751816"/>
    <w:rsid w:val="007518C0"/>
    <w:rsid w:val="00751B30"/>
    <w:rsid w:val="00751D2C"/>
    <w:rsid w:val="00751ED4"/>
    <w:rsid w:val="00751F25"/>
    <w:rsid w:val="00752040"/>
    <w:rsid w:val="0075204A"/>
    <w:rsid w:val="00752250"/>
    <w:rsid w:val="00752413"/>
    <w:rsid w:val="00752515"/>
    <w:rsid w:val="00752771"/>
    <w:rsid w:val="00752980"/>
    <w:rsid w:val="00752B5B"/>
    <w:rsid w:val="00752C73"/>
    <w:rsid w:val="00752F11"/>
    <w:rsid w:val="00752FE5"/>
    <w:rsid w:val="007530B9"/>
    <w:rsid w:val="007531F9"/>
    <w:rsid w:val="007534C9"/>
    <w:rsid w:val="007536A3"/>
    <w:rsid w:val="00753CA3"/>
    <w:rsid w:val="00753E91"/>
    <w:rsid w:val="00753EFE"/>
    <w:rsid w:val="007540F2"/>
    <w:rsid w:val="00754357"/>
    <w:rsid w:val="00754A7C"/>
    <w:rsid w:val="00754B6F"/>
    <w:rsid w:val="00754C27"/>
    <w:rsid w:val="00754C37"/>
    <w:rsid w:val="0075512A"/>
    <w:rsid w:val="007553BB"/>
    <w:rsid w:val="0075553C"/>
    <w:rsid w:val="00755655"/>
    <w:rsid w:val="007557B2"/>
    <w:rsid w:val="00755A0D"/>
    <w:rsid w:val="00755AF4"/>
    <w:rsid w:val="00755B4F"/>
    <w:rsid w:val="00755CE7"/>
    <w:rsid w:val="00755D41"/>
    <w:rsid w:val="00755D6C"/>
    <w:rsid w:val="00755F7A"/>
    <w:rsid w:val="007562B2"/>
    <w:rsid w:val="007564CE"/>
    <w:rsid w:val="00756BF5"/>
    <w:rsid w:val="00756C67"/>
    <w:rsid w:val="00756C75"/>
    <w:rsid w:val="00757282"/>
    <w:rsid w:val="0075751E"/>
    <w:rsid w:val="00757538"/>
    <w:rsid w:val="00757663"/>
    <w:rsid w:val="007602DF"/>
    <w:rsid w:val="007607B4"/>
    <w:rsid w:val="00760AED"/>
    <w:rsid w:val="00760AF9"/>
    <w:rsid w:val="00760E12"/>
    <w:rsid w:val="007613A8"/>
    <w:rsid w:val="00761798"/>
    <w:rsid w:val="0076189F"/>
    <w:rsid w:val="007619AB"/>
    <w:rsid w:val="00761AA9"/>
    <w:rsid w:val="00761BF6"/>
    <w:rsid w:val="00761CC9"/>
    <w:rsid w:val="00761D22"/>
    <w:rsid w:val="007623EC"/>
    <w:rsid w:val="00762B4F"/>
    <w:rsid w:val="00762D0A"/>
    <w:rsid w:val="00762D56"/>
    <w:rsid w:val="007630CC"/>
    <w:rsid w:val="0076312F"/>
    <w:rsid w:val="0076328B"/>
    <w:rsid w:val="0076353E"/>
    <w:rsid w:val="0076373B"/>
    <w:rsid w:val="00763ACA"/>
    <w:rsid w:val="007644E5"/>
    <w:rsid w:val="00764662"/>
    <w:rsid w:val="00765009"/>
    <w:rsid w:val="007651E9"/>
    <w:rsid w:val="0076563C"/>
    <w:rsid w:val="007656A6"/>
    <w:rsid w:val="00765748"/>
    <w:rsid w:val="00765913"/>
    <w:rsid w:val="00765A05"/>
    <w:rsid w:val="00765ADC"/>
    <w:rsid w:val="00765CE4"/>
    <w:rsid w:val="00766181"/>
    <w:rsid w:val="00766194"/>
    <w:rsid w:val="00766223"/>
    <w:rsid w:val="0076652C"/>
    <w:rsid w:val="007668C8"/>
    <w:rsid w:val="007669CC"/>
    <w:rsid w:val="007671EF"/>
    <w:rsid w:val="00767204"/>
    <w:rsid w:val="007672B4"/>
    <w:rsid w:val="00767390"/>
    <w:rsid w:val="00767E30"/>
    <w:rsid w:val="00767F43"/>
    <w:rsid w:val="007700A9"/>
    <w:rsid w:val="00770103"/>
    <w:rsid w:val="007702F9"/>
    <w:rsid w:val="00770445"/>
    <w:rsid w:val="007704F6"/>
    <w:rsid w:val="00770956"/>
    <w:rsid w:val="007709BE"/>
    <w:rsid w:val="00770B0B"/>
    <w:rsid w:val="00770BBC"/>
    <w:rsid w:val="00770F52"/>
    <w:rsid w:val="007712B4"/>
    <w:rsid w:val="00771329"/>
    <w:rsid w:val="00771446"/>
    <w:rsid w:val="00771628"/>
    <w:rsid w:val="0077174B"/>
    <w:rsid w:val="00771786"/>
    <w:rsid w:val="00771FE6"/>
    <w:rsid w:val="0077210C"/>
    <w:rsid w:val="0077213F"/>
    <w:rsid w:val="007722B3"/>
    <w:rsid w:val="007722BB"/>
    <w:rsid w:val="007723C3"/>
    <w:rsid w:val="0077282D"/>
    <w:rsid w:val="007729A5"/>
    <w:rsid w:val="00772A60"/>
    <w:rsid w:val="0077304B"/>
    <w:rsid w:val="007735D1"/>
    <w:rsid w:val="007736B0"/>
    <w:rsid w:val="007738D5"/>
    <w:rsid w:val="00773B81"/>
    <w:rsid w:val="00773CD8"/>
    <w:rsid w:val="00773DBA"/>
    <w:rsid w:val="00773E41"/>
    <w:rsid w:val="00773FF5"/>
    <w:rsid w:val="007740EB"/>
    <w:rsid w:val="00774150"/>
    <w:rsid w:val="0077425A"/>
    <w:rsid w:val="0077452C"/>
    <w:rsid w:val="00774565"/>
    <w:rsid w:val="00774CE7"/>
    <w:rsid w:val="00774D07"/>
    <w:rsid w:val="00774E3C"/>
    <w:rsid w:val="00775556"/>
    <w:rsid w:val="00775938"/>
    <w:rsid w:val="00775A85"/>
    <w:rsid w:val="0077601C"/>
    <w:rsid w:val="00776062"/>
    <w:rsid w:val="00776340"/>
    <w:rsid w:val="00776596"/>
    <w:rsid w:val="007766A1"/>
    <w:rsid w:val="00776850"/>
    <w:rsid w:val="00776A03"/>
    <w:rsid w:val="00776B23"/>
    <w:rsid w:val="00776B84"/>
    <w:rsid w:val="00776BDB"/>
    <w:rsid w:val="00777005"/>
    <w:rsid w:val="00777140"/>
    <w:rsid w:val="0077715A"/>
    <w:rsid w:val="007772AE"/>
    <w:rsid w:val="0077746C"/>
    <w:rsid w:val="007777E4"/>
    <w:rsid w:val="007779D4"/>
    <w:rsid w:val="00777E23"/>
    <w:rsid w:val="00777E2C"/>
    <w:rsid w:val="007801B1"/>
    <w:rsid w:val="0078056B"/>
    <w:rsid w:val="00780572"/>
    <w:rsid w:val="007806F5"/>
    <w:rsid w:val="00780ACE"/>
    <w:rsid w:val="00780EFF"/>
    <w:rsid w:val="00780F01"/>
    <w:rsid w:val="0078116E"/>
    <w:rsid w:val="007811E4"/>
    <w:rsid w:val="00781646"/>
    <w:rsid w:val="0078168A"/>
    <w:rsid w:val="00781CED"/>
    <w:rsid w:val="00781EAC"/>
    <w:rsid w:val="00781F1E"/>
    <w:rsid w:val="0078272B"/>
    <w:rsid w:val="00782E78"/>
    <w:rsid w:val="00782F2B"/>
    <w:rsid w:val="0078311B"/>
    <w:rsid w:val="00783211"/>
    <w:rsid w:val="00783361"/>
    <w:rsid w:val="007833D3"/>
    <w:rsid w:val="007833D9"/>
    <w:rsid w:val="007835E9"/>
    <w:rsid w:val="0078375B"/>
    <w:rsid w:val="00783B42"/>
    <w:rsid w:val="00783CB8"/>
    <w:rsid w:val="00784235"/>
    <w:rsid w:val="0078475B"/>
    <w:rsid w:val="007847E7"/>
    <w:rsid w:val="00784B92"/>
    <w:rsid w:val="00784B94"/>
    <w:rsid w:val="00784C25"/>
    <w:rsid w:val="00785270"/>
    <w:rsid w:val="007852B9"/>
    <w:rsid w:val="007858FF"/>
    <w:rsid w:val="00786052"/>
    <w:rsid w:val="0078624E"/>
    <w:rsid w:val="007862E0"/>
    <w:rsid w:val="00786333"/>
    <w:rsid w:val="00786899"/>
    <w:rsid w:val="007869F4"/>
    <w:rsid w:val="00786A56"/>
    <w:rsid w:val="00786D19"/>
    <w:rsid w:val="00786F5E"/>
    <w:rsid w:val="00787324"/>
    <w:rsid w:val="007875E6"/>
    <w:rsid w:val="00787C0E"/>
    <w:rsid w:val="00790053"/>
    <w:rsid w:val="0079032E"/>
    <w:rsid w:val="007906A5"/>
    <w:rsid w:val="007906EA"/>
    <w:rsid w:val="00790A36"/>
    <w:rsid w:val="00790A74"/>
    <w:rsid w:val="00791056"/>
    <w:rsid w:val="007910E5"/>
    <w:rsid w:val="007912E0"/>
    <w:rsid w:val="007917AA"/>
    <w:rsid w:val="00791860"/>
    <w:rsid w:val="00792042"/>
    <w:rsid w:val="0079216E"/>
    <w:rsid w:val="0079241F"/>
    <w:rsid w:val="0079254C"/>
    <w:rsid w:val="00792A19"/>
    <w:rsid w:val="00792D43"/>
    <w:rsid w:val="00792FD5"/>
    <w:rsid w:val="007930CF"/>
    <w:rsid w:val="00793295"/>
    <w:rsid w:val="0079333F"/>
    <w:rsid w:val="0079339D"/>
    <w:rsid w:val="0079346E"/>
    <w:rsid w:val="007934DB"/>
    <w:rsid w:val="007935F6"/>
    <w:rsid w:val="00793EDA"/>
    <w:rsid w:val="00794513"/>
    <w:rsid w:val="00794771"/>
    <w:rsid w:val="007948BF"/>
    <w:rsid w:val="007948EC"/>
    <w:rsid w:val="00794ADA"/>
    <w:rsid w:val="00794BD3"/>
    <w:rsid w:val="00794D76"/>
    <w:rsid w:val="00795346"/>
    <w:rsid w:val="0079555D"/>
    <w:rsid w:val="00795717"/>
    <w:rsid w:val="007959DD"/>
    <w:rsid w:val="00795BEF"/>
    <w:rsid w:val="00795C28"/>
    <w:rsid w:val="00796257"/>
    <w:rsid w:val="00796359"/>
    <w:rsid w:val="007963B7"/>
    <w:rsid w:val="007964F8"/>
    <w:rsid w:val="007966B7"/>
    <w:rsid w:val="007967EC"/>
    <w:rsid w:val="0079687B"/>
    <w:rsid w:val="007968C2"/>
    <w:rsid w:val="007969BA"/>
    <w:rsid w:val="00796B30"/>
    <w:rsid w:val="00796D48"/>
    <w:rsid w:val="00797008"/>
    <w:rsid w:val="007974AE"/>
    <w:rsid w:val="00797AF6"/>
    <w:rsid w:val="00797B76"/>
    <w:rsid w:val="00797DBB"/>
    <w:rsid w:val="00797EB5"/>
    <w:rsid w:val="007A001F"/>
    <w:rsid w:val="007A00B0"/>
    <w:rsid w:val="007A0137"/>
    <w:rsid w:val="007A0364"/>
    <w:rsid w:val="007A0C76"/>
    <w:rsid w:val="007A0F79"/>
    <w:rsid w:val="007A103D"/>
    <w:rsid w:val="007A10F3"/>
    <w:rsid w:val="007A12B5"/>
    <w:rsid w:val="007A196E"/>
    <w:rsid w:val="007A1974"/>
    <w:rsid w:val="007A1B4E"/>
    <w:rsid w:val="007A1B59"/>
    <w:rsid w:val="007A1F2D"/>
    <w:rsid w:val="007A208E"/>
    <w:rsid w:val="007A261E"/>
    <w:rsid w:val="007A2766"/>
    <w:rsid w:val="007A2B0C"/>
    <w:rsid w:val="007A2B3E"/>
    <w:rsid w:val="007A2CB8"/>
    <w:rsid w:val="007A2EEA"/>
    <w:rsid w:val="007A37BE"/>
    <w:rsid w:val="007A38B7"/>
    <w:rsid w:val="007A3D5B"/>
    <w:rsid w:val="007A40F9"/>
    <w:rsid w:val="007A4298"/>
    <w:rsid w:val="007A4B84"/>
    <w:rsid w:val="007A4CA9"/>
    <w:rsid w:val="007A4E80"/>
    <w:rsid w:val="007A4EA2"/>
    <w:rsid w:val="007A4EE8"/>
    <w:rsid w:val="007A5611"/>
    <w:rsid w:val="007A564B"/>
    <w:rsid w:val="007A588B"/>
    <w:rsid w:val="007A5A9C"/>
    <w:rsid w:val="007A5DF3"/>
    <w:rsid w:val="007A5EFF"/>
    <w:rsid w:val="007A618D"/>
    <w:rsid w:val="007A6A4E"/>
    <w:rsid w:val="007A6C17"/>
    <w:rsid w:val="007A6E63"/>
    <w:rsid w:val="007A7223"/>
    <w:rsid w:val="007A73F3"/>
    <w:rsid w:val="007A746E"/>
    <w:rsid w:val="007A77AB"/>
    <w:rsid w:val="007A7861"/>
    <w:rsid w:val="007A7C2A"/>
    <w:rsid w:val="007A7EA3"/>
    <w:rsid w:val="007B01D6"/>
    <w:rsid w:val="007B0899"/>
    <w:rsid w:val="007B08F4"/>
    <w:rsid w:val="007B0966"/>
    <w:rsid w:val="007B0D5C"/>
    <w:rsid w:val="007B0E68"/>
    <w:rsid w:val="007B181B"/>
    <w:rsid w:val="007B1857"/>
    <w:rsid w:val="007B1A83"/>
    <w:rsid w:val="007B1ACE"/>
    <w:rsid w:val="007B1DA4"/>
    <w:rsid w:val="007B21B7"/>
    <w:rsid w:val="007B2360"/>
    <w:rsid w:val="007B25CC"/>
    <w:rsid w:val="007B26BB"/>
    <w:rsid w:val="007B288A"/>
    <w:rsid w:val="007B294D"/>
    <w:rsid w:val="007B2D91"/>
    <w:rsid w:val="007B2FC0"/>
    <w:rsid w:val="007B31E0"/>
    <w:rsid w:val="007B31E6"/>
    <w:rsid w:val="007B3524"/>
    <w:rsid w:val="007B37AC"/>
    <w:rsid w:val="007B37D5"/>
    <w:rsid w:val="007B380F"/>
    <w:rsid w:val="007B3DD9"/>
    <w:rsid w:val="007B3EFA"/>
    <w:rsid w:val="007B406E"/>
    <w:rsid w:val="007B410B"/>
    <w:rsid w:val="007B4194"/>
    <w:rsid w:val="007B44D9"/>
    <w:rsid w:val="007B4825"/>
    <w:rsid w:val="007B489D"/>
    <w:rsid w:val="007B48C6"/>
    <w:rsid w:val="007B4DC6"/>
    <w:rsid w:val="007B4EBE"/>
    <w:rsid w:val="007B4F81"/>
    <w:rsid w:val="007B5140"/>
    <w:rsid w:val="007B5409"/>
    <w:rsid w:val="007B5444"/>
    <w:rsid w:val="007B545E"/>
    <w:rsid w:val="007B5466"/>
    <w:rsid w:val="007B54D2"/>
    <w:rsid w:val="007B556D"/>
    <w:rsid w:val="007B568B"/>
    <w:rsid w:val="007B56CC"/>
    <w:rsid w:val="007B56F5"/>
    <w:rsid w:val="007B5F75"/>
    <w:rsid w:val="007B6251"/>
    <w:rsid w:val="007B62FF"/>
    <w:rsid w:val="007B6492"/>
    <w:rsid w:val="007B65F7"/>
    <w:rsid w:val="007B6869"/>
    <w:rsid w:val="007B698B"/>
    <w:rsid w:val="007B6DE6"/>
    <w:rsid w:val="007B6FA9"/>
    <w:rsid w:val="007B7179"/>
    <w:rsid w:val="007B71BF"/>
    <w:rsid w:val="007B7287"/>
    <w:rsid w:val="007B7458"/>
    <w:rsid w:val="007B77A8"/>
    <w:rsid w:val="007B7803"/>
    <w:rsid w:val="007B7827"/>
    <w:rsid w:val="007C0270"/>
    <w:rsid w:val="007C0443"/>
    <w:rsid w:val="007C0713"/>
    <w:rsid w:val="007C077A"/>
    <w:rsid w:val="007C0B45"/>
    <w:rsid w:val="007C0C67"/>
    <w:rsid w:val="007C0E8F"/>
    <w:rsid w:val="007C118E"/>
    <w:rsid w:val="007C1196"/>
    <w:rsid w:val="007C1364"/>
    <w:rsid w:val="007C16F2"/>
    <w:rsid w:val="007C1C09"/>
    <w:rsid w:val="007C1CE8"/>
    <w:rsid w:val="007C1E91"/>
    <w:rsid w:val="007C23C9"/>
    <w:rsid w:val="007C240A"/>
    <w:rsid w:val="007C28C1"/>
    <w:rsid w:val="007C2983"/>
    <w:rsid w:val="007C2C49"/>
    <w:rsid w:val="007C2E05"/>
    <w:rsid w:val="007C3015"/>
    <w:rsid w:val="007C310B"/>
    <w:rsid w:val="007C34B5"/>
    <w:rsid w:val="007C3944"/>
    <w:rsid w:val="007C3B76"/>
    <w:rsid w:val="007C3DA2"/>
    <w:rsid w:val="007C3E6C"/>
    <w:rsid w:val="007C4139"/>
    <w:rsid w:val="007C421E"/>
    <w:rsid w:val="007C4762"/>
    <w:rsid w:val="007C47A9"/>
    <w:rsid w:val="007C4AB9"/>
    <w:rsid w:val="007C4C30"/>
    <w:rsid w:val="007C4E80"/>
    <w:rsid w:val="007C4E83"/>
    <w:rsid w:val="007C50AB"/>
    <w:rsid w:val="007C51AC"/>
    <w:rsid w:val="007C523D"/>
    <w:rsid w:val="007C5659"/>
    <w:rsid w:val="007C5968"/>
    <w:rsid w:val="007C5AEB"/>
    <w:rsid w:val="007C5B73"/>
    <w:rsid w:val="007C5C8D"/>
    <w:rsid w:val="007C5DC0"/>
    <w:rsid w:val="007C6170"/>
    <w:rsid w:val="007C650A"/>
    <w:rsid w:val="007C6A39"/>
    <w:rsid w:val="007C6CF6"/>
    <w:rsid w:val="007C6D3D"/>
    <w:rsid w:val="007C6E0F"/>
    <w:rsid w:val="007C738D"/>
    <w:rsid w:val="007C7496"/>
    <w:rsid w:val="007C75F7"/>
    <w:rsid w:val="007C762B"/>
    <w:rsid w:val="007C787B"/>
    <w:rsid w:val="007C788D"/>
    <w:rsid w:val="007C7A2E"/>
    <w:rsid w:val="007C7B91"/>
    <w:rsid w:val="007C7CF8"/>
    <w:rsid w:val="007C7DF0"/>
    <w:rsid w:val="007C7F53"/>
    <w:rsid w:val="007D06FC"/>
    <w:rsid w:val="007D075A"/>
    <w:rsid w:val="007D080D"/>
    <w:rsid w:val="007D0B5A"/>
    <w:rsid w:val="007D0FA3"/>
    <w:rsid w:val="007D1777"/>
    <w:rsid w:val="007D196F"/>
    <w:rsid w:val="007D1A12"/>
    <w:rsid w:val="007D27B0"/>
    <w:rsid w:val="007D2E77"/>
    <w:rsid w:val="007D3100"/>
    <w:rsid w:val="007D3354"/>
    <w:rsid w:val="007D33A5"/>
    <w:rsid w:val="007D35BD"/>
    <w:rsid w:val="007D3774"/>
    <w:rsid w:val="007D3831"/>
    <w:rsid w:val="007D3906"/>
    <w:rsid w:val="007D3BDA"/>
    <w:rsid w:val="007D3D9D"/>
    <w:rsid w:val="007D3FB8"/>
    <w:rsid w:val="007D4014"/>
    <w:rsid w:val="007D4146"/>
    <w:rsid w:val="007D43F2"/>
    <w:rsid w:val="007D4810"/>
    <w:rsid w:val="007D481F"/>
    <w:rsid w:val="007D494B"/>
    <w:rsid w:val="007D4C06"/>
    <w:rsid w:val="007D4D51"/>
    <w:rsid w:val="007D4E6F"/>
    <w:rsid w:val="007D4EF4"/>
    <w:rsid w:val="007D5396"/>
    <w:rsid w:val="007D5568"/>
    <w:rsid w:val="007D55E2"/>
    <w:rsid w:val="007D5626"/>
    <w:rsid w:val="007D57AB"/>
    <w:rsid w:val="007D5AED"/>
    <w:rsid w:val="007D5CB0"/>
    <w:rsid w:val="007D5CCF"/>
    <w:rsid w:val="007D5E74"/>
    <w:rsid w:val="007D5E99"/>
    <w:rsid w:val="007D61D9"/>
    <w:rsid w:val="007D68FB"/>
    <w:rsid w:val="007D6B6C"/>
    <w:rsid w:val="007D6BEC"/>
    <w:rsid w:val="007D6C3F"/>
    <w:rsid w:val="007D6CC0"/>
    <w:rsid w:val="007D6D60"/>
    <w:rsid w:val="007D6DAD"/>
    <w:rsid w:val="007D6FCF"/>
    <w:rsid w:val="007D7026"/>
    <w:rsid w:val="007D706B"/>
    <w:rsid w:val="007D74A5"/>
    <w:rsid w:val="007D7505"/>
    <w:rsid w:val="007D7547"/>
    <w:rsid w:val="007D75E9"/>
    <w:rsid w:val="007D779F"/>
    <w:rsid w:val="007D79D0"/>
    <w:rsid w:val="007D7E22"/>
    <w:rsid w:val="007D7F3C"/>
    <w:rsid w:val="007E011A"/>
    <w:rsid w:val="007E0A51"/>
    <w:rsid w:val="007E0AA5"/>
    <w:rsid w:val="007E0B66"/>
    <w:rsid w:val="007E0CA2"/>
    <w:rsid w:val="007E10ED"/>
    <w:rsid w:val="007E1236"/>
    <w:rsid w:val="007E1327"/>
    <w:rsid w:val="007E1336"/>
    <w:rsid w:val="007E17CA"/>
    <w:rsid w:val="007E1968"/>
    <w:rsid w:val="007E19D3"/>
    <w:rsid w:val="007E1C5B"/>
    <w:rsid w:val="007E1FE5"/>
    <w:rsid w:val="007E2275"/>
    <w:rsid w:val="007E2760"/>
    <w:rsid w:val="007E27DA"/>
    <w:rsid w:val="007E28A2"/>
    <w:rsid w:val="007E2A04"/>
    <w:rsid w:val="007E2C49"/>
    <w:rsid w:val="007E2CAA"/>
    <w:rsid w:val="007E363A"/>
    <w:rsid w:val="007E383B"/>
    <w:rsid w:val="007E38DA"/>
    <w:rsid w:val="007E3AEB"/>
    <w:rsid w:val="007E3BE8"/>
    <w:rsid w:val="007E4297"/>
    <w:rsid w:val="007E439D"/>
    <w:rsid w:val="007E46B4"/>
    <w:rsid w:val="007E4B89"/>
    <w:rsid w:val="007E4CEA"/>
    <w:rsid w:val="007E4D03"/>
    <w:rsid w:val="007E4E17"/>
    <w:rsid w:val="007E4F8C"/>
    <w:rsid w:val="007E5257"/>
    <w:rsid w:val="007E5308"/>
    <w:rsid w:val="007E5332"/>
    <w:rsid w:val="007E5394"/>
    <w:rsid w:val="007E53F2"/>
    <w:rsid w:val="007E5573"/>
    <w:rsid w:val="007E5755"/>
    <w:rsid w:val="007E5763"/>
    <w:rsid w:val="007E5834"/>
    <w:rsid w:val="007E584B"/>
    <w:rsid w:val="007E5862"/>
    <w:rsid w:val="007E5944"/>
    <w:rsid w:val="007E5E67"/>
    <w:rsid w:val="007E61B6"/>
    <w:rsid w:val="007E6242"/>
    <w:rsid w:val="007E62E7"/>
    <w:rsid w:val="007E62FB"/>
    <w:rsid w:val="007E647E"/>
    <w:rsid w:val="007E69FD"/>
    <w:rsid w:val="007E70DD"/>
    <w:rsid w:val="007E741A"/>
    <w:rsid w:val="007E742D"/>
    <w:rsid w:val="007E7434"/>
    <w:rsid w:val="007E7920"/>
    <w:rsid w:val="007E7A5A"/>
    <w:rsid w:val="007E7AA5"/>
    <w:rsid w:val="007E7C3A"/>
    <w:rsid w:val="007E7D76"/>
    <w:rsid w:val="007E7FF4"/>
    <w:rsid w:val="007F00FC"/>
    <w:rsid w:val="007F0640"/>
    <w:rsid w:val="007F0697"/>
    <w:rsid w:val="007F0CE0"/>
    <w:rsid w:val="007F0DBA"/>
    <w:rsid w:val="007F12A9"/>
    <w:rsid w:val="007F13C2"/>
    <w:rsid w:val="007F140A"/>
    <w:rsid w:val="007F193A"/>
    <w:rsid w:val="007F1F36"/>
    <w:rsid w:val="007F2148"/>
    <w:rsid w:val="007F21A0"/>
    <w:rsid w:val="007F224F"/>
    <w:rsid w:val="007F22A2"/>
    <w:rsid w:val="007F2362"/>
    <w:rsid w:val="007F2406"/>
    <w:rsid w:val="007F256B"/>
    <w:rsid w:val="007F28C4"/>
    <w:rsid w:val="007F2A4D"/>
    <w:rsid w:val="007F2B9D"/>
    <w:rsid w:val="007F2D02"/>
    <w:rsid w:val="007F2D1F"/>
    <w:rsid w:val="007F2E51"/>
    <w:rsid w:val="007F2EF7"/>
    <w:rsid w:val="007F311C"/>
    <w:rsid w:val="007F3210"/>
    <w:rsid w:val="007F374D"/>
    <w:rsid w:val="007F37DE"/>
    <w:rsid w:val="007F3BEE"/>
    <w:rsid w:val="007F3CB1"/>
    <w:rsid w:val="007F3D02"/>
    <w:rsid w:val="007F4073"/>
    <w:rsid w:val="007F4294"/>
    <w:rsid w:val="007F46F8"/>
    <w:rsid w:val="007F489D"/>
    <w:rsid w:val="007F48ED"/>
    <w:rsid w:val="007F4904"/>
    <w:rsid w:val="007F4A3F"/>
    <w:rsid w:val="007F4C7E"/>
    <w:rsid w:val="007F4CAB"/>
    <w:rsid w:val="007F4D61"/>
    <w:rsid w:val="007F4D7C"/>
    <w:rsid w:val="007F4DC4"/>
    <w:rsid w:val="007F5124"/>
    <w:rsid w:val="007F5475"/>
    <w:rsid w:val="007F5585"/>
    <w:rsid w:val="007F5903"/>
    <w:rsid w:val="007F5A71"/>
    <w:rsid w:val="007F6902"/>
    <w:rsid w:val="007F6EB1"/>
    <w:rsid w:val="007F70FF"/>
    <w:rsid w:val="007F7834"/>
    <w:rsid w:val="007F7A66"/>
    <w:rsid w:val="007F7CBA"/>
    <w:rsid w:val="007F7E7E"/>
    <w:rsid w:val="007F7EB6"/>
    <w:rsid w:val="0080000C"/>
    <w:rsid w:val="00800012"/>
    <w:rsid w:val="00800687"/>
    <w:rsid w:val="0080079D"/>
    <w:rsid w:val="008007CA"/>
    <w:rsid w:val="0080094D"/>
    <w:rsid w:val="00800EBB"/>
    <w:rsid w:val="00801C3C"/>
    <w:rsid w:val="00801E22"/>
    <w:rsid w:val="0080203C"/>
    <w:rsid w:val="00802354"/>
    <w:rsid w:val="00802500"/>
    <w:rsid w:val="0080284E"/>
    <w:rsid w:val="0080298B"/>
    <w:rsid w:val="00802A5A"/>
    <w:rsid w:val="00802E14"/>
    <w:rsid w:val="008030D9"/>
    <w:rsid w:val="008032D7"/>
    <w:rsid w:val="0080336A"/>
    <w:rsid w:val="00803551"/>
    <w:rsid w:val="0080359B"/>
    <w:rsid w:val="00803892"/>
    <w:rsid w:val="00803AD9"/>
    <w:rsid w:val="00803B52"/>
    <w:rsid w:val="00803CB4"/>
    <w:rsid w:val="00804012"/>
    <w:rsid w:val="008043B8"/>
    <w:rsid w:val="008046B7"/>
    <w:rsid w:val="00804712"/>
    <w:rsid w:val="00804978"/>
    <w:rsid w:val="00804C13"/>
    <w:rsid w:val="00804CB5"/>
    <w:rsid w:val="008052DD"/>
    <w:rsid w:val="0080544C"/>
    <w:rsid w:val="00805552"/>
    <w:rsid w:val="0080564F"/>
    <w:rsid w:val="008057CE"/>
    <w:rsid w:val="00805CD5"/>
    <w:rsid w:val="00805D30"/>
    <w:rsid w:val="00805F8F"/>
    <w:rsid w:val="0080613C"/>
    <w:rsid w:val="0080635C"/>
    <w:rsid w:val="008066B2"/>
    <w:rsid w:val="0080677F"/>
    <w:rsid w:val="00806C9C"/>
    <w:rsid w:val="00806D1C"/>
    <w:rsid w:val="00806D8B"/>
    <w:rsid w:val="008071B5"/>
    <w:rsid w:val="008073F3"/>
    <w:rsid w:val="008074A7"/>
    <w:rsid w:val="0080799A"/>
    <w:rsid w:val="00807A30"/>
    <w:rsid w:val="00807ABD"/>
    <w:rsid w:val="00807DC0"/>
    <w:rsid w:val="00807EEA"/>
    <w:rsid w:val="008100EF"/>
    <w:rsid w:val="00810196"/>
    <w:rsid w:val="00810415"/>
    <w:rsid w:val="00810581"/>
    <w:rsid w:val="00810804"/>
    <w:rsid w:val="008109BB"/>
    <w:rsid w:val="00810B0C"/>
    <w:rsid w:val="00810B5D"/>
    <w:rsid w:val="00810C0E"/>
    <w:rsid w:val="00810DA9"/>
    <w:rsid w:val="00810DE8"/>
    <w:rsid w:val="00810FC4"/>
    <w:rsid w:val="00811307"/>
    <w:rsid w:val="008116E7"/>
    <w:rsid w:val="008118C2"/>
    <w:rsid w:val="008118CB"/>
    <w:rsid w:val="008119EF"/>
    <w:rsid w:val="00811B74"/>
    <w:rsid w:val="00811BD3"/>
    <w:rsid w:val="00811E68"/>
    <w:rsid w:val="00811E78"/>
    <w:rsid w:val="008120DD"/>
    <w:rsid w:val="00812393"/>
    <w:rsid w:val="008123F5"/>
    <w:rsid w:val="00812F03"/>
    <w:rsid w:val="00812FCF"/>
    <w:rsid w:val="008130B8"/>
    <w:rsid w:val="00813290"/>
    <w:rsid w:val="0081391F"/>
    <w:rsid w:val="008140D7"/>
    <w:rsid w:val="0081418A"/>
    <w:rsid w:val="008142B5"/>
    <w:rsid w:val="008142C5"/>
    <w:rsid w:val="008143F4"/>
    <w:rsid w:val="00814425"/>
    <w:rsid w:val="0081475A"/>
    <w:rsid w:val="0081486F"/>
    <w:rsid w:val="00814C76"/>
    <w:rsid w:val="00814E27"/>
    <w:rsid w:val="00814E9F"/>
    <w:rsid w:val="0081524F"/>
    <w:rsid w:val="008153BD"/>
    <w:rsid w:val="00815929"/>
    <w:rsid w:val="00815A87"/>
    <w:rsid w:val="00815B7D"/>
    <w:rsid w:val="00815BF4"/>
    <w:rsid w:val="00815F3D"/>
    <w:rsid w:val="00816151"/>
    <w:rsid w:val="0081617C"/>
    <w:rsid w:val="0081635A"/>
    <w:rsid w:val="00816395"/>
    <w:rsid w:val="00816441"/>
    <w:rsid w:val="00816501"/>
    <w:rsid w:val="00816770"/>
    <w:rsid w:val="008168D2"/>
    <w:rsid w:val="008169E9"/>
    <w:rsid w:val="00816A09"/>
    <w:rsid w:val="00816B42"/>
    <w:rsid w:val="00816B5C"/>
    <w:rsid w:val="00816CF1"/>
    <w:rsid w:val="00816D13"/>
    <w:rsid w:val="00817148"/>
    <w:rsid w:val="008171FC"/>
    <w:rsid w:val="0081723D"/>
    <w:rsid w:val="00817505"/>
    <w:rsid w:val="008175D7"/>
    <w:rsid w:val="00817801"/>
    <w:rsid w:val="00817BA5"/>
    <w:rsid w:val="00817CDF"/>
    <w:rsid w:val="00820213"/>
    <w:rsid w:val="00820461"/>
    <w:rsid w:val="00820523"/>
    <w:rsid w:val="00820D21"/>
    <w:rsid w:val="00820DBE"/>
    <w:rsid w:val="00821033"/>
    <w:rsid w:val="00821043"/>
    <w:rsid w:val="00821275"/>
    <w:rsid w:val="00821966"/>
    <w:rsid w:val="00821C6B"/>
    <w:rsid w:val="00821CAF"/>
    <w:rsid w:val="00821D86"/>
    <w:rsid w:val="00822632"/>
    <w:rsid w:val="008228D0"/>
    <w:rsid w:val="008229C2"/>
    <w:rsid w:val="00822B01"/>
    <w:rsid w:val="00822EC7"/>
    <w:rsid w:val="008232E8"/>
    <w:rsid w:val="00823436"/>
    <w:rsid w:val="008236D0"/>
    <w:rsid w:val="00823846"/>
    <w:rsid w:val="0082386B"/>
    <w:rsid w:val="00823A1D"/>
    <w:rsid w:val="00823F09"/>
    <w:rsid w:val="00824050"/>
    <w:rsid w:val="008240FA"/>
    <w:rsid w:val="00824284"/>
    <w:rsid w:val="00824459"/>
    <w:rsid w:val="0082468F"/>
    <w:rsid w:val="008246EA"/>
    <w:rsid w:val="0082482C"/>
    <w:rsid w:val="00824B55"/>
    <w:rsid w:val="00825434"/>
    <w:rsid w:val="0082574D"/>
    <w:rsid w:val="00825B0D"/>
    <w:rsid w:val="00826A5E"/>
    <w:rsid w:val="00826BBE"/>
    <w:rsid w:val="00826D6F"/>
    <w:rsid w:val="00826E57"/>
    <w:rsid w:val="00826E86"/>
    <w:rsid w:val="00826EEA"/>
    <w:rsid w:val="008270BF"/>
    <w:rsid w:val="0082737A"/>
    <w:rsid w:val="00827439"/>
    <w:rsid w:val="0082770F"/>
    <w:rsid w:val="00827847"/>
    <w:rsid w:val="0082792B"/>
    <w:rsid w:val="00827A0B"/>
    <w:rsid w:val="00827B7C"/>
    <w:rsid w:val="00827BAA"/>
    <w:rsid w:val="00827D6A"/>
    <w:rsid w:val="00827E5C"/>
    <w:rsid w:val="0083055B"/>
    <w:rsid w:val="00830674"/>
    <w:rsid w:val="00830796"/>
    <w:rsid w:val="0083085E"/>
    <w:rsid w:val="00830B4B"/>
    <w:rsid w:val="00830C33"/>
    <w:rsid w:val="00830E1F"/>
    <w:rsid w:val="00830FCD"/>
    <w:rsid w:val="0083111A"/>
    <w:rsid w:val="00831457"/>
    <w:rsid w:val="008317DE"/>
    <w:rsid w:val="00831810"/>
    <w:rsid w:val="00831841"/>
    <w:rsid w:val="00831C47"/>
    <w:rsid w:val="00832036"/>
    <w:rsid w:val="0083219C"/>
    <w:rsid w:val="008323A6"/>
    <w:rsid w:val="00832445"/>
    <w:rsid w:val="00832673"/>
    <w:rsid w:val="008328D3"/>
    <w:rsid w:val="00832AAB"/>
    <w:rsid w:val="00832ACA"/>
    <w:rsid w:val="00832B05"/>
    <w:rsid w:val="00832B52"/>
    <w:rsid w:val="0083304B"/>
    <w:rsid w:val="008333EE"/>
    <w:rsid w:val="00833407"/>
    <w:rsid w:val="00833419"/>
    <w:rsid w:val="008334A4"/>
    <w:rsid w:val="00833590"/>
    <w:rsid w:val="0083383C"/>
    <w:rsid w:val="00833851"/>
    <w:rsid w:val="00833E72"/>
    <w:rsid w:val="00833EC5"/>
    <w:rsid w:val="008341D7"/>
    <w:rsid w:val="008346F3"/>
    <w:rsid w:val="00834725"/>
    <w:rsid w:val="00834B22"/>
    <w:rsid w:val="00834B35"/>
    <w:rsid w:val="00834D52"/>
    <w:rsid w:val="00835074"/>
    <w:rsid w:val="00835155"/>
    <w:rsid w:val="00835255"/>
    <w:rsid w:val="00835339"/>
    <w:rsid w:val="008358BD"/>
    <w:rsid w:val="008358E4"/>
    <w:rsid w:val="00835B9D"/>
    <w:rsid w:val="00835EFD"/>
    <w:rsid w:val="00836177"/>
    <w:rsid w:val="00836184"/>
    <w:rsid w:val="008362C6"/>
    <w:rsid w:val="00836606"/>
    <w:rsid w:val="00836891"/>
    <w:rsid w:val="00836AF6"/>
    <w:rsid w:val="0083737B"/>
    <w:rsid w:val="0083786D"/>
    <w:rsid w:val="00837BCE"/>
    <w:rsid w:val="00840174"/>
    <w:rsid w:val="008402AA"/>
    <w:rsid w:val="00840525"/>
    <w:rsid w:val="008406B0"/>
    <w:rsid w:val="00840792"/>
    <w:rsid w:val="00840839"/>
    <w:rsid w:val="00840890"/>
    <w:rsid w:val="00841695"/>
    <w:rsid w:val="00841A18"/>
    <w:rsid w:val="00841BCA"/>
    <w:rsid w:val="00841E09"/>
    <w:rsid w:val="008421B5"/>
    <w:rsid w:val="0084223A"/>
    <w:rsid w:val="0084278B"/>
    <w:rsid w:val="00842993"/>
    <w:rsid w:val="00842BC2"/>
    <w:rsid w:val="00842C12"/>
    <w:rsid w:val="00842C29"/>
    <w:rsid w:val="00842D15"/>
    <w:rsid w:val="00842E0C"/>
    <w:rsid w:val="00842E28"/>
    <w:rsid w:val="00842E84"/>
    <w:rsid w:val="008433A6"/>
    <w:rsid w:val="008433E6"/>
    <w:rsid w:val="0084354F"/>
    <w:rsid w:val="008436DA"/>
    <w:rsid w:val="00843775"/>
    <w:rsid w:val="00843F7F"/>
    <w:rsid w:val="00844039"/>
    <w:rsid w:val="0084422A"/>
    <w:rsid w:val="008443CD"/>
    <w:rsid w:val="00844460"/>
    <w:rsid w:val="0084452A"/>
    <w:rsid w:val="008447ED"/>
    <w:rsid w:val="0084490C"/>
    <w:rsid w:val="00844912"/>
    <w:rsid w:val="00844BC2"/>
    <w:rsid w:val="00844C9E"/>
    <w:rsid w:val="00845170"/>
    <w:rsid w:val="008454FE"/>
    <w:rsid w:val="00845E64"/>
    <w:rsid w:val="00846AD2"/>
    <w:rsid w:val="0084706E"/>
    <w:rsid w:val="00847241"/>
    <w:rsid w:val="008473A1"/>
    <w:rsid w:val="008473E8"/>
    <w:rsid w:val="008475DD"/>
    <w:rsid w:val="0084766B"/>
    <w:rsid w:val="00847852"/>
    <w:rsid w:val="00847865"/>
    <w:rsid w:val="008479E8"/>
    <w:rsid w:val="00850079"/>
    <w:rsid w:val="0085064F"/>
    <w:rsid w:val="00850753"/>
    <w:rsid w:val="008507DA"/>
    <w:rsid w:val="00850833"/>
    <w:rsid w:val="008508A9"/>
    <w:rsid w:val="0085092A"/>
    <w:rsid w:val="00851760"/>
    <w:rsid w:val="00851811"/>
    <w:rsid w:val="00851A6B"/>
    <w:rsid w:val="00852120"/>
    <w:rsid w:val="0085220A"/>
    <w:rsid w:val="00852299"/>
    <w:rsid w:val="0085238C"/>
    <w:rsid w:val="008523D4"/>
    <w:rsid w:val="008525D1"/>
    <w:rsid w:val="0085276E"/>
    <w:rsid w:val="00852793"/>
    <w:rsid w:val="008527B4"/>
    <w:rsid w:val="008530F6"/>
    <w:rsid w:val="00853335"/>
    <w:rsid w:val="00853435"/>
    <w:rsid w:val="0085343E"/>
    <w:rsid w:val="008537DE"/>
    <w:rsid w:val="00853BD5"/>
    <w:rsid w:val="00853C05"/>
    <w:rsid w:val="00853E23"/>
    <w:rsid w:val="00854111"/>
    <w:rsid w:val="00854612"/>
    <w:rsid w:val="00854B43"/>
    <w:rsid w:val="00854B55"/>
    <w:rsid w:val="00854B65"/>
    <w:rsid w:val="008551B0"/>
    <w:rsid w:val="008552C0"/>
    <w:rsid w:val="008554A7"/>
    <w:rsid w:val="00855AD7"/>
    <w:rsid w:val="00855ADB"/>
    <w:rsid w:val="00855AE3"/>
    <w:rsid w:val="00855B46"/>
    <w:rsid w:val="00855CCF"/>
    <w:rsid w:val="00855FCE"/>
    <w:rsid w:val="008564F0"/>
    <w:rsid w:val="008567E7"/>
    <w:rsid w:val="008568AD"/>
    <w:rsid w:val="00856B2B"/>
    <w:rsid w:val="00856DDD"/>
    <w:rsid w:val="00856FC0"/>
    <w:rsid w:val="008570FF"/>
    <w:rsid w:val="008572B3"/>
    <w:rsid w:val="00857385"/>
    <w:rsid w:val="0085743E"/>
    <w:rsid w:val="008578B2"/>
    <w:rsid w:val="00857A86"/>
    <w:rsid w:val="00860033"/>
    <w:rsid w:val="0086007A"/>
    <w:rsid w:val="00860314"/>
    <w:rsid w:val="0086050F"/>
    <w:rsid w:val="00860790"/>
    <w:rsid w:val="00860911"/>
    <w:rsid w:val="00860AA9"/>
    <w:rsid w:val="00860B33"/>
    <w:rsid w:val="00860CCF"/>
    <w:rsid w:val="00860D4A"/>
    <w:rsid w:val="00860FE9"/>
    <w:rsid w:val="0086122D"/>
    <w:rsid w:val="0086141B"/>
    <w:rsid w:val="008619D0"/>
    <w:rsid w:val="00861BAA"/>
    <w:rsid w:val="00861C24"/>
    <w:rsid w:val="00861C2E"/>
    <w:rsid w:val="0086210B"/>
    <w:rsid w:val="00862320"/>
    <w:rsid w:val="00862350"/>
    <w:rsid w:val="00862D34"/>
    <w:rsid w:val="00862F37"/>
    <w:rsid w:val="0086320E"/>
    <w:rsid w:val="00863354"/>
    <w:rsid w:val="008634D6"/>
    <w:rsid w:val="008637BE"/>
    <w:rsid w:val="008638CC"/>
    <w:rsid w:val="00863A21"/>
    <w:rsid w:val="00863A24"/>
    <w:rsid w:val="00863CAB"/>
    <w:rsid w:val="00863E66"/>
    <w:rsid w:val="0086423F"/>
    <w:rsid w:val="00864320"/>
    <w:rsid w:val="00864568"/>
    <w:rsid w:val="00864581"/>
    <w:rsid w:val="0086459F"/>
    <w:rsid w:val="008645CC"/>
    <w:rsid w:val="008646CC"/>
    <w:rsid w:val="008647CC"/>
    <w:rsid w:val="00864E46"/>
    <w:rsid w:val="00865114"/>
    <w:rsid w:val="00865565"/>
    <w:rsid w:val="0086562F"/>
    <w:rsid w:val="0086584F"/>
    <w:rsid w:val="00865B4A"/>
    <w:rsid w:val="00865FF3"/>
    <w:rsid w:val="0086603D"/>
    <w:rsid w:val="00866142"/>
    <w:rsid w:val="008663E8"/>
    <w:rsid w:val="00866427"/>
    <w:rsid w:val="00866974"/>
    <w:rsid w:val="00866B81"/>
    <w:rsid w:val="00866C18"/>
    <w:rsid w:val="0086702D"/>
    <w:rsid w:val="00867573"/>
    <w:rsid w:val="00867683"/>
    <w:rsid w:val="00867A21"/>
    <w:rsid w:val="00867A46"/>
    <w:rsid w:val="00867B9F"/>
    <w:rsid w:val="00867DAC"/>
    <w:rsid w:val="00867EF1"/>
    <w:rsid w:val="008700E2"/>
    <w:rsid w:val="0087025A"/>
    <w:rsid w:val="0087058F"/>
    <w:rsid w:val="0087071E"/>
    <w:rsid w:val="00870762"/>
    <w:rsid w:val="00870CCB"/>
    <w:rsid w:val="00871002"/>
    <w:rsid w:val="00871330"/>
    <w:rsid w:val="00871548"/>
    <w:rsid w:val="008715DB"/>
    <w:rsid w:val="00871747"/>
    <w:rsid w:val="0087198A"/>
    <w:rsid w:val="00871D14"/>
    <w:rsid w:val="00871D26"/>
    <w:rsid w:val="00871FA1"/>
    <w:rsid w:val="00871FDA"/>
    <w:rsid w:val="008721C8"/>
    <w:rsid w:val="008722A6"/>
    <w:rsid w:val="008723E4"/>
    <w:rsid w:val="0087255A"/>
    <w:rsid w:val="008726E0"/>
    <w:rsid w:val="008727F4"/>
    <w:rsid w:val="0087288F"/>
    <w:rsid w:val="00872929"/>
    <w:rsid w:val="00872DC5"/>
    <w:rsid w:val="0087319F"/>
    <w:rsid w:val="00873375"/>
    <w:rsid w:val="008735AD"/>
    <w:rsid w:val="008737DF"/>
    <w:rsid w:val="00873A19"/>
    <w:rsid w:val="00873CBE"/>
    <w:rsid w:val="00873D3C"/>
    <w:rsid w:val="00873FC0"/>
    <w:rsid w:val="00874528"/>
    <w:rsid w:val="008748B9"/>
    <w:rsid w:val="0087490F"/>
    <w:rsid w:val="00874A0F"/>
    <w:rsid w:val="00874B84"/>
    <w:rsid w:val="00874E88"/>
    <w:rsid w:val="00874F73"/>
    <w:rsid w:val="00875114"/>
    <w:rsid w:val="008755A1"/>
    <w:rsid w:val="008756B3"/>
    <w:rsid w:val="00875A8B"/>
    <w:rsid w:val="00875B77"/>
    <w:rsid w:val="008760AD"/>
    <w:rsid w:val="008760CC"/>
    <w:rsid w:val="00876188"/>
    <w:rsid w:val="008763BB"/>
    <w:rsid w:val="00876413"/>
    <w:rsid w:val="008764CD"/>
    <w:rsid w:val="008766D3"/>
    <w:rsid w:val="008767A6"/>
    <w:rsid w:val="00876CC8"/>
    <w:rsid w:val="00876FEC"/>
    <w:rsid w:val="00877071"/>
    <w:rsid w:val="0087715C"/>
    <w:rsid w:val="00877439"/>
    <w:rsid w:val="00880010"/>
    <w:rsid w:val="008801D8"/>
    <w:rsid w:val="0088024E"/>
    <w:rsid w:val="00880425"/>
    <w:rsid w:val="0088063E"/>
    <w:rsid w:val="0088078F"/>
    <w:rsid w:val="00880996"/>
    <w:rsid w:val="00880A19"/>
    <w:rsid w:val="00880B93"/>
    <w:rsid w:val="00880DC1"/>
    <w:rsid w:val="00881679"/>
    <w:rsid w:val="00881743"/>
    <w:rsid w:val="00881894"/>
    <w:rsid w:val="00881A4C"/>
    <w:rsid w:val="008820B7"/>
    <w:rsid w:val="0088229C"/>
    <w:rsid w:val="008825D1"/>
    <w:rsid w:val="00882BB1"/>
    <w:rsid w:val="00882D26"/>
    <w:rsid w:val="00882E25"/>
    <w:rsid w:val="00883432"/>
    <w:rsid w:val="00883455"/>
    <w:rsid w:val="00883646"/>
    <w:rsid w:val="00883770"/>
    <w:rsid w:val="00883BB3"/>
    <w:rsid w:val="00883CEC"/>
    <w:rsid w:val="00883D98"/>
    <w:rsid w:val="008845EC"/>
    <w:rsid w:val="00884872"/>
    <w:rsid w:val="00884993"/>
    <w:rsid w:val="00884A80"/>
    <w:rsid w:val="00884B69"/>
    <w:rsid w:val="00885067"/>
    <w:rsid w:val="00885729"/>
    <w:rsid w:val="00885969"/>
    <w:rsid w:val="00885BAA"/>
    <w:rsid w:val="00886323"/>
    <w:rsid w:val="00886761"/>
    <w:rsid w:val="0088687C"/>
    <w:rsid w:val="0088691A"/>
    <w:rsid w:val="0088698D"/>
    <w:rsid w:val="008869B6"/>
    <w:rsid w:val="00886C24"/>
    <w:rsid w:val="00886E3A"/>
    <w:rsid w:val="00886F68"/>
    <w:rsid w:val="008871FE"/>
    <w:rsid w:val="0088720F"/>
    <w:rsid w:val="008873E9"/>
    <w:rsid w:val="008875AF"/>
    <w:rsid w:val="008875E0"/>
    <w:rsid w:val="0088760E"/>
    <w:rsid w:val="00890227"/>
    <w:rsid w:val="0089040D"/>
    <w:rsid w:val="008907B7"/>
    <w:rsid w:val="00890816"/>
    <w:rsid w:val="008908E9"/>
    <w:rsid w:val="00890925"/>
    <w:rsid w:val="00890B60"/>
    <w:rsid w:val="00890C30"/>
    <w:rsid w:val="00890C68"/>
    <w:rsid w:val="00890ECA"/>
    <w:rsid w:val="00891280"/>
    <w:rsid w:val="008912A0"/>
    <w:rsid w:val="008914C9"/>
    <w:rsid w:val="0089155D"/>
    <w:rsid w:val="00891831"/>
    <w:rsid w:val="00891880"/>
    <w:rsid w:val="008918C4"/>
    <w:rsid w:val="00891ADF"/>
    <w:rsid w:val="00891BDD"/>
    <w:rsid w:val="00891C65"/>
    <w:rsid w:val="00891E4D"/>
    <w:rsid w:val="00892071"/>
    <w:rsid w:val="008926CF"/>
    <w:rsid w:val="008927C1"/>
    <w:rsid w:val="008927CE"/>
    <w:rsid w:val="008928B3"/>
    <w:rsid w:val="00892C1D"/>
    <w:rsid w:val="00892D80"/>
    <w:rsid w:val="008931BA"/>
    <w:rsid w:val="0089370C"/>
    <w:rsid w:val="00893C0E"/>
    <w:rsid w:val="00893F67"/>
    <w:rsid w:val="00893FE5"/>
    <w:rsid w:val="0089446E"/>
    <w:rsid w:val="008948C4"/>
    <w:rsid w:val="008949A2"/>
    <w:rsid w:val="00894B20"/>
    <w:rsid w:val="00894B67"/>
    <w:rsid w:val="00894D62"/>
    <w:rsid w:val="00894DD3"/>
    <w:rsid w:val="00894DD6"/>
    <w:rsid w:val="00894FCD"/>
    <w:rsid w:val="008951B0"/>
    <w:rsid w:val="008954CD"/>
    <w:rsid w:val="008955B5"/>
    <w:rsid w:val="008957E9"/>
    <w:rsid w:val="00895847"/>
    <w:rsid w:val="008958FD"/>
    <w:rsid w:val="008959F5"/>
    <w:rsid w:val="00895A20"/>
    <w:rsid w:val="00895D55"/>
    <w:rsid w:val="00895F31"/>
    <w:rsid w:val="00896167"/>
    <w:rsid w:val="00896589"/>
    <w:rsid w:val="008965F5"/>
    <w:rsid w:val="00896651"/>
    <w:rsid w:val="00896C16"/>
    <w:rsid w:val="00896D10"/>
    <w:rsid w:val="0089713F"/>
    <w:rsid w:val="00897199"/>
    <w:rsid w:val="008978FA"/>
    <w:rsid w:val="00897A12"/>
    <w:rsid w:val="00897D63"/>
    <w:rsid w:val="00897DBA"/>
    <w:rsid w:val="00897F59"/>
    <w:rsid w:val="008A012C"/>
    <w:rsid w:val="008A027C"/>
    <w:rsid w:val="008A07EA"/>
    <w:rsid w:val="008A1058"/>
    <w:rsid w:val="008A1521"/>
    <w:rsid w:val="008A18F2"/>
    <w:rsid w:val="008A1912"/>
    <w:rsid w:val="008A1FD0"/>
    <w:rsid w:val="008A2231"/>
    <w:rsid w:val="008A2599"/>
    <w:rsid w:val="008A28AA"/>
    <w:rsid w:val="008A2C06"/>
    <w:rsid w:val="008A2E28"/>
    <w:rsid w:val="008A2E2C"/>
    <w:rsid w:val="008A2F5D"/>
    <w:rsid w:val="008A30C1"/>
    <w:rsid w:val="008A30EB"/>
    <w:rsid w:val="008A30FE"/>
    <w:rsid w:val="008A310E"/>
    <w:rsid w:val="008A3565"/>
    <w:rsid w:val="008A37C8"/>
    <w:rsid w:val="008A3ADB"/>
    <w:rsid w:val="008A3EE5"/>
    <w:rsid w:val="008A3F3E"/>
    <w:rsid w:val="008A4045"/>
    <w:rsid w:val="008A40D0"/>
    <w:rsid w:val="008A4194"/>
    <w:rsid w:val="008A43F2"/>
    <w:rsid w:val="008A4427"/>
    <w:rsid w:val="008A44CB"/>
    <w:rsid w:val="008A4521"/>
    <w:rsid w:val="008A46BB"/>
    <w:rsid w:val="008A4867"/>
    <w:rsid w:val="008A4898"/>
    <w:rsid w:val="008A497A"/>
    <w:rsid w:val="008A4A9D"/>
    <w:rsid w:val="008A4AFB"/>
    <w:rsid w:val="008A4D83"/>
    <w:rsid w:val="008A4F5C"/>
    <w:rsid w:val="008A5002"/>
    <w:rsid w:val="008A5445"/>
    <w:rsid w:val="008A5859"/>
    <w:rsid w:val="008A5AB1"/>
    <w:rsid w:val="008A5BFE"/>
    <w:rsid w:val="008A5D7C"/>
    <w:rsid w:val="008A5EA5"/>
    <w:rsid w:val="008A5F24"/>
    <w:rsid w:val="008A6574"/>
    <w:rsid w:val="008A676D"/>
    <w:rsid w:val="008A68A0"/>
    <w:rsid w:val="008A6AD6"/>
    <w:rsid w:val="008A6D85"/>
    <w:rsid w:val="008A6E17"/>
    <w:rsid w:val="008A6E3D"/>
    <w:rsid w:val="008A7054"/>
    <w:rsid w:val="008A719F"/>
    <w:rsid w:val="008A748C"/>
    <w:rsid w:val="008A75F7"/>
    <w:rsid w:val="008A7743"/>
    <w:rsid w:val="008A7DB9"/>
    <w:rsid w:val="008A7F74"/>
    <w:rsid w:val="008B016F"/>
    <w:rsid w:val="008B01BD"/>
    <w:rsid w:val="008B05A6"/>
    <w:rsid w:val="008B089C"/>
    <w:rsid w:val="008B0BCA"/>
    <w:rsid w:val="008B0FB6"/>
    <w:rsid w:val="008B1072"/>
    <w:rsid w:val="008B10DC"/>
    <w:rsid w:val="008B14A8"/>
    <w:rsid w:val="008B168F"/>
    <w:rsid w:val="008B19D1"/>
    <w:rsid w:val="008B1DD1"/>
    <w:rsid w:val="008B201E"/>
    <w:rsid w:val="008B20B9"/>
    <w:rsid w:val="008B232B"/>
    <w:rsid w:val="008B2380"/>
    <w:rsid w:val="008B23BF"/>
    <w:rsid w:val="008B2649"/>
    <w:rsid w:val="008B2CC0"/>
    <w:rsid w:val="008B2E6D"/>
    <w:rsid w:val="008B30B7"/>
    <w:rsid w:val="008B364D"/>
    <w:rsid w:val="008B3662"/>
    <w:rsid w:val="008B368D"/>
    <w:rsid w:val="008B36BC"/>
    <w:rsid w:val="008B3B15"/>
    <w:rsid w:val="008B3B4D"/>
    <w:rsid w:val="008B3B71"/>
    <w:rsid w:val="008B4098"/>
    <w:rsid w:val="008B422C"/>
    <w:rsid w:val="008B4240"/>
    <w:rsid w:val="008B4334"/>
    <w:rsid w:val="008B44F6"/>
    <w:rsid w:val="008B46B4"/>
    <w:rsid w:val="008B4874"/>
    <w:rsid w:val="008B4901"/>
    <w:rsid w:val="008B491B"/>
    <w:rsid w:val="008B4A29"/>
    <w:rsid w:val="008B4B0B"/>
    <w:rsid w:val="008B4CB0"/>
    <w:rsid w:val="008B4D21"/>
    <w:rsid w:val="008B4DCD"/>
    <w:rsid w:val="008B4F04"/>
    <w:rsid w:val="008B5530"/>
    <w:rsid w:val="008B5837"/>
    <w:rsid w:val="008B58BF"/>
    <w:rsid w:val="008B5A46"/>
    <w:rsid w:val="008B6066"/>
    <w:rsid w:val="008B60AB"/>
    <w:rsid w:val="008B60CC"/>
    <w:rsid w:val="008B628F"/>
    <w:rsid w:val="008B657D"/>
    <w:rsid w:val="008B65FD"/>
    <w:rsid w:val="008B68CB"/>
    <w:rsid w:val="008B69E8"/>
    <w:rsid w:val="008B6A28"/>
    <w:rsid w:val="008B6ADF"/>
    <w:rsid w:val="008B6AF0"/>
    <w:rsid w:val="008B6B62"/>
    <w:rsid w:val="008B6B68"/>
    <w:rsid w:val="008B6BBE"/>
    <w:rsid w:val="008B6DAA"/>
    <w:rsid w:val="008B6F2F"/>
    <w:rsid w:val="008B6FD1"/>
    <w:rsid w:val="008B70A0"/>
    <w:rsid w:val="008B716C"/>
    <w:rsid w:val="008B72E9"/>
    <w:rsid w:val="008B7389"/>
    <w:rsid w:val="008B7691"/>
    <w:rsid w:val="008B7962"/>
    <w:rsid w:val="008B7C9B"/>
    <w:rsid w:val="008B7E4D"/>
    <w:rsid w:val="008B7EB2"/>
    <w:rsid w:val="008B7F96"/>
    <w:rsid w:val="008C0182"/>
    <w:rsid w:val="008C02CA"/>
    <w:rsid w:val="008C0357"/>
    <w:rsid w:val="008C0780"/>
    <w:rsid w:val="008C0823"/>
    <w:rsid w:val="008C08F4"/>
    <w:rsid w:val="008C0A06"/>
    <w:rsid w:val="008C0B5F"/>
    <w:rsid w:val="008C1151"/>
    <w:rsid w:val="008C144A"/>
    <w:rsid w:val="008C1777"/>
    <w:rsid w:val="008C1A30"/>
    <w:rsid w:val="008C1BB0"/>
    <w:rsid w:val="008C213A"/>
    <w:rsid w:val="008C2293"/>
    <w:rsid w:val="008C23DF"/>
    <w:rsid w:val="008C260D"/>
    <w:rsid w:val="008C2B96"/>
    <w:rsid w:val="008C2CAD"/>
    <w:rsid w:val="008C2E81"/>
    <w:rsid w:val="008C3048"/>
    <w:rsid w:val="008C30C9"/>
    <w:rsid w:val="008C326D"/>
    <w:rsid w:val="008C338A"/>
    <w:rsid w:val="008C371D"/>
    <w:rsid w:val="008C3774"/>
    <w:rsid w:val="008C3874"/>
    <w:rsid w:val="008C3DC4"/>
    <w:rsid w:val="008C40DD"/>
    <w:rsid w:val="008C4145"/>
    <w:rsid w:val="008C41CB"/>
    <w:rsid w:val="008C41DA"/>
    <w:rsid w:val="008C47C4"/>
    <w:rsid w:val="008C48A4"/>
    <w:rsid w:val="008C4943"/>
    <w:rsid w:val="008C4C4B"/>
    <w:rsid w:val="008C4DF5"/>
    <w:rsid w:val="008C4F45"/>
    <w:rsid w:val="008C5235"/>
    <w:rsid w:val="008C53A8"/>
    <w:rsid w:val="008C5474"/>
    <w:rsid w:val="008C54BE"/>
    <w:rsid w:val="008C54C3"/>
    <w:rsid w:val="008C551B"/>
    <w:rsid w:val="008C5731"/>
    <w:rsid w:val="008C576F"/>
    <w:rsid w:val="008C578F"/>
    <w:rsid w:val="008C5A6C"/>
    <w:rsid w:val="008C5BE7"/>
    <w:rsid w:val="008C5DE0"/>
    <w:rsid w:val="008C5F4E"/>
    <w:rsid w:val="008C6036"/>
    <w:rsid w:val="008C6314"/>
    <w:rsid w:val="008C64CF"/>
    <w:rsid w:val="008C653D"/>
    <w:rsid w:val="008C6583"/>
    <w:rsid w:val="008C665A"/>
    <w:rsid w:val="008C6B70"/>
    <w:rsid w:val="008C6F7E"/>
    <w:rsid w:val="008C7126"/>
    <w:rsid w:val="008C713E"/>
    <w:rsid w:val="008C714B"/>
    <w:rsid w:val="008C725C"/>
    <w:rsid w:val="008C7364"/>
    <w:rsid w:val="008C7B26"/>
    <w:rsid w:val="008C7D1E"/>
    <w:rsid w:val="008C7EAC"/>
    <w:rsid w:val="008C7FDA"/>
    <w:rsid w:val="008D00E0"/>
    <w:rsid w:val="008D02FA"/>
    <w:rsid w:val="008D055E"/>
    <w:rsid w:val="008D091E"/>
    <w:rsid w:val="008D116D"/>
    <w:rsid w:val="008D15CB"/>
    <w:rsid w:val="008D1665"/>
    <w:rsid w:val="008D1678"/>
    <w:rsid w:val="008D18B2"/>
    <w:rsid w:val="008D1908"/>
    <w:rsid w:val="008D1A37"/>
    <w:rsid w:val="008D1FF0"/>
    <w:rsid w:val="008D206D"/>
    <w:rsid w:val="008D2160"/>
    <w:rsid w:val="008D2166"/>
    <w:rsid w:val="008D225A"/>
    <w:rsid w:val="008D22DA"/>
    <w:rsid w:val="008D2E31"/>
    <w:rsid w:val="008D3025"/>
    <w:rsid w:val="008D3155"/>
    <w:rsid w:val="008D3275"/>
    <w:rsid w:val="008D3297"/>
    <w:rsid w:val="008D34F4"/>
    <w:rsid w:val="008D3539"/>
    <w:rsid w:val="008D361A"/>
    <w:rsid w:val="008D36F1"/>
    <w:rsid w:val="008D3B57"/>
    <w:rsid w:val="008D4031"/>
    <w:rsid w:val="008D4255"/>
    <w:rsid w:val="008D42A0"/>
    <w:rsid w:val="008D490B"/>
    <w:rsid w:val="008D494C"/>
    <w:rsid w:val="008D4C09"/>
    <w:rsid w:val="008D4C74"/>
    <w:rsid w:val="008D51C7"/>
    <w:rsid w:val="008D5317"/>
    <w:rsid w:val="008D577A"/>
    <w:rsid w:val="008D58DC"/>
    <w:rsid w:val="008D5A5D"/>
    <w:rsid w:val="008D5B06"/>
    <w:rsid w:val="008D5CA9"/>
    <w:rsid w:val="008D60E2"/>
    <w:rsid w:val="008D6252"/>
    <w:rsid w:val="008D62AE"/>
    <w:rsid w:val="008D6C92"/>
    <w:rsid w:val="008D6D92"/>
    <w:rsid w:val="008D6E38"/>
    <w:rsid w:val="008D6E8E"/>
    <w:rsid w:val="008D703E"/>
    <w:rsid w:val="008D7207"/>
    <w:rsid w:val="008D742C"/>
    <w:rsid w:val="008D745F"/>
    <w:rsid w:val="008D768A"/>
    <w:rsid w:val="008D7FC3"/>
    <w:rsid w:val="008E0132"/>
    <w:rsid w:val="008E04D8"/>
    <w:rsid w:val="008E05C2"/>
    <w:rsid w:val="008E0603"/>
    <w:rsid w:val="008E08C9"/>
    <w:rsid w:val="008E0983"/>
    <w:rsid w:val="008E0C21"/>
    <w:rsid w:val="008E0C48"/>
    <w:rsid w:val="008E0F2A"/>
    <w:rsid w:val="008E1319"/>
    <w:rsid w:val="008E13EC"/>
    <w:rsid w:val="008E1995"/>
    <w:rsid w:val="008E1F01"/>
    <w:rsid w:val="008E22C8"/>
    <w:rsid w:val="008E2682"/>
    <w:rsid w:val="008E28AE"/>
    <w:rsid w:val="008E2D5E"/>
    <w:rsid w:val="008E32A1"/>
    <w:rsid w:val="008E33E7"/>
    <w:rsid w:val="008E3525"/>
    <w:rsid w:val="008E3CAA"/>
    <w:rsid w:val="008E3D56"/>
    <w:rsid w:val="008E3F93"/>
    <w:rsid w:val="008E3FD5"/>
    <w:rsid w:val="008E4201"/>
    <w:rsid w:val="008E42AD"/>
    <w:rsid w:val="008E43E4"/>
    <w:rsid w:val="008E4D04"/>
    <w:rsid w:val="008E4F00"/>
    <w:rsid w:val="008E4F9F"/>
    <w:rsid w:val="008E59C2"/>
    <w:rsid w:val="008E5DDB"/>
    <w:rsid w:val="008E5FD8"/>
    <w:rsid w:val="008E6370"/>
    <w:rsid w:val="008E65D3"/>
    <w:rsid w:val="008E6D8C"/>
    <w:rsid w:val="008E6F9B"/>
    <w:rsid w:val="008E76FD"/>
    <w:rsid w:val="008E77AC"/>
    <w:rsid w:val="008E7962"/>
    <w:rsid w:val="008E7964"/>
    <w:rsid w:val="008E7B18"/>
    <w:rsid w:val="008E7C6E"/>
    <w:rsid w:val="008E7F50"/>
    <w:rsid w:val="008E7F6B"/>
    <w:rsid w:val="008F003F"/>
    <w:rsid w:val="008F0264"/>
    <w:rsid w:val="008F0697"/>
    <w:rsid w:val="008F0723"/>
    <w:rsid w:val="008F09E8"/>
    <w:rsid w:val="008F0A39"/>
    <w:rsid w:val="008F0E1D"/>
    <w:rsid w:val="008F0F9B"/>
    <w:rsid w:val="008F10C2"/>
    <w:rsid w:val="008F10C5"/>
    <w:rsid w:val="008F15C9"/>
    <w:rsid w:val="008F15EB"/>
    <w:rsid w:val="008F193A"/>
    <w:rsid w:val="008F1B46"/>
    <w:rsid w:val="008F1D7A"/>
    <w:rsid w:val="008F1F2C"/>
    <w:rsid w:val="008F2087"/>
    <w:rsid w:val="008F22C3"/>
    <w:rsid w:val="008F2920"/>
    <w:rsid w:val="008F29D6"/>
    <w:rsid w:val="008F2C71"/>
    <w:rsid w:val="008F2F08"/>
    <w:rsid w:val="008F2F40"/>
    <w:rsid w:val="008F3375"/>
    <w:rsid w:val="008F3A1B"/>
    <w:rsid w:val="008F41CA"/>
    <w:rsid w:val="008F42FC"/>
    <w:rsid w:val="008F45FE"/>
    <w:rsid w:val="008F4717"/>
    <w:rsid w:val="008F4926"/>
    <w:rsid w:val="008F4A21"/>
    <w:rsid w:val="008F4A8B"/>
    <w:rsid w:val="008F4EA5"/>
    <w:rsid w:val="008F4FA5"/>
    <w:rsid w:val="008F50D8"/>
    <w:rsid w:val="008F5285"/>
    <w:rsid w:val="008F57CD"/>
    <w:rsid w:val="008F57E0"/>
    <w:rsid w:val="008F57FF"/>
    <w:rsid w:val="008F5DBC"/>
    <w:rsid w:val="008F5E63"/>
    <w:rsid w:val="008F5E78"/>
    <w:rsid w:val="008F6225"/>
    <w:rsid w:val="008F69D8"/>
    <w:rsid w:val="008F6B5B"/>
    <w:rsid w:val="008F6C18"/>
    <w:rsid w:val="008F6F9F"/>
    <w:rsid w:val="008F7145"/>
    <w:rsid w:val="008F7309"/>
    <w:rsid w:val="008F7B25"/>
    <w:rsid w:val="008F7BAF"/>
    <w:rsid w:val="008F7D4A"/>
    <w:rsid w:val="00900122"/>
    <w:rsid w:val="009002AA"/>
    <w:rsid w:val="00900447"/>
    <w:rsid w:val="009006C0"/>
    <w:rsid w:val="009009A6"/>
    <w:rsid w:val="00900AF6"/>
    <w:rsid w:val="00900CDF"/>
    <w:rsid w:val="00900DC9"/>
    <w:rsid w:val="00900F17"/>
    <w:rsid w:val="00901215"/>
    <w:rsid w:val="0090159D"/>
    <w:rsid w:val="00901789"/>
    <w:rsid w:val="00902B33"/>
    <w:rsid w:val="00902FB6"/>
    <w:rsid w:val="009030C1"/>
    <w:rsid w:val="00903164"/>
    <w:rsid w:val="009031A2"/>
    <w:rsid w:val="00903463"/>
    <w:rsid w:val="009034F0"/>
    <w:rsid w:val="00903592"/>
    <w:rsid w:val="00903A57"/>
    <w:rsid w:val="00903C4D"/>
    <w:rsid w:val="00903CCB"/>
    <w:rsid w:val="00903EEB"/>
    <w:rsid w:val="009040CC"/>
    <w:rsid w:val="00904180"/>
    <w:rsid w:val="0090441F"/>
    <w:rsid w:val="009044E8"/>
    <w:rsid w:val="00904533"/>
    <w:rsid w:val="009045A0"/>
    <w:rsid w:val="00904A1D"/>
    <w:rsid w:val="00904D1D"/>
    <w:rsid w:val="00905033"/>
    <w:rsid w:val="0090513B"/>
    <w:rsid w:val="0090554E"/>
    <w:rsid w:val="00905742"/>
    <w:rsid w:val="00905E3C"/>
    <w:rsid w:val="00906274"/>
    <w:rsid w:val="0090631D"/>
    <w:rsid w:val="009065B5"/>
    <w:rsid w:val="009065E7"/>
    <w:rsid w:val="00906917"/>
    <w:rsid w:val="0090693B"/>
    <w:rsid w:val="00906E72"/>
    <w:rsid w:val="00907256"/>
    <w:rsid w:val="009073A6"/>
    <w:rsid w:val="0090775B"/>
    <w:rsid w:val="00907EB8"/>
    <w:rsid w:val="00907EDC"/>
    <w:rsid w:val="009100E2"/>
    <w:rsid w:val="00910141"/>
    <w:rsid w:val="0091019D"/>
    <w:rsid w:val="0091019F"/>
    <w:rsid w:val="00910375"/>
    <w:rsid w:val="0091049F"/>
    <w:rsid w:val="0091059C"/>
    <w:rsid w:val="00910A4A"/>
    <w:rsid w:val="00910C84"/>
    <w:rsid w:val="00910D4F"/>
    <w:rsid w:val="0091107D"/>
    <w:rsid w:val="009110CB"/>
    <w:rsid w:val="00911270"/>
    <w:rsid w:val="009113D6"/>
    <w:rsid w:val="0091147B"/>
    <w:rsid w:val="00911515"/>
    <w:rsid w:val="0091166C"/>
    <w:rsid w:val="009116BB"/>
    <w:rsid w:val="00911782"/>
    <w:rsid w:val="00911874"/>
    <w:rsid w:val="00911D2A"/>
    <w:rsid w:val="00912143"/>
    <w:rsid w:val="0091217B"/>
    <w:rsid w:val="0091224A"/>
    <w:rsid w:val="0091234B"/>
    <w:rsid w:val="009123B2"/>
    <w:rsid w:val="0091244C"/>
    <w:rsid w:val="0091257D"/>
    <w:rsid w:val="00912A73"/>
    <w:rsid w:val="00912DB6"/>
    <w:rsid w:val="00912ED6"/>
    <w:rsid w:val="00913019"/>
    <w:rsid w:val="00913123"/>
    <w:rsid w:val="009134F1"/>
    <w:rsid w:val="0091369C"/>
    <w:rsid w:val="009137A7"/>
    <w:rsid w:val="00913F1E"/>
    <w:rsid w:val="009140A7"/>
    <w:rsid w:val="009142BC"/>
    <w:rsid w:val="0091455B"/>
    <w:rsid w:val="00914648"/>
    <w:rsid w:val="009147E8"/>
    <w:rsid w:val="00914909"/>
    <w:rsid w:val="00914A67"/>
    <w:rsid w:val="00914A83"/>
    <w:rsid w:val="00914B6C"/>
    <w:rsid w:val="00914D28"/>
    <w:rsid w:val="009151DF"/>
    <w:rsid w:val="009156D0"/>
    <w:rsid w:val="00915ACD"/>
    <w:rsid w:val="00915AFF"/>
    <w:rsid w:val="00915C6D"/>
    <w:rsid w:val="009163D0"/>
    <w:rsid w:val="00916589"/>
    <w:rsid w:val="0091680F"/>
    <w:rsid w:val="0091692F"/>
    <w:rsid w:val="00916C92"/>
    <w:rsid w:val="00916D21"/>
    <w:rsid w:val="00916E50"/>
    <w:rsid w:val="00917038"/>
    <w:rsid w:val="00917432"/>
    <w:rsid w:val="009179B7"/>
    <w:rsid w:val="00917BF2"/>
    <w:rsid w:val="00917C89"/>
    <w:rsid w:val="00917F45"/>
    <w:rsid w:val="00917FAC"/>
    <w:rsid w:val="0092009D"/>
    <w:rsid w:val="009200A9"/>
    <w:rsid w:val="009202C7"/>
    <w:rsid w:val="00920337"/>
    <w:rsid w:val="0092051D"/>
    <w:rsid w:val="00920536"/>
    <w:rsid w:val="009205E7"/>
    <w:rsid w:val="00920666"/>
    <w:rsid w:val="00921023"/>
    <w:rsid w:val="009210CB"/>
    <w:rsid w:val="00921179"/>
    <w:rsid w:val="00921381"/>
    <w:rsid w:val="00921412"/>
    <w:rsid w:val="0092154C"/>
    <w:rsid w:val="00921AE0"/>
    <w:rsid w:val="00921B3B"/>
    <w:rsid w:val="00921B86"/>
    <w:rsid w:val="00921C09"/>
    <w:rsid w:val="00921D0F"/>
    <w:rsid w:val="00921DF9"/>
    <w:rsid w:val="00921E6A"/>
    <w:rsid w:val="00922086"/>
    <w:rsid w:val="00922440"/>
    <w:rsid w:val="00922665"/>
    <w:rsid w:val="00922878"/>
    <w:rsid w:val="0092290A"/>
    <w:rsid w:val="00922F23"/>
    <w:rsid w:val="009231A1"/>
    <w:rsid w:val="00923327"/>
    <w:rsid w:val="009236B4"/>
    <w:rsid w:val="009236E7"/>
    <w:rsid w:val="00923752"/>
    <w:rsid w:val="009239CB"/>
    <w:rsid w:val="00923A29"/>
    <w:rsid w:val="00923B2D"/>
    <w:rsid w:val="00923CE8"/>
    <w:rsid w:val="00923E4A"/>
    <w:rsid w:val="00923F85"/>
    <w:rsid w:val="00923F90"/>
    <w:rsid w:val="00924271"/>
    <w:rsid w:val="00924284"/>
    <w:rsid w:val="009243DB"/>
    <w:rsid w:val="009244E4"/>
    <w:rsid w:val="009244E5"/>
    <w:rsid w:val="00924515"/>
    <w:rsid w:val="00924572"/>
    <w:rsid w:val="009245C8"/>
    <w:rsid w:val="009247CA"/>
    <w:rsid w:val="00924831"/>
    <w:rsid w:val="00924834"/>
    <w:rsid w:val="009249A6"/>
    <w:rsid w:val="00924A64"/>
    <w:rsid w:val="00924B67"/>
    <w:rsid w:val="00924C25"/>
    <w:rsid w:val="00924FED"/>
    <w:rsid w:val="00925386"/>
    <w:rsid w:val="0092540C"/>
    <w:rsid w:val="0092546C"/>
    <w:rsid w:val="00925D03"/>
    <w:rsid w:val="009260E8"/>
    <w:rsid w:val="00926506"/>
    <w:rsid w:val="00926625"/>
    <w:rsid w:val="0092689B"/>
    <w:rsid w:val="00926A6F"/>
    <w:rsid w:val="009270A5"/>
    <w:rsid w:val="00927276"/>
    <w:rsid w:val="00927347"/>
    <w:rsid w:val="009276AB"/>
    <w:rsid w:val="00927948"/>
    <w:rsid w:val="00927D9A"/>
    <w:rsid w:val="00927DFB"/>
    <w:rsid w:val="00927E40"/>
    <w:rsid w:val="00930257"/>
    <w:rsid w:val="00930398"/>
    <w:rsid w:val="00930480"/>
    <w:rsid w:val="009304B9"/>
    <w:rsid w:val="0093068C"/>
    <w:rsid w:val="0093088F"/>
    <w:rsid w:val="00930A38"/>
    <w:rsid w:val="00931384"/>
    <w:rsid w:val="009314F8"/>
    <w:rsid w:val="009316BC"/>
    <w:rsid w:val="009316C2"/>
    <w:rsid w:val="00931734"/>
    <w:rsid w:val="00931B10"/>
    <w:rsid w:val="009320AB"/>
    <w:rsid w:val="009327A4"/>
    <w:rsid w:val="00932A4F"/>
    <w:rsid w:val="00932C98"/>
    <w:rsid w:val="00933317"/>
    <w:rsid w:val="00933391"/>
    <w:rsid w:val="00933C03"/>
    <w:rsid w:val="00934418"/>
    <w:rsid w:val="00934469"/>
    <w:rsid w:val="0093470A"/>
    <w:rsid w:val="0093512F"/>
    <w:rsid w:val="00935269"/>
    <w:rsid w:val="009354A4"/>
    <w:rsid w:val="009355A3"/>
    <w:rsid w:val="00935B33"/>
    <w:rsid w:val="00935C50"/>
    <w:rsid w:val="009360DB"/>
    <w:rsid w:val="0093611E"/>
    <w:rsid w:val="0093660F"/>
    <w:rsid w:val="009369B8"/>
    <w:rsid w:val="00936C03"/>
    <w:rsid w:val="00936D55"/>
    <w:rsid w:val="00936DE7"/>
    <w:rsid w:val="009372B1"/>
    <w:rsid w:val="00937543"/>
    <w:rsid w:val="00937B74"/>
    <w:rsid w:val="00937B91"/>
    <w:rsid w:val="00940208"/>
    <w:rsid w:val="009402FC"/>
    <w:rsid w:val="0094032D"/>
    <w:rsid w:val="009403C7"/>
    <w:rsid w:val="0094045E"/>
    <w:rsid w:val="009405C7"/>
    <w:rsid w:val="00940646"/>
    <w:rsid w:val="009408E8"/>
    <w:rsid w:val="009409B8"/>
    <w:rsid w:val="00940B2D"/>
    <w:rsid w:val="00940CF7"/>
    <w:rsid w:val="00941B2C"/>
    <w:rsid w:val="00941B77"/>
    <w:rsid w:val="00941BD2"/>
    <w:rsid w:val="00941D0F"/>
    <w:rsid w:val="00941E56"/>
    <w:rsid w:val="0094238C"/>
    <w:rsid w:val="00942727"/>
    <w:rsid w:val="00942933"/>
    <w:rsid w:val="0094305D"/>
    <w:rsid w:val="0094307A"/>
    <w:rsid w:val="009433CB"/>
    <w:rsid w:val="00943449"/>
    <w:rsid w:val="009436E7"/>
    <w:rsid w:val="00943729"/>
    <w:rsid w:val="00943790"/>
    <w:rsid w:val="009437B8"/>
    <w:rsid w:val="009439D5"/>
    <w:rsid w:val="00943A41"/>
    <w:rsid w:val="00943AFD"/>
    <w:rsid w:val="00943D19"/>
    <w:rsid w:val="00943DF9"/>
    <w:rsid w:val="00943F07"/>
    <w:rsid w:val="00944118"/>
    <w:rsid w:val="009446F9"/>
    <w:rsid w:val="0094480A"/>
    <w:rsid w:val="00944B1D"/>
    <w:rsid w:val="00944BDA"/>
    <w:rsid w:val="00944D24"/>
    <w:rsid w:val="00944EA3"/>
    <w:rsid w:val="00944EB6"/>
    <w:rsid w:val="00944FE7"/>
    <w:rsid w:val="0094519E"/>
    <w:rsid w:val="0094562A"/>
    <w:rsid w:val="00945F07"/>
    <w:rsid w:val="00946023"/>
    <w:rsid w:val="0094654B"/>
    <w:rsid w:val="009466BE"/>
    <w:rsid w:val="00946762"/>
    <w:rsid w:val="009469F6"/>
    <w:rsid w:val="009469FC"/>
    <w:rsid w:val="00946A5C"/>
    <w:rsid w:val="00946E6A"/>
    <w:rsid w:val="009470CA"/>
    <w:rsid w:val="009472C1"/>
    <w:rsid w:val="009473B7"/>
    <w:rsid w:val="009479A3"/>
    <w:rsid w:val="0095010C"/>
    <w:rsid w:val="00950496"/>
    <w:rsid w:val="009509D3"/>
    <w:rsid w:val="00950A28"/>
    <w:rsid w:val="00950C16"/>
    <w:rsid w:val="00950C88"/>
    <w:rsid w:val="00950D8C"/>
    <w:rsid w:val="00950F88"/>
    <w:rsid w:val="009511F8"/>
    <w:rsid w:val="00951326"/>
    <w:rsid w:val="00951647"/>
    <w:rsid w:val="00951663"/>
    <w:rsid w:val="009516B8"/>
    <w:rsid w:val="009516D0"/>
    <w:rsid w:val="009516E3"/>
    <w:rsid w:val="00951BDC"/>
    <w:rsid w:val="00951F5D"/>
    <w:rsid w:val="00951FA9"/>
    <w:rsid w:val="0095249C"/>
    <w:rsid w:val="009525D6"/>
    <w:rsid w:val="00952FC8"/>
    <w:rsid w:val="009532FE"/>
    <w:rsid w:val="0095334B"/>
    <w:rsid w:val="009534B5"/>
    <w:rsid w:val="0095355A"/>
    <w:rsid w:val="009537B9"/>
    <w:rsid w:val="00953E91"/>
    <w:rsid w:val="0095445E"/>
    <w:rsid w:val="00954547"/>
    <w:rsid w:val="0095473D"/>
    <w:rsid w:val="00954752"/>
    <w:rsid w:val="009548A0"/>
    <w:rsid w:val="009548D9"/>
    <w:rsid w:val="009548FA"/>
    <w:rsid w:val="00954A72"/>
    <w:rsid w:val="00954D56"/>
    <w:rsid w:val="00954DE1"/>
    <w:rsid w:val="00954FCE"/>
    <w:rsid w:val="00955007"/>
    <w:rsid w:val="0095506C"/>
    <w:rsid w:val="0095524F"/>
    <w:rsid w:val="0095569E"/>
    <w:rsid w:val="009558F9"/>
    <w:rsid w:val="00955B5A"/>
    <w:rsid w:val="0095628C"/>
    <w:rsid w:val="009565E1"/>
    <w:rsid w:val="00956696"/>
    <w:rsid w:val="0095680F"/>
    <w:rsid w:val="00956F9F"/>
    <w:rsid w:val="00957006"/>
    <w:rsid w:val="00957032"/>
    <w:rsid w:val="00957429"/>
    <w:rsid w:val="009575C3"/>
    <w:rsid w:val="0095776A"/>
    <w:rsid w:val="00957D2F"/>
    <w:rsid w:val="00957FD6"/>
    <w:rsid w:val="0096052A"/>
    <w:rsid w:val="00960573"/>
    <w:rsid w:val="0096088E"/>
    <w:rsid w:val="009608CC"/>
    <w:rsid w:val="00960ED5"/>
    <w:rsid w:val="00960FB7"/>
    <w:rsid w:val="00961492"/>
    <w:rsid w:val="0096164E"/>
    <w:rsid w:val="0096178B"/>
    <w:rsid w:val="0096194A"/>
    <w:rsid w:val="009619DF"/>
    <w:rsid w:val="00961A56"/>
    <w:rsid w:val="00961AC7"/>
    <w:rsid w:val="00961B53"/>
    <w:rsid w:val="00961E7F"/>
    <w:rsid w:val="00961F84"/>
    <w:rsid w:val="009621E7"/>
    <w:rsid w:val="009623A9"/>
    <w:rsid w:val="00962620"/>
    <w:rsid w:val="009628C9"/>
    <w:rsid w:val="00962A6D"/>
    <w:rsid w:val="00962AD9"/>
    <w:rsid w:val="00962B21"/>
    <w:rsid w:val="00962C19"/>
    <w:rsid w:val="00962DEC"/>
    <w:rsid w:val="00963178"/>
    <w:rsid w:val="00963243"/>
    <w:rsid w:val="00963315"/>
    <w:rsid w:val="0096387E"/>
    <w:rsid w:val="00963943"/>
    <w:rsid w:val="00963B36"/>
    <w:rsid w:val="00963BDC"/>
    <w:rsid w:val="00963E25"/>
    <w:rsid w:val="00963F7E"/>
    <w:rsid w:val="0096422A"/>
    <w:rsid w:val="009646E3"/>
    <w:rsid w:val="0096499D"/>
    <w:rsid w:val="00964D65"/>
    <w:rsid w:val="009651F2"/>
    <w:rsid w:val="009655B2"/>
    <w:rsid w:val="0096560B"/>
    <w:rsid w:val="00965863"/>
    <w:rsid w:val="00965917"/>
    <w:rsid w:val="00965A37"/>
    <w:rsid w:val="00965D37"/>
    <w:rsid w:val="0096601D"/>
    <w:rsid w:val="00966120"/>
    <w:rsid w:val="00966671"/>
    <w:rsid w:val="00966773"/>
    <w:rsid w:val="00966976"/>
    <w:rsid w:val="00966C5A"/>
    <w:rsid w:val="00966EFA"/>
    <w:rsid w:val="00966FC1"/>
    <w:rsid w:val="0096703F"/>
    <w:rsid w:val="00967080"/>
    <w:rsid w:val="00967176"/>
    <w:rsid w:val="00967201"/>
    <w:rsid w:val="00967230"/>
    <w:rsid w:val="0096733C"/>
    <w:rsid w:val="009674CD"/>
    <w:rsid w:val="009675CA"/>
    <w:rsid w:val="00970273"/>
    <w:rsid w:val="0097059C"/>
    <w:rsid w:val="00970871"/>
    <w:rsid w:val="00970A8B"/>
    <w:rsid w:val="00970C0F"/>
    <w:rsid w:val="00970D85"/>
    <w:rsid w:val="00970EC7"/>
    <w:rsid w:val="00971450"/>
    <w:rsid w:val="00971670"/>
    <w:rsid w:val="00971725"/>
    <w:rsid w:val="009717DA"/>
    <w:rsid w:val="00971804"/>
    <w:rsid w:val="00971824"/>
    <w:rsid w:val="00971C02"/>
    <w:rsid w:val="00971C8B"/>
    <w:rsid w:val="00971E4F"/>
    <w:rsid w:val="00972012"/>
    <w:rsid w:val="0097212E"/>
    <w:rsid w:val="00972205"/>
    <w:rsid w:val="009727C3"/>
    <w:rsid w:val="00972C06"/>
    <w:rsid w:val="00972DFD"/>
    <w:rsid w:val="009730ED"/>
    <w:rsid w:val="00973112"/>
    <w:rsid w:val="00973169"/>
    <w:rsid w:val="0097378A"/>
    <w:rsid w:val="009738A5"/>
    <w:rsid w:val="009739F0"/>
    <w:rsid w:val="00973DB7"/>
    <w:rsid w:val="00974073"/>
    <w:rsid w:val="009740AA"/>
    <w:rsid w:val="0097419E"/>
    <w:rsid w:val="009743B6"/>
    <w:rsid w:val="009746D2"/>
    <w:rsid w:val="00974B88"/>
    <w:rsid w:val="00974BB7"/>
    <w:rsid w:val="00974CC8"/>
    <w:rsid w:val="00974E41"/>
    <w:rsid w:val="00974EA3"/>
    <w:rsid w:val="00975032"/>
    <w:rsid w:val="00975074"/>
    <w:rsid w:val="009752DA"/>
    <w:rsid w:val="00975550"/>
    <w:rsid w:val="009759B0"/>
    <w:rsid w:val="00975FC5"/>
    <w:rsid w:val="00976514"/>
    <w:rsid w:val="009765D6"/>
    <w:rsid w:val="009768BD"/>
    <w:rsid w:val="00976CE1"/>
    <w:rsid w:val="00976DC5"/>
    <w:rsid w:val="00976F83"/>
    <w:rsid w:val="00977581"/>
    <w:rsid w:val="009777D2"/>
    <w:rsid w:val="009777E5"/>
    <w:rsid w:val="00977F2D"/>
    <w:rsid w:val="00980082"/>
    <w:rsid w:val="00980108"/>
    <w:rsid w:val="00980223"/>
    <w:rsid w:val="0098022D"/>
    <w:rsid w:val="0098070D"/>
    <w:rsid w:val="00980761"/>
    <w:rsid w:val="009807B9"/>
    <w:rsid w:val="00980D40"/>
    <w:rsid w:val="00980DE4"/>
    <w:rsid w:val="00980E4B"/>
    <w:rsid w:val="00980F14"/>
    <w:rsid w:val="00981077"/>
    <w:rsid w:val="0098126A"/>
    <w:rsid w:val="00981326"/>
    <w:rsid w:val="0098137E"/>
    <w:rsid w:val="00981520"/>
    <w:rsid w:val="00981620"/>
    <w:rsid w:val="009817A2"/>
    <w:rsid w:val="00981A9E"/>
    <w:rsid w:val="00981B9D"/>
    <w:rsid w:val="00981C68"/>
    <w:rsid w:val="00981CDA"/>
    <w:rsid w:val="00981D50"/>
    <w:rsid w:val="00981DBE"/>
    <w:rsid w:val="00981F6C"/>
    <w:rsid w:val="00981F85"/>
    <w:rsid w:val="009822BC"/>
    <w:rsid w:val="009828E8"/>
    <w:rsid w:val="00982DCC"/>
    <w:rsid w:val="00982E1E"/>
    <w:rsid w:val="009831C4"/>
    <w:rsid w:val="00983237"/>
    <w:rsid w:val="009832C5"/>
    <w:rsid w:val="00983435"/>
    <w:rsid w:val="00983492"/>
    <w:rsid w:val="009835C1"/>
    <w:rsid w:val="009838C5"/>
    <w:rsid w:val="00983A21"/>
    <w:rsid w:val="00983F5C"/>
    <w:rsid w:val="00983F87"/>
    <w:rsid w:val="0098430F"/>
    <w:rsid w:val="00984664"/>
    <w:rsid w:val="00984983"/>
    <w:rsid w:val="0098499D"/>
    <w:rsid w:val="00984FAB"/>
    <w:rsid w:val="00985376"/>
    <w:rsid w:val="009859A6"/>
    <w:rsid w:val="00985D4C"/>
    <w:rsid w:val="00985D86"/>
    <w:rsid w:val="00985EC1"/>
    <w:rsid w:val="00985F38"/>
    <w:rsid w:val="00985FFA"/>
    <w:rsid w:val="0098602E"/>
    <w:rsid w:val="0098605F"/>
    <w:rsid w:val="009867EF"/>
    <w:rsid w:val="00986CF0"/>
    <w:rsid w:val="00986F91"/>
    <w:rsid w:val="00987302"/>
    <w:rsid w:val="00987A89"/>
    <w:rsid w:val="00987C73"/>
    <w:rsid w:val="009904B3"/>
    <w:rsid w:val="00990966"/>
    <w:rsid w:val="0099099A"/>
    <w:rsid w:val="00990B1B"/>
    <w:rsid w:val="00990D10"/>
    <w:rsid w:val="00990DA8"/>
    <w:rsid w:val="00990FD9"/>
    <w:rsid w:val="00991020"/>
    <w:rsid w:val="00991150"/>
    <w:rsid w:val="00991247"/>
    <w:rsid w:val="009912A2"/>
    <w:rsid w:val="00991445"/>
    <w:rsid w:val="009914AC"/>
    <w:rsid w:val="009914B9"/>
    <w:rsid w:val="0099179A"/>
    <w:rsid w:val="0099179B"/>
    <w:rsid w:val="00991B65"/>
    <w:rsid w:val="00992074"/>
    <w:rsid w:val="009921D9"/>
    <w:rsid w:val="009921EB"/>
    <w:rsid w:val="009928A4"/>
    <w:rsid w:val="00992A14"/>
    <w:rsid w:val="00992DBD"/>
    <w:rsid w:val="00993173"/>
    <w:rsid w:val="00993432"/>
    <w:rsid w:val="009934C6"/>
    <w:rsid w:val="00993666"/>
    <w:rsid w:val="00993878"/>
    <w:rsid w:val="00993CBE"/>
    <w:rsid w:val="00993EB6"/>
    <w:rsid w:val="00993FCA"/>
    <w:rsid w:val="009941B4"/>
    <w:rsid w:val="00994216"/>
    <w:rsid w:val="00994268"/>
    <w:rsid w:val="0099480C"/>
    <w:rsid w:val="00994838"/>
    <w:rsid w:val="00994C0C"/>
    <w:rsid w:val="00994C5F"/>
    <w:rsid w:val="00994CED"/>
    <w:rsid w:val="00994EBB"/>
    <w:rsid w:val="0099568B"/>
    <w:rsid w:val="009956B4"/>
    <w:rsid w:val="009959A2"/>
    <w:rsid w:val="00995BB1"/>
    <w:rsid w:val="00995BD2"/>
    <w:rsid w:val="00995ED0"/>
    <w:rsid w:val="00995FC4"/>
    <w:rsid w:val="009961F8"/>
    <w:rsid w:val="009963CF"/>
    <w:rsid w:val="009964F9"/>
    <w:rsid w:val="00996538"/>
    <w:rsid w:val="009965A7"/>
    <w:rsid w:val="009965FF"/>
    <w:rsid w:val="00996686"/>
    <w:rsid w:val="009967E7"/>
    <w:rsid w:val="00996956"/>
    <w:rsid w:val="00996C54"/>
    <w:rsid w:val="00996DEC"/>
    <w:rsid w:val="0099723B"/>
    <w:rsid w:val="009974FD"/>
    <w:rsid w:val="0099752F"/>
    <w:rsid w:val="0099763C"/>
    <w:rsid w:val="00997795"/>
    <w:rsid w:val="00997A38"/>
    <w:rsid w:val="00997BA4"/>
    <w:rsid w:val="00997D5A"/>
    <w:rsid w:val="00997FE8"/>
    <w:rsid w:val="009A00EE"/>
    <w:rsid w:val="009A0404"/>
    <w:rsid w:val="009A0435"/>
    <w:rsid w:val="009A083A"/>
    <w:rsid w:val="009A0A48"/>
    <w:rsid w:val="009A0B12"/>
    <w:rsid w:val="009A131C"/>
    <w:rsid w:val="009A13BF"/>
    <w:rsid w:val="009A1465"/>
    <w:rsid w:val="009A17E8"/>
    <w:rsid w:val="009A18BF"/>
    <w:rsid w:val="009A18E2"/>
    <w:rsid w:val="009A18F3"/>
    <w:rsid w:val="009A1AC6"/>
    <w:rsid w:val="009A1C94"/>
    <w:rsid w:val="009A223F"/>
    <w:rsid w:val="009A22AE"/>
    <w:rsid w:val="009A23F3"/>
    <w:rsid w:val="009A24A6"/>
    <w:rsid w:val="009A2A44"/>
    <w:rsid w:val="009A2A65"/>
    <w:rsid w:val="009A2B75"/>
    <w:rsid w:val="009A2D2A"/>
    <w:rsid w:val="009A305A"/>
    <w:rsid w:val="009A31F8"/>
    <w:rsid w:val="009A322C"/>
    <w:rsid w:val="009A3265"/>
    <w:rsid w:val="009A3271"/>
    <w:rsid w:val="009A343C"/>
    <w:rsid w:val="009A3A59"/>
    <w:rsid w:val="009A3E6C"/>
    <w:rsid w:val="009A40B0"/>
    <w:rsid w:val="009A42C3"/>
    <w:rsid w:val="009A4CDD"/>
    <w:rsid w:val="009A4ECE"/>
    <w:rsid w:val="009A508C"/>
    <w:rsid w:val="009A52F4"/>
    <w:rsid w:val="009A57DF"/>
    <w:rsid w:val="009A584E"/>
    <w:rsid w:val="009A5973"/>
    <w:rsid w:val="009A5A35"/>
    <w:rsid w:val="009A5AAD"/>
    <w:rsid w:val="009A5E90"/>
    <w:rsid w:val="009A6131"/>
    <w:rsid w:val="009A623A"/>
    <w:rsid w:val="009A6316"/>
    <w:rsid w:val="009A6619"/>
    <w:rsid w:val="009A670D"/>
    <w:rsid w:val="009A67A1"/>
    <w:rsid w:val="009A6AB0"/>
    <w:rsid w:val="009A6F92"/>
    <w:rsid w:val="009A7198"/>
    <w:rsid w:val="009A7355"/>
    <w:rsid w:val="009A760D"/>
    <w:rsid w:val="009A777C"/>
    <w:rsid w:val="009A778D"/>
    <w:rsid w:val="009A7796"/>
    <w:rsid w:val="009A7DBD"/>
    <w:rsid w:val="009B01BC"/>
    <w:rsid w:val="009B0241"/>
    <w:rsid w:val="009B0343"/>
    <w:rsid w:val="009B03C7"/>
    <w:rsid w:val="009B06F5"/>
    <w:rsid w:val="009B08B1"/>
    <w:rsid w:val="009B0A9C"/>
    <w:rsid w:val="009B0B00"/>
    <w:rsid w:val="009B0B83"/>
    <w:rsid w:val="009B0D01"/>
    <w:rsid w:val="009B141E"/>
    <w:rsid w:val="009B1925"/>
    <w:rsid w:val="009B1A98"/>
    <w:rsid w:val="009B1C01"/>
    <w:rsid w:val="009B1EDD"/>
    <w:rsid w:val="009B2255"/>
    <w:rsid w:val="009B22D4"/>
    <w:rsid w:val="009B254B"/>
    <w:rsid w:val="009B2A84"/>
    <w:rsid w:val="009B2A97"/>
    <w:rsid w:val="009B2CB9"/>
    <w:rsid w:val="009B2FB9"/>
    <w:rsid w:val="009B32E1"/>
    <w:rsid w:val="009B32FC"/>
    <w:rsid w:val="009B337B"/>
    <w:rsid w:val="009B34D1"/>
    <w:rsid w:val="009B39CE"/>
    <w:rsid w:val="009B3BD2"/>
    <w:rsid w:val="009B3C1A"/>
    <w:rsid w:val="009B3CE5"/>
    <w:rsid w:val="009B3D52"/>
    <w:rsid w:val="009B3D7D"/>
    <w:rsid w:val="009B3DB8"/>
    <w:rsid w:val="009B40F7"/>
    <w:rsid w:val="009B45B2"/>
    <w:rsid w:val="009B462A"/>
    <w:rsid w:val="009B4697"/>
    <w:rsid w:val="009B4752"/>
    <w:rsid w:val="009B543A"/>
    <w:rsid w:val="009B580B"/>
    <w:rsid w:val="009B58F9"/>
    <w:rsid w:val="009B5DA8"/>
    <w:rsid w:val="009B5DC7"/>
    <w:rsid w:val="009B64E0"/>
    <w:rsid w:val="009B6559"/>
    <w:rsid w:val="009B6899"/>
    <w:rsid w:val="009B6A62"/>
    <w:rsid w:val="009B6B0B"/>
    <w:rsid w:val="009B6B66"/>
    <w:rsid w:val="009B6CC1"/>
    <w:rsid w:val="009B6D34"/>
    <w:rsid w:val="009B7042"/>
    <w:rsid w:val="009B7079"/>
    <w:rsid w:val="009B7197"/>
    <w:rsid w:val="009B73D5"/>
    <w:rsid w:val="009B74A5"/>
    <w:rsid w:val="009B7771"/>
    <w:rsid w:val="009B781A"/>
    <w:rsid w:val="009B78BF"/>
    <w:rsid w:val="009B79E0"/>
    <w:rsid w:val="009B7DD3"/>
    <w:rsid w:val="009B7E34"/>
    <w:rsid w:val="009B7F41"/>
    <w:rsid w:val="009C018A"/>
    <w:rsid w:val="009C0796"/>
    <w:rsid w:val="009C07A4"/>
    <w:rsid w:val="009C0B39"/>
    <w:rsid w:val="009C0BFF"/>
    <w:rsid w:val="009C0FFC"/>
    <w:rsid w:val="009C126B"/>
    <w:rsid w:val="009C12B3"/>
    <w:rsid w:val="009C14A0"/>
    <w:rsid w:val="009C15D5"/>
    <w:rsid w:val="009C1730"/>
    <w:rsid w:val="009C1790"/>
    <w:rsid w:val="009C1A44"/>
    <w:rsid w:val="009C1AE0"/>
    <w:rsid w:val="009C1C2F"/>
    <w:rsid w:val="009C1EA0"/>
    <w:rsid w:val="009C2460"/>
    <w:rsid w:val="009C29B9"/>
    <w:rsid w:val="009C2A9C"/>
    <w:rsid w:val="009C2F87"/>
    <w:rsid w:val="009C37D7"/>
    <w:rsid w:val="009C3AFF"/>
    <w:rsid w:val="009C3B42"/>
    <w:rsid w:val="009C3DEF"/>
    <w:rsid w:val="009C45CD"/>
    <w:rsid w:val="009C4902"/>
    <w:rsid w:val="009C4C70"/>
    <w:rsid w:val="009C4E39"/>
    <w:rsid w:val="009C5010"/>
    <w:rsid w:val="009C50E9"/>
    <w:rsid w:val="009C515B"/>
    <w:rsid w:val="009C5399"/>
    <w:rsid w:val="009C58DA"/>
    <w:rsid w:val="009C5C7B"/>
    <w:rsid w:val="009C5D6E"/>
    <w:rsid w:val="009C60DF"/>
    <w:rsid w:val="009C610D"/>
    <w:rsid w:val="009C6185"/>
    <w:rsid w:val="009C62C4"/>
    <w:rsid w:val="009C6637"/>
    <w:rsid w:val="009C66EC"/>
    <w:rsid w:val="009C671C"/>
    <w:rsid w:val="009C6807"/>
    <w:rsid w:val="009C726E"/>
    <w:rsid w:val="009C73FD"/>
    <w:rsid w:val="009C755A"/>
    <w:rsid w:val="009C78B2"/>
    <w:rsid w:val="009C78E7"/>
    <w:rsid w:val="009C7C76"/>
    <w:rsid w:val="009C7C98"/>
    <w:rsid w:val="009D01A1"/>
    <w:rsid w:val="009D0455"/>
    <w:rsid w:val="009D0468"/>
    <w:rsid w:val="009D06F7"/>
    <w:rsid w:val="009D077F"/>
    <w:rsid w:val="009D09C0"/>
    <w:rsid w:val="009D0B1E"/>
    <w:rsid w:val="009D1636"/>
    <w:rsid w:val="009D1765"/>
    <w:rsid w:val="009D1C75"/>
    <w:rsid w:val="009D1F32"/>
    <w:rsid w:val="009D1F71"/>
    <w:rsid w:val="009D2150"/>
    <w:rsid w:val="009D24B5"/>
    <w:rsid w:val="009D2535"/>
    <w:rsid w:val="009D26FF"/>
    <w:rsid w:val="009D28C8"/>
    <w:rsid w:val="009D2A38"/>
    <w:rsid w:val="009D2F6A"/>
    <w:rsid w:val="009D2FA8"/>
    <w:rsid w:val="009D3010"/>
    <w:rsid w:val="009D3278"/>
    <w:rsid w:val="009D341D"/>
    <w:rsid w:val="009D34A9"/>
    <w:rsid w:val="009D3617"/>
    <w:rsid w:val="009D3658"/>
    <w:rsid w:val="009D3875"/>
    <w:rsid w:val="009D3F5D"/>
    <w:rsid w:val="009D429C"/>
    <w:rsid w:val="009D4368"/>
    <w:rsid w:val="009D446E"/>
    <w:rsid w:val="009D45B9"/>
    <w:rsid w:val="009D4608"/>
    <w:rsid w:val="009D4A12"/>
    <w:rsid w:val="009D4CD8"/>
    <w:rsid w:val="009D533D"/>
    <w:rsid w:val="009D5576"/>
    <w:rsid w:val="009D56F4"/>
    <w:rsid w:val="009D59D3"/>
    <w:rsid w:val="009D5DC9"/>
    <w:rsid w:val="009D63FC"/>
    <w:rsid w:val="009D674A"/>
    <w:rsid w:val="009D688B"/>
    <w:rsid w:val="009D68AC"/>
    <w:rsid w:val="009D6C29"/>
    <w:rsid w:val="009D6D0C"/>
    <w:rsid w:val="009D6E4B"/>
    <w:rsid w:val="009D704C"/>
    <w:rsid w:val="009D7370"/>
    <w:rsid w:val="009D754A"/>
    <w:rsid w:val="009D7640"/>
    <w:rsid w:val="009D7687"/>
    <w:rsid w:val="009D76A8"/>
    <w:rsid w:val="009D77C9"/>
    <w:rsid w:val="009D7E0F"/>
    <w:rsid w:val="009D7EE9"/>
    <w:rsid w:val="009E0215"/>
    <w:rsid w:val="009E0742"/>
    <w:rsid w:val="009E0807"/>
    <w:rsid w:val="009E08C4"/>
    <w:rsid w:val="009E0BE5"/>
    <w:rsid w:val="009E1017"/>
    <w:rsid w:val="009E10D9"/>
    <w:rsid w:val="009E14E4"/>
    <w:rsid w:val="009E152F"/>
    <w:rsid w:val="009E153C"/>
    <w:rsid w:val="009E1A04"/>
    <w:rsid w:val="009E2496"/>
    <w:rsid w:val="009E2504"/>
    <w:rsid w:val="009E2E8F"/>
    <w:rsid w:val="009E3003"/>
    <w:rsid w:val="009E32F1"/>
    <w:rsid w:val="009E3748"/>
    <w:rsid w:val="009E3B60"/>
    <w:rsid w:val="009E40AB"/>
    <w:rsid w:val="009E41CA"/>
    <w:rsid w:val="009E49DD"/>
    <w:rsid w:val="009E49E5"/>
    <w:rsid w:val="009E4A42"/>
    <w:rsid w:val="009E4B1E"/>
    <w:rsid w:val="009E4DE8"/>
    <w:rsid w:val="009E5299"/>
    <w:rsid w:val="009E5331"/>
    <w:rsid w:val="009E549C"/>
    <w:rsid w:val="009E5766"/>
    <w:rsid w:val="009E57B4"/>
    <w:rsid w:val="009E58CA"/>
    <w:rsid w:val="009E59FE"/>
    <w:rsid w:val="009E601E"/>
    <w:rsid w:val="009E602E"/>
    <w:rsid w:val="009E60F3"/>
    <w:rsid w:val="009E638A"/>
    <w:rsid w:val="009E685F"/>
    <w:rsid w:val="009E68E9"/>
    <w:rsid w:val="009E6B6A"/>
    <w:rsid w:val="009E6BD0"/>
    <w:rsid w:val="009E6FE7"/>
    <w:rsid w:val="009E7002"/>
    <w:rsid w:val="009E73FC"/>
    <w:rsid w:val="009E758A"/>
    <w:rsid w:val="009E7BF3"/>
    <w:rsid w:val="009E7F86"/>
    <w:rsid w:val="009F00B4"/>
    <w:rsid w:val="009F01B5"/>
    <w:rsid w:val="009F0331"/>
    <w:rsid w:val="009F05A8"/>
    <w:rsid w:val="009F08FF"/>
    <w:rsid w:val="009F0B83"/>
    <w:rsid w:val="009F0B96"/>
    <w:rsid w:val="009F0D1B"/>
    <w:rsid w:val="009F0F89"/>
    <w:rsid w:val="009F1514"/>
    <w:rsid w:val="009F1539"/>
    <w:rsid w:val="009F1D81"/>
    <w:rsid w:val="009F1D91"/>
    <w:rsid w:val="009F1F19"/>
    <w:rsid w:val="009F2147"/>
    <w:rsid w:val="009F22F8"/>
    <w:rsid w:val="009F2493"/>
    <w:rsid w:val="009F2681"/>
    <w:rsid w:val="009F287C"/>
    <w:rsid w:val="009F28B9"/>
    <w:rsid w:val="009F2BD1"/>
    <w:rsid w:val="009F2D34"/>
    <w:rsid w:val="009F2EC8"/>
    <w:rsid w:val="009F2F85"/>
    <w:rsid w:val="009F3279"/>
    <w:rsid w:val="009F3523"/>
    <w:rsid w:val="009F35DB"/>
    <w:rsid w:val="009F37C9"/>
    <w:rsid w:val="009F38A2"/>
    <w:rsid w:val="009F3C5B"/>
    <w:rsid w:val="009F3D9C"/>
    <w:rsid w:val="009F3FDB"/>
    <w:rsid w:val="009F424B"/>
    <w:rsid w:val="009F493F"/>
    <w:rsid w:val="009F4F0E"/>
    <w:rsid w:val="009F4F85"/>
    <w:rsid w:val="009F5116"/>
    <w:rsid w:val="009F53C5"/>
    <w:rsid w:val="009F5AAF"/>
    <w:rsid w:val="009F5BFC"/>
    <w:rsid w:val="009F5ED0"/>
    <w:rsid w:val="009F5EE8"/>
    <w:rsid w:val="009F5FA2"/>
    <w:rsid w:val="009F61E6"/>
    <w:rsid w:val="009F69AE"/>
    <w:rsid w:val="009F6B4E"/>
    <w:rsid w:val="009F6C5C"/>
    <w:rsid w:val="009F6F25"/>
    <w:rsid w:val="009F7016"/>
    <w:rsid w:val="009F727E"/>
    <w:rsid w:val="009F7428"/>
    <w:rsid w:val="009F7AF5"/>
    <w:rsid w:val="00A001DD"/>
    <w:rsid w:val="00A00334"/>
    <w:rsid w:val="00A00786"/>
    <w:rsid w:val="00A00A97"/>
    <w:rsid w:val="00A00BC4"/>
    <w:rsid w:val="00A00CE6"/>
    <w:rsid w:val="00A00DAD"/>
    <w:rsid w:val="00A00F17"/>
    <w:rsid w:val="00A00FAB"/>
    <w:rsid w:val="00A010A5"/>
    <w:rsid w:val="00A013B5"/>
    <w:rsid w:val="00A013E1"/>
    <w:rsid w:val="00A0182C"/>
    <w:rsid w:val="00A01CD1"/>
    <w:rsid w:val="00A01D09"/>
    <w:rsid w:val="00A01DC0"/>
    <w:rsid w:val="00A02284"/>
    <w:rsid w:val="00A02450"/>
    <w:rsid w:val="00A02512"/>
    <w:rsid w:val="00A02538"/>
    <w:rsid w:val="00A025E9"/>
    <w:rsid w:val="00A026D5"/>
    <w:rsid w:val="00A028A7"/>
    <w:rsid w:val="00A02A35"/>
    <w:rsid w:val="00A02BEF"/>
    <w:rsid w:val="00A031F3"/>
    <w:rsid w:val="00A03264"/>
    <w:rsid w:val="00A033E6"/>
    <w:rsid w:val="00A03585"/>
    <w:rsid w:val="00A035EE"/>
    <w:rsid w:val="00A037AF"/>
    <w:rsid w:val="00A03940"/>
    <w:rsid w:val="00A03965"/>
    <w:rsid w:val="00A03D61"/>
    <w:rsid w:val="00A03EB5"/>
    <w:rsid w:val="00A04056"/>
    <w:rsid w:val="00A04250"/>
    <w:rsid w:val="00A0459E"/>
    <w:rsid w:val="00A045A6"/>
    <w:rsid w:val="00A04AB9"/>
    <w:rsid w:val="00A04AFE"/>
    <w:rsid w:val="00A04BF2"/>
    <w:rsid w:val="00A04C49"/>
    <w:rsid w:val="00A04C86"/>
    <w:rsid w:val="00A055AF"/>
    <w:rsid w:val="00A05642"/>
    <w:rsid w:val="00A05737"/>
    <w:rsid w:val="00A057F0"/>
    <w:rsid w:val="00A0581E"/>
    <w:rsid w:val="00A05863"/>
    <w:rsid w:val="00A05B44"/>
    <w:rsid w:val="00A05C38"/>
    <w:rsid w:val="00A05DB1"/>
    <w:rsid w:val="00A05F38"/>
    <w:rsid w:val="00A061E2"/>
    <w:rsid w:val="00A0644A"/>
    <w:rsid w:val="00A06973"/>
    <w:rsid w:val="00A06C91"/>
    <w:rsid w:val="00A07019"/>
    <w:rsid w:val="00A0710F"/>
    <w:rsid w:val="00A0745D"/>
    <w:rsid w:val="00A0746F"/>
    <w:rsid w:val="00A0768A"/>
    <w:rsid w:val="00A07995"/>
    <w:rsid w:val="00A07ACA"/>
    <w:rsid w:val="00A101CA"/>
    <w:rsid w:val="00A1051E"/>
    <w:rsid w:val="00A10718"/>
    <w:rsid w:val="00A1093E"/>
    <w:rsid w:val="00A10B2F"/>
    <w:rsid w:val="00A10B59"/>
    <w:rsid w:val="00A10CEA"/>
    <w:rsid w:val="00A11131"/>
    <w:rsid w:val="00A111E0"/>
    <w:rsid w:val="00A1164A"/>
    <w:rsid w:val="00A11845"/>
    <w:rsid w:val="00A11A17"/>
    <w:rsid w:val="00A11AC2"/>
    <w:rsid w:val="00A11B36"/>
    <w:rsid w:val="00A11D7D"/>
    <w:rsid w:val="00A11E4A"/>
    <w:rsid w:val="00A11EE8"/>
    <w:rsid w:val="00A120F0"/>
    <w:rsid w:val="00A12275"/>
    <w:rsid w:val="00A12277"/>
    <w:rsid w:val="00A123FE"/>
    <w:rsid w:val="00A1254F"/>
    <w:rsid w:val="00A1255F"/>
    <w:rsid w:val="00A12648"/>
    <w:rsid w:val="00A1287B"/>
    <w:rsid w:val="00A12B9A"/>
    <w:rsid w:val="00A12FE2"/>
    <w:rsid w:val="00A13121"/>
    <w:rsid w:val="00A134B3"/>
    <w:rsid w:val="00A137C5"/>
    <w:rsid w:val="00A13953"/>
    <w:rsid w:val="00A13A93"/>
    <w:rsid w:val="00A1402C"/>
    <w:rsid w:val="00A14055"/>
    <w:rsid w:val="00A143BB"/>
    <w:rsid w:val="00A14562"/>
    <w:rsid w:val="00A14B07"/>
    <w:rsid w:val="00A14D1D"/>
    <w:rsid w:val="00A14D41"/>
    <w:rsid w:val="00A14EB8"/>
    <w:rsid w:val="00A14EC6"/>
    <w:rsid w:val="00A150F8"/>
    <w:rsid w:val="00A15829"/>
    <w:rsid w:val="00A15C98"/>
    <w:rsid w:val="00A15F9E"/>
    <w:rsid w:val="00A16294"/>
    <w:rsid w:val="00A163C3"/>
    <w:rsid w:val="00A1660F"/>
    <w:rsid w:val="00A16703"/>
    <w:rsid w:val="00A16723"/>
    <w:rsid w:val="00A16892"/>
    <w:rsid w:val="00A16A01"/>
    <w:rsid w:val="00A16AF3"/>
    <w:rsid w:val="00A16BA5"/>
    <w:rsid w:val="00A16C1D"/>
    <w:rsid w:val="00A16D6A"/>
    <w:rsid w:val="00A16F84"/>
    <w:rsid w:val="00A170FD"/>
    <w:rsid w:val="00A17577"/>
    <w:rsid w:val="00A179FC"/>
    <w:rsid w:val="00A17B13"/>
    <w:rsid w:val="00A201C9"/>
    <w:rsid w:val="00A20400"/>
    <w:rsid w:val="00A204F7"/>
    <w:rsid w:val="00A208C4"/>
    <w:rsid w:val="00A20959"/>
    <w:rsid w:val="00A20AE8"/>
    <w:rsid w:val="00A20F35"/>
    <w:rsid w:val="00A20F37"/>
    <w:rsid w:val="00A21100"/>
    <w:rsid w:val="00A214A0"/>
    <w:rsid w:val="00A2161F"/>
    <w:rsid w:val="00A21761"/>
    <w:rsid w:val="00A219A8"/>
    <w:rsid w:val="00A21D06"/>
    <w:rsid w:val="00A21F76"/>
    <w:rsid w:val="00A223F6"/>
    <w:rsid w:val="00A2262E"/>
    <w:rsid w:val="00A226A9"/>
    <w:rsid w:val="00A22BDF"/>
    <w:rsid w:val="00A2308C"/>
    <w:rsid w:val="00A230A8"/>
    <w:rsid w:val="00A230B7"/>
    <w:rsid w:val="00A230C7"/>
    <w:rsid w:val="00A230F2"/>
    <w:rsid w:val="00A23138"/>
    <w:rsid w:val="00A23E92"/>
    <w:rsid w:val="00A2405D"/>
    <w:rsid w:val="00A240C1"/>
    <w:rsid w:val="00A24260"/>
    <w:rsid w:val="00A24394"/>
    <w:rsid w:val="00A24796"/>
    <w:rsid w:val="00A248A8"/>
    <w:rsid w:val="00A24D2F"/>
    <w:rsid w:val="00A24E93"/>
    <w:rsid w:val="00A25114"/>
    <w:rsid w:val="00A2517C"/>
    <w:rsid w:val="00A25228"/>
    <w:rsid w:val="00A253D9"/>
    <w:rsid w:val="00A25462"/>
    <w:rsid w:val="00A25768"/>
    <w:rsid w:val="00A257C9"/>
    <w:rsid w:val="00A25BE8"/>
    <w:rsid w:val="00A25EA9"/>
    <w:rsid w:val="00A26200"/>
    <w:rsid w:val="00A270CE"/>
    <w:rsid w:val="00A27278"/>
    <w:rsid w:val="00A2736E"/>
    <w:rsid w:val="00A278D4"/>
    <w:rsid w:val="00A2792B"/>
    <w:rsid w:val="00A27A18"/>
    <w:rsid w:val="00A27B8F"/>
    <w:rsid w:val="00A27BE5"/>
    <w:rsid w:val="00A27C0D"/>
    <w:rsid w:val="00A27DFC"/>
    <w:rsid w:val="00A27F91"/>
    <w:rsid w:val="00A30028"/>
    <w:rsid w:val="00A30295"/>
    <w:rsid w:val="00A30963"/>
    <w:rsid w:val="00A30A5F"/>
    <w:rsid w:val="00A30ABB"/>
    <w:rsid w:val="00A30B73"/>
    <w:rsid w:val="00A30E53"/>
    <w:rsid w:val="00A31009"/>
    <w:rsid w:val="00A31075"/>
    <w:rsid w:val="00A310A5"/>
    <w:rsid w:val="00A3193D"/>
    <w:rsid w:val="00A319A2"/>
    <w:rsid w:val="00A31D04"/>
    <w:rsid w:val="00A3214B"/>
    <w:rsid w:val="00A3226F"/>
    <w:rsid w:val="00A32370"/>
    <w:rsid w:val="00A32482"/>
    <w:rsid w:val="00A324F4"/>
    <w:rsid w:val="00A325A5"/>
    <w:rsid w:val="00A326DE"/>
    <w:rsid w:val="00A32E54"/>
    <w:rsid w:val="00A33050"/>
    <w:rsid w:val="00A3329D"/>
    <w:rsid w:val="00A332DD"/>
    <w:rsid w:val="00A33603"/>
    <w:rsid w:val="00A336C6"/>
    <w:rsid w:val="00A33A7D"/>
    <w:rsid w:val="00A33B14"/>
    <w:rsid w:val="00A33DAE"/>
    <w:rsid w:val="00A347A7"/>
    <w:rsid w:val="00A34869"/>
    <w:rsid w:val="00A348D0"/>
    <w:rsid w:val="00A34916"/>
    <w:rsid w:val="00A34C80"/>
    <w:rsid w:val="00A34D99"/>
    <w:rsid w:val="00A34ECE"/>
    <w:rsid w:val="00A3507E"/>
    <w:rsid w:val="00A35473"/>
    <w:rsid w:val="00A35488"/>
    <w:rsid w:val="00A35A99"/>
    <w:rsid w:val="00A35E74"/>
    <w:rsid w:val="00A36367"/>
    <w:rsid w:val="00A363D8"/>
    <w:rsid w:val="00A364B1"/>
    <w:rsid w:val="00A3650A"/>
    <w:rsid w:val="00A36523"/>
    <w:rsid w:val="00A3657D"/>
    <w:rsid w:val="00A36938"/>
    <w:rsid w:val="00A36B72"/>
    <w:rsid w:val="00A36BC2"/>
    <w:rsid w:val="00A36E7C"/>
    <w:rsid w:val="00A37077"/>
    <w:rsid w:val="00A37093"/>
    <w:rsid w:val="00A37488"/>
    <w:rsid w:val="00A376FC"/>
    <w:rsid w:val="00A378E3"/>
    <w:rsid w:val="00A407CB"/>
    <w:rsid w:val="00A40B41"/>
    <w:rsid w:val="00A40B5A"/>
    <w:rsid w:val="00A40B64"/>
    <w:rsid w:val="00A40CB3"/>
    <w:rsid w:val="00A4111C"/>
    <w:rsid w:val="00A41121"/>
    <w:rsid w:val="00A4122D"/>
    <w:rsid w:val="00A414AF"/>
    <w:rsid w:val="00A415D5"/>
    <w:rsid w:val="00A4196C"/>
    <w:rsid w:val="00A41B1E"/>
    <w:rsid w:val="00A41B1F"/>
    <w:rsid w:val="00A41C25"/>
    <w:rsid w:val="00A41EC7"/>
    <w:rsid w:val="00A41F8B"/>
    <w:rsid w:val="00A41FD0"/>
    <w:rsid w:val="00A4201C"/>
    <w:rsid w:val="00A4212E"/>
    <w:rsid w:val="00A423ED"/>
    <w:rsid w:val="00A42502"/>
    <w:rsid w:val="00A42543"/>
    <w:rsid w:val="00A427DD"/>
    <w:rsid w:val="00A429AC"/>
    <w:rsid w:val="00A42DDD"/>
    <w:rsid w:val="00A430D2"/>
    <w:rsid w:val="00A43195"/>
    <w:rsid w:val="00A434E8"/>
    <w:rsid w:val="00A43810"/>
    <w:rsid w:val="00A43AC2"/>
    <w:rsid w:val="00A43B13"/>
    <w:rsid w:val="00A43E77"/>
    <w:rsid w:val="00A44091"/>
    <w:rsid w:val="00A4442A"/>
    <w:rsid w:val="00A4470C"/>
    <w:rsid w:val="00A448F8"/>
    <w:rsid w:val="00A44ABE"/>
    <w:rsid w:val="00A44C9B"/>
    <w:rsid w:val="00A44F8D"/>
    <w:rsid w:val="00A45066"/>
    <w:rsid w:val="00A450A7"/>
    <w:rsid w:val="00A451B2"/>
    <w:rsid w:val="00A4543A"/>
    <w:rsid w:val="00A45533"/>
    <w:rsid w:val="00A4581F"/>
    <w:rsid w:val="00A4592D"/>
    <w:rsid w:val="00A467FF"/>
    <w:rsid w:val="00A468A4"/>
    <w:rsid w:val="00A469E3"/>
    <w:rsid w:val="00A46BB1"/>
    <w:rsid w:val="00A474C0"/>
    <w:rsid w:val="00A47B37"/>
    <w:rsid w:val="00A47C15"/>
    <w:rsid w:val="00A47F8D"/>
    <w:rsid w:val="00A50532"/>
    <w:rsid w:val="00A50A07"/>
    <w:rsid w:val="00A50BF7"/>
    <w:rsid w:val="00A5111D"/>
    <w:rsid w:val="00A513FF"/>
    <w:rsid w:val="00A51AEB"/>
    <w:rsid w:val="00A51DCC"/>
    <w:rsid w:val="00A52673"/>
    <w:rsid w:val="00A5291B"/>
    <w:rsid w:val="00A52A16"/>
    <w:rsid w:val="00A52B58"/>
    <w:rsid w:val="00A52DED"/>
    <w:rsid w:val="00A52E69"/>
    <w:rsid w:val="00A52F88"/>
    <w:rsid w:val="00A53028"/>
    <w:rsid w:val="00A531EB"/>
    <w:rsid w:val="00A5323E"/>
    <w:rsid w:val="00A53245"/>
    <w:rsid w:val="00A533DF"/>
    <w:rsid w:val="00A536B8"/>
    <w:rsid w:val="00A53841"/>
    <w:rsid w:val="00A5391D"/>
    <w:rsid w:val="00A53B52"/>
    <w:rsid w:val="00A53B97"/>
    <w:rsid w:val="00A53C7E"/>
    <w:rsid w:val="00A54162"/>
    <w:rsid w:val="00A54926"/>
    <w:rsid w:val="00A54C76"/>
    <w:rsid w:val="00A55D9C"/>
    <w:rsid w:val="00A55F8C"/>
    <w:rsid w:val="00A56076"/>
    <w:rsid w:val="00A562A7"/>
    <w:rsid w:val="00A563B6"/>
    <w:rsid w:val="00A5688B"/>
    <w:rsid w:val="00A56940"/>
    <w:rsid w:val="00A569F5"/>
    <w:rsid w:val="00A56B5A"/>
    <w:rsid w:val="00A56BB7"/>
    <w:rsid w:val="00A56C97"/>
    <w:rsid w:val="00A57512"/>
    <w:rsid w:val="00A60122"/>
    <w:rsid w:val="00A604F2"/>
    <w:rsid w:val="00A6097A"/>
    <w:rsid w:val="00A60E03"/>
    <w:rsid w:val="00A60F5E"/>
    <w:rsid w:val="00A60FAD"/>
    <w:rsid w:val="00A610B8"/>
    <w:rsid w:val="00A610F2"/>
    <w:rsid w:val="00A614B8"/>
    <w:rsid w:val="00A61509"/>
    <w:rsid w:val="00A6153C"/>
    <w:rsid w:val="00A6180F"/>
    <w:rsid w:val="00A6192B"/>
    <w:rsid w:val="00A6197B"/>
    <w:rsid w:val="00A61A88"/>
    <w:rsid w:val="00A62317"/>
    <w:rsid w:val="00A62588"/>
    <w:rsid w:val="00A6282A"/>
    <w:rsid w:val="00A62B94"/>
    <w:rsid w:val="00A62C3C"/>
    <w:rsid w:val="00A62C4C"/>
    <w:rsid w:val="00A631D7"/>
    <w:rsid w:val="00A63560"/>
    <w:rsid w:val="00A63868"/>
    <w:rsid w:val="00A63953"/>
    <w:rsid w:val="00A63E98"/>
    <w:rsid w:val="00A6404D"/>
    <w:rsid w:val="00A644A1"/>
    <w:rsid w:val="00A64BBD"/>
    <w:rsid w:val="00A64FF4"/>
    <w:rsid w:val="00A65102"/>
    <w:rsid w:val="00A653B7"/>
    <w:rsid w:val="00A6553A"/>
    <w:rsid w:val="00A65B1E"/>
    <w:rsid w:val="00A65B6C"/>
    <w:rsid w:val="00A66147"/>
    <w:rsid w:val="00A66276"/>
    <w:rsid w:val="00A664F7"/>
    <w:rsid w:val="00A6689E"/>
    <w:rsid w:val="00A668BA"/>
    <w:rsid w:val="00A669DC"/>
    <w:rsid w:val="00A66A84"/>
    <w:rsid w:val="00A66C49"/>
    <w:rsid w:val="00A67087"/>
    <w:rsid w:val="00A67225"/>
    <w:rsid w:val="00A67578"/>
    <w:rsid w:val="00A676E7"/>
    <w:rsid w:val="00A677AD"/>
    <w:rsid w:val="00A67B6F"/>
    <w:rsid w:val="00A67CF2"/>
    <w:rsid w:val="00A70165"/>
    <w:rsid w:val="00A702D1"/>
    <w:rsid w:val="00A705CD"/>
    <w:rsid w:val="00A70A3F"/>
    <w:rsid w:val="00A71790"/>
    <w:rsid w:val="00A71977"/>
    <w:rsid w:val="00A71F22"/>
    <w:rsid w:val="00A7210E"/>
    <w:rsid w:val="00A72256"/>
    <w:rsid w:val="00A723C6"/>
    <w:rsid w:val="00A72431"/>
    <w:rsid w:val="00A72463"/>
    <w:rsid w:val="00A724B8"/>
    <w:rsid w:val="00A7262C"/>
    <w:rsid w:val="00A727E6"/>
    <w:rsid w:val="00A728F4"/>
    <w:rsid w:val="00A729B6"/>
    <w:rsid w:val="00A72A2D"/>
    <w:rsid w:val="00A72CBB"/>
    <w:rsid w:val="00A73115"/>
    <w:rsid w:val="00A731FE"/>
    <w:rsid w:val="00A732A2"/>
    <w:rsid w:val="00A7337B"/>
    <w:rsid w:val="00A733A1"/>
    <w:rsid w:val="00A735C7"/>
    <w:rsid w:val="00A73CC6"/>
    <w:rsid w:val="00A73E05"/>
    <w:rsid w:val="00A73EDA"/>
    <w:rsid w:val="00A745F8"/>
    <w:rsid w:val="00A74739"/>
    <w:rsid w:val="00A74D30"/>
    <w:rsid w:val="00A74F8F"/>
    <w:rsid w:val="00A75005"/>
    <w:rsid w:val="00A7520F"/>
    <w:rsid w:val="00A755EB"/>
    <w:rsid w:val="00A7586A"/>
    <w:rsid w:val="00A75878"/>
    <w:rsid w:val="00A7595D"/>
    <w:rsid w:val="00A75C06"/>
    <w:rsid w:val="00A76115"/>
    <w:rsid w:val="00A76255"/>
    <w:rsid w:val="00A76629"/>
    <w:rsid w:val="00A76A6F"/>
    <w:rsid w:val="00A76E94"/>
    <w:rsid w:val="00A7722C"/>
    <w:rsid w:val="00A7747E"/>
    <w:rsid w:val="00A7756F"/>
    <w:rsid w:val="00A77B92"/>
    <w:rsid w:val="00A77C16"/>
    <w:rsid w:val="00A8007A"/>
    <w:rsid w:val="00A8049B"/>
    <w:rsid w:val="00A807D9"/>
    <w:rsid w:val="00A80917"/>
    <w:rsid w:val="00A80F6E"/>
    <w:rsid w:val="00A8110F"/>
    <w:rsid w:val="00A813FB"/>
    <w:rsid w:val="00A81581"/>
    <w:rsid w:val="00A81654"/>
    <w:rsid w:val="00A81A6D"/>
    <w:rsid w:val="00A81A7C"/>
    <w:rsid w:val="00A81A9B"/>
    <w:rsid w:val="00A81E10"/>
    <w:rsid w:val="00A8222A"/>
    <w:rsid w:val="00A824E8"/>
    <w:rsid w:val="00A8251A"/>
    <w:rsid w:val="00A82529"/>
    <w:rsid w:val="00A82589"/>
    <w:rsid w:val="00A82727"/>
    <w:rsid w:val="00A82C04"/>
    <w:rsid w:val="00A82DAE"/>
    <w:rsid w:val="00A82F3B"/>
    <w:rsid w:val="00A8305B"/>
    <w:rsid w:val="00A83205"/>
    <w:rsid w:val="00A83548"/>
    <w:rsid w:val="00A838F1"/>
    <w:rsid w:val="00A83B81"/>
    <w:rsid w:val="00A84487"/>
    <w:rsid w:val="00A848C9"/>
    <w:rsid w:val="00A84A1B"/>
    <w:rsid w:val="00A84CBF"/>
    <w:rsid w:val="00A851F4"/>
    <w:rsid w:val="00A85448"/>
    <w:rsid w:val="00A854E9"/>
    <w:rsid w:val="00A85667"/>
    <w:rsid w:val="00A859A4"/>
    <w:rsid w:val="00A859E2"/>
    <w:rsid w:val="00A85A47"/>
    <w:rsid w:val="00A85AAC"/>
    <w:rsid w:val="00A85C45"/>
    <w:rsid w:val="00A85E8E"/>
    <w:rsid w:val="00A8611E"/>
    <w:rsid w:val="00A861BB"/>
    <w:rsid w:val="00A8642F"/>
    <w:rsid w:val="00A864B9"/>
    <w:rsid w:val="00A86545"/>
    <w:rsid w:val="00A86BC2"/>
    <w:rsid w:val="00A86DAE"/>
    <w:rsid w:val="00A86DD3"/>
    <w:rsid w:val="00A87017"/>
    <w:rsid w:val="00A8743C"/>
    <w:rsid w:val="00A87698"/>
    <w:rsid w:val="00A87873"/>
    <w:rsid w:val="00A87CBF"/>
    <w:rsid w:val="00A87D8D"/>
    <w:rsid w:val="00A87E24"/>
    <w:rsid w:val="00A87EBA"/>
    <w:rsid w:val="00A90B95"/>
    <w:rsid w:val="00A90DAA"/>
    <w:rsid w:val="00A90E78"/>
    <w:rsid w:val="00A90FF6"/>
    <w:rsid w:val="00A910FD"/>
    <w:rsid w:val="00A9143C"/>
    <w:rsid w:val="00A91627"/>
    <w:rsid w:val="00A917EF"/>
    <w:rsid w:val="00A91890"/>
    <w:rsid w:val="00A9192A"/>
    <w:rsid w:val="00A919E6"/>
    <w:rsid w:val="00A91D78"/>
    <w:rsid w:val="00A92050"/>
    <w:rsid w:val="00A92276"/>
    <w:rsid w:val="00A92339"/>
    <w:rsid w:val="00A924C8"/>
    <w:rsid w:val="00A926DF"/>
    <w:rsid w:val="00A92830"/>
    <w:rsid w:val="00A92B86"/>
    <w:rsid w:val="00A932CA"/>
    <w:rsid w:val="00A935EF"/>
    <w:rsid w:val="00A9362E"/>
    <w:rsid w:val="00A93992"/>
    <w:rsid w:val="00A93BF6"/>
    <w:rsid w:val="00A93CE1"/>
    <w:rsid w:val="00A9400D"/>
    <w:rsid w:val="00A942A5"/>
    <w:rsid w:val="00A94459"/>
    <w:rsid w:val="00A944AB"/>
    <w:rsid w:val="00A944CE"/>
    <w:rsid w:val="00A9456E"/>
    <w:rsid w:val="00A947D3"/>
    <w:rsid w:val="00A948F4"/>
    <w:rsid w:val="00A94905"/>
    <w:rsid w:val="00A94A46"/>
    <w:rsid w:val="00A94A72"/>
    <w:rsid w:val="00A94C2B"/>
    <w:rsid w:val="00A94CED"/>
    <w:rsid w:val="00A94D6D"/>
    <w:rsid w:val="00A94EA4"/>
    <w:rsid w:val="00A94F36"/>
    <w:rsid w:val="00A95094"/>
    <w:rsid w:val="00A95158"/>
    <w:rsid w:val="00A95249"/>
    <w:rsid w:val="00A954A2"/>
    <w:rsid w:val="00A95C1B"/>
    <w:rsid w:val="00A95EA5"/>
    <w:rsid w:val="00A95FC8"/>
    <w:rsid w:val="00A9607B"/>
    <w:rsid w:val="00A969BA"/>
    <w:rsid w:val="00A96E7D"/>
    <w:rsid w:val="00A96F6A"/>
    <w:rsid w:val="00A9732C"/>
    <w:rsid w:val="00A97784"/>
    <w:rsid w:val="00A97790"/>
    <w:rsid w:val="00A97AA3"/>
    <w:rsid w:val="00A97D7F"/>
    <w:rsid w:val="00A97F36"/>
    <w:rsid w:val="00AA0045"/>
    <w:rsid w:val="00AA0446"/>
    <w:rsid w:val="00AA0BDF"/>
    <w:rsid w:val="00AA0D61"/>
    <w:rsid w:val="00AA1128"/>
    <w:rsid w:val="00AA122D"/>
    <w:rsid w:val="00AA128A"/>
    <w:rsid w:val="00AA131E"/>
    <w:rsid w:val="00AA14EB"/>
    <w:rsid w:val="00AA1903"/>
    <w:rsid w:val="00AA191D"/>
    <w:rsid w:val="00AA1F64"/>
    <w:rsid w:val="00AA217E"/>
    <w:rsid w:val="00AA2304"/>
    <w:rsid w:val="00AA25BA"/>
    <w:rsid w:val="00AA269E"/>
    <w:rsid w:val="00AA26EB"/>
    <w:rsid w:val="00AA2A03"/>
    <w:rsid w:val="00AA2D06"/>
    <w:rsid w:val="00AA36D6"/>
    <w:rsid w:val="00AA3827"/>
    <w:rsid w:val="00AA39DC"/>
    <w:rsid w:val="00AA3B67"/>
    <w:rsid w:val="00AA3E56"/>
    <w:rsid w:val="00AA40DB"/>
    <w:rsid w:val="00AA45CF"/>
    <w:rsid w:val="00AA45FF"/>
    <w:rsid w:val="00AA4C3E"/>
    <w:rsid w:val="00AA4D74"/>
    <w:rsid w:val="00AA538D"/>
    <w:rsid w:val="00AA53E2"/>
    <w:rsid w:val="00AA578D"/>
    <w:rsid w:val="00AA58D3"/>
    <w:rsid w:val="00AA5EE5"/>
    <w:rsid w:val="00AA5F3D"/>
    <w:rsid w:val="00AA5F60"/>
    <w:rsid w:val="00AA5F91"/>
    <w:rsid w:val="00AA613E"/>
    <w:rsid w:val="00AA625A"/>
    <w:rsid w:val="00AA6562"/>
    <w:rsid w:val="00AA6640"/>
    <w:rsid w:val="00AA6795"/>
    <w:rsid w:val="00AA6A15"/>
    <w:rsid w:val="00AA6A1C"/>
    <w:rsid w:val="00AA6AC5"/>
    <w:rsid w:val="00AA6B44"/>
    <w:rsid w:val="00AA6C7B"/>
    <w:rsid w:val="00AA6CB5"/>
    <w:rsid w:val="00AA6D85"/>
    <w:rsid w:val="00AA6D97"/>
    <w:rsid w:val="00AA6E9B"/>
    <w:rsid w:val="00AA746C"/>
    <w:rsid w:val="00AA7966"/>
    <w:rsid w:val="00AA7A36"/>
    <w:rsid w:val="00AA7A3E"/>
    <w:rsid w:val="00AA7A53"/>
    <w:rsid w:val="00AA7AE5"/>
    <w:rsid w:val="00AA7AFA"/>
    <w:rsid w:val="00AB03F9"/>
    <w:rsid w:val="00AB073D"/>
    <w:rsid w:val="00AB0891"/>
    <w:rsid w:val="00AB0903"/>
    <w:rsid w:val="00AB1006"/>
    <w:rsid w:val="00AB1054"/>
    <w:rsid w:val="00AB10A0"/>
    <w:rsid w:val="00AB1307"/>
    <w:rsid w:val="00AB1438"/>
    <w:rsid w:val="00AB151D"/>
    <w:rsid w:val="00AB1660"/>
    <w:rsid w:val="00AB1695"/>
    <w:rsid w:val="00AB18A0"/>
    <w:rsid w:val="00AB190A"/>
    <w:rsid w:val="00AB1A55"/>
    <w:rsid w:val="00AB2067"/>
    <w:rsid w:val="00AB23A3"/>
    <w:rsid w:val="00AB24C4"/>
    <w:rsid w:val="00AB2868"/>
    <w:rsid w:val="00AB2979"/>
    <w:rsid w:val="00AB298E"/>
    <w:rsid w:val="00AB2B50"/>
    <w:rsid w:val="00AB2CAE"/>
    <w:rsid w:val="00AB2D53"/>
    <w:rsid w:val="00AB2D71"/>
    <w:rsid w:val="00AB2DD9"/>
    <w:rsid w:val="00AB2E91"/>
    <w:rsid w:val="00AB328D"/>
    <w:rsid w:val="00AB3BD5"/>
    <w:rsid w:val="00AB3D9B"/>
    <w:rsid w:val="00AB3E30"/>
    <w:rsid w:val="00AB4117"/>
    <w:rsid w:val="00AB4256"/>
    <w:rsid w:val="00AB433F"/>
    <w:rsid w:val="00AB4512"/>
    <w:rsid w:val="00AB4CDE"/>
    <w:rsid w:val="00AB4FDC"/>
    <w:rsid w:val="00AB5059"/>
    <w:rsid w:val="00AB505C"/>
    <w:rsid w:val="00AB52E5"/>
    <w:rsid w:val="00AB53A3"/>
    <w:rsid w:val="00AB54AC"/>
    <w:rsid w:val="00AB5501"/>
    <w:rsid w:val="00AB555C"/>
    <w:rsid w:val="00AB55C9"/>
    <w:rsid w:val="00AB5606"/>
    <w:rsid w:val="00AB570A"/>
    <w:rsid w:val="00AB598A"/>
    <w:rsid w:val="00AB59C5"/>
    <w:rsid w:val="00AB6075"/>
    <w:rsid w:val="00AB627D"/>
    <w:rsid w:val="00AB6503"/>
    <w:rsid w:val="00AB655B"/>
    <w:rsid w:val="00AB69A8"/>
    <w:rsid w:val="00AB69F8"/>
    <w:rsid w:val="00AB6E78"/>
    <w:rsid w:val="00AB6EA2"/>
    <w:rsid w:val="00AB70AD"/>
    <w:rsid w:val="00AB7E02"/>
    <w:rsid w:val="00AC015F"/>
    <w:rsid w:val="00AC0396"/>
    <w:rsid w:val="00AC03B5"/>
    <w:rsid w:val="00AC07C7"/>
    <w:rsid w:val="00AC0877"/>
    <w:rsid w:val="00AC08FC"/>
    <w:rsid w:val="00AC0A79"/>
    <w:rsid w:val="00AC0C99"/>
    <w:rsid w:val="00AC0CF8"/>
    <w:rsid w:val="00AC0D7D"/>
    <w:rsid w:val="00AC0F55"/>
    <w:rsid w:val="00AC143D"/>
    <w:rsid w:val="00AC1762"/>
    <w:rsid w:val="00AC18C9"/>
    <w:rsid w:val="00AC1982"/>
    <w:rsid w:val="00AC1FF4"/>
    <w:rsid w:val="00AC206A"/>
    <w:rsid w:val="00AC2584"/>
    <w:rsid w:val="00AC2735"/>
    <w:rsid w:val="00AC29AD"/>
    <w:rsid w:val="00AC2DF1"/>
    <w:rsid w:val="00AC2E62"/>
    <w:rsid w:val="00AC2F48"/>
    <w:rsid w:val="00AC2FA7"/>
    <w:rsid w:val="00AC39F1"/>
    <w:rsid w:val="00AC3CEB"/>
    <w:rsid w:val="00AC3D84"/>
    <w:rsid w:val="00AC4274"/>
    <w:rsid w:val="00AC42E9"/>
    <w:rsid w:val="00AC463A"/>
    <w:rsid w:val="00AC4753"/>
    <w:rsid w:val="00AC4EA7"/>
    <w:rsid w:val="00AC4EE0"/>
    <w:rsid w:val="00AC4F1B"/>
    <w:rsid w:val="00AC4F33"/>
    <w:rsid w:val="00AC5121"/>
    <w:rsid w:val="00AC5269"/>
    <w:rsid w:val="00AC530C"/>
    <w:rsid w:val="00AC55EA"/>
    <w:rsid w:val="00AC59F6"/>
    <w:rsid w:val="00AC5B11"/>
    <w:rsid w:val="00AC5D8D"/>
    <w:rsid w:val="00AC5DE6"/>
    <w:rsid w:val="00AC6118"/>
    <w:rsid w:val="00AC62DC"/>
    <w:rsid w:val="00AC6AFA"/>
    <w:rsid w:val="00AC7944"/>
    <w:rsid w:val="00AC7E1E"/>
    <w:rsid w:val="00AD041B"/>
    <w:rsid w:val="00AD0480"/>
    <w:rsid w:val="00AD058C"/>
    <w:rsid w:val="00AD0759"/>
    <w:rsid w:val="00AD07DA"/>
    <w:rsid w:val="00AD08FE"/>
    <w:rsid w:val="00AD0902"/>
    <w:rsid w:val="00AD091A"/>
    <w:rsid w:val="00AD0CBC"/>
    <w:rsid w:val="00AD10B4"/>
    <w:rsid w:val="00AD128D"/>
    <w:rsid w:val="00AD1412"/>
    <w:rsid w:val="00AD1582"/>
    <w:rsid w:val="00AD1699"/>
    <w:rsid w:val="00AD173F"/>
    <w:rsid w:val="00AD193B"/>
    <w:rsid w:val="00AD1FE2"/>
    <w:rsid w:val="00AD2189"/>
    <w:rsid w:val="00AD230A"/>
    <w:rsid w:val="00AD2393"/>
    <w:rsid w:val="00AD2491"/>
    <w:rsid w:val="00AD275A"/>
    <w:rsid w:val="00AD28D1"/>
    <w:rsid w:val="00AD2CAF"/>
    <w:rsid w:val="00AD2FFB"/>
    <w:rsid w:val="00AD30A2"/>
    <w:rsid w:val="00AD3BF2"/>
    <w:rsid w:val="00AD406B"/>
    <w:rsid w:val="00AD413A"/>
    <w:rsid w:val="00AD4389"/>
    <w:rsid w:val="00AD44C6"/>
    <w:rsid w:val="00AD45F4"/>
    <w:rsid w:val="00AD4903"/>
    <w:rsid w:val="00AD49FC"/>
    <w:rsid w:val="00AD51F6"/>
    <w:rsid w:val="00AD54FF"/>
    <w:rsid w:val="00AD5528"/>
    <w:rsid w:val="00AD592B"/>
    <w:rsid w:val="00AD5AA2"/>
    <w:rsid w:val="00AD5E4E"/>
    <w:rsid w:val="00AD600F"/>
    <w:rsid w:val="00AD6219"/>
    <w:rsid w:val="00AD65EF"/>
    <w:rsid w:val="00AD6724"/>
    <w:rsid w:val="00AD6766"/>
    <w:rsid w:val="00AD677A"/>
    <w:rsid w:val="00AD6963"/>
    <w:rsid w:val="00AD6AF4"/>
    <w:rsid w:val="00AD6C3B"/>
    <w:rsid w:val="00AD6D6A"/>
    <w:rsid w:val="00AD6DB5"/>
    <w:rsid w:val="00AD70FB"/>
    <w:rsid w:val="00AD7114"/>
    <w:rsid w:val="00AD714D"/>
    <w:rsid w:val="00AD7639"/>
    <w:rsid w:val="00AD76C8"/>
    <w:rsid w:val="00AD799C"/>
    <w:rsid w:val="00AD7B4C"/>
    <w:rsid w:val="00AD7BBE"/>
    <w:rsid w:val="00AD7C88"/>
    <w:rsid w:val="00AD7F9A"/>
    <w:rsid w:val="00AE087F"/>
    <w:rsid w:val="00AE09E6"/>
    <w:rsid w:val="00AE0A73"/>
    <w:rsid w:val="00AE0D07"/>
    <w:rsid w:val="00AE0FF1"/>
    <w:rsid w:val="00AE101F"/>
    <w:rsid w:val="00AE1072"/>
    <w:rsid w:val="00AE1250"/>
    <w:rsid w:val="00AE13BE"/>
    <w:rsid w:val="00AE1993"/>
    <w:rsid w:val="00AE1A7D"/>
    <w:rsid w:val="00AE1D97"/>
    <w:rsid w:val="00AE1F8C"/>
    <w:rsid w:val="00AE2055"/>
    <w:rsid w:val="00AE2164"/>
    <w:rsid w:val="00AE2406"/>
    <w:rsid w:val="00AE2426"/>
    <w:rsid w:val="00AE2485"/>
    <w:rsid w:val="00AE2782"/>
    <w:rsid w:val="00AE2F47"/>
    <w:rsid w:val="00AE3120"/>
    <w:rsid w:val="00AE3391"/>
    <w:rsid w:val="00AE3661"/>
    <w:rsid w:val="00AE37CA"/>
    <w:rsid w:val="00AE387A"/>
    <w:rsid w:val="00AE38D9"/>
    <w:rsid w:val="00AE446A"/>
    <w:rsid w:val="00AE4998"/>
    <w:rsid w:val="00AE49F2"/>
    <w:rsid w:val="00AE4F22"/>
    <w:rsid w:val="00AE4F59"/>
    <w:rsid w:val="00AE534C"/>
    <w:rsid w:val="00AE5668"/>
    <w:rsid w:val="00AE59A6"/>
    <w:rsid w:val="00AE5BD6"/>
    <w:rsid w:val="00AE5BE5"/>
    <w:rsid w:val="00AE5C9A"/>
    <w:rsid w:val="00AE5F89"/>
    <w:rsid w:val="00AE6061"/>
    <w:rsid w:val="00AE6186"/>
    <w:rsid w:val="00AE6331"/>
    <w:rsid w:val="00AE6382"/>
    <w:rsid w:val="00AE63A7"/>
    <w:rsid w:val="00AE63DD"/>
    <w:rsid w:val="00AE655F"/>
    <w:rsid w:val="00AE66A8"/>
    <w:rsid w:val="00AE672E"/>
    <w:rsid w:val="00AE6820"/>
    <w:rsid w:val="00AE6AD7"/>
    <w:rsid w:val="00AE6DC2"/>
    <w:rsid w:val="00AE6E17"/>
    <w:rsid w:val="00AE71B3"/>
    <w:rsid w:val="00AE74D9"/>
    <w:rsid w:val="00AE79BD"/>
    <w:rsid w:val="00AE7A71"/>
    <w:rsid w:val="00AE7B30"/>
    <w:rsid w:val="00AE7FC4"/>
    <w:rsid w:val="00AE7FE7"/>
    <w:rsid w:val="00AF0064"/>
    <w:rsid w:val="00AF0261"/>
    <w:rsid w:val="00AF03CF"/>
    <w:rsid w:val="00AF0546"/>
    <w:rsid w:val="00AF0704"/>
    <w:rsid w:val="00AF0AA0"/>
    <w:rsid w:val="00AF0BF5"/>
    <w:rsid w:val="00AF0D3B"/>
    <w:rsid w:val="00AF0D75"/>
    <w:rsid w:val="00AF13F9"/>
    <w:rsid w:val="00AF151A"/>
    <w:rsid w:val="00AF18D0"/>
    <w:rsid w:val="00AF1D81"/>
    <w:rsid w:val="00AF1DFE"/>
    <w:rsid w:val="00AF208D"/>
    <w:rsid w:val="00AF21AB"/>
    <w:rsid w:val="00AF29C3"/>
    <w:rsid w:val="00AF2B40"/>
    <w:rsid w:val="00AF2C51"/>
    <w:rsid w:val="00AF350E"/>
    <w:rsid w:val="00AF3616"/>
    <w:rsid w:val="00AF373B"/>
    <w:rsid w:val="00AF3E4A"/>
    <w:rsid w:val="00AF4220"/>
    <w:rsid w:val="00AF423A"/>
    <w:rsid w:val="00AF42B6"/>
    <w:rsid w:val="00AF456D"/>
    <w:rsid w:val="00AF45AA"/>
    <w:rsid w:val="00AF479C"/>
    <w:rsid w:val="00AF48A1"/>
    <w:rsid w:val="00AF4943"/>
    <w:rsid w:val="00AF49FA"/>
    <w:rsid w:val="00AF4A30"/>
    <w:rsid w:val="00AF4EAC"/>
    <w:rsid w:val="00AF53EB"/>
    <w:rsid w:val="00AF56CA"/>
    <w:rsid w:val="00AF57B3"/>
    <w:rsid w:val="00AF5B0B"/>
    <w:rsid w:val="00AF6524"/>
    <w:rsid w:val="00AF6528"/>
    <w:rsid w:val="00AF6935"/>
    <w:rsid w:val="00AF6976"/>
    <w:rsid w:val="00AF6A48"/>
    <w:rsid w:val="00AF6F7A"/>
    <w:rsid w:val="00AF6FB1"/>
    <w:rsid w:val="00AF6FD3"/>
    <w:rsid w:val="00AF71F7"/>
    <w:rsid w:val="00AF7429"/>
    <w:rsid w:val="00AF743E"/>
    <w:rsid w:val="00AF7C23"/>
    <w:rsid w:val="00AF7EDF"/>
    <w:rsid w:val="00B001EC"/>
    <w:rsid w:val="00B00572"/>
    <w:rsid w:val="00B00794"/>
    <w:rsid w:val="00B00B2E"/>
    <w:rsid w:val="00B00F4D"/>
    <w:rsid w:val="00B01361"/>
    <w:rsid w:val="00B0139B"/>
    <w:rsid w:val="00B01457"/>
    <w:rsid w:val="00B016BD"/>
    <w:rsid w:val="00B01937"/>
    <w:rsid w:val="00B01C3A"/>
    <w:rsid w:val="00B01E6E"/>
    <w:rsid w:val="00B02055"/>
    <w:rsid w:val="00B020CF"/>
    <w:rsid w:val="00B02310"/>
    <w:rsid w:val="00B02DF4"/>
    <w:rsid w:val="00B02F6E"/>
    <w:rsid w:val="00B030CD"/>
    <w:rsid w:val="00B034BB"/>
    <w:rsid w:val="00B0355A"/>
    <w:rsid w:val="00B03878"/>
    <w:rsid w:val="00B03C49"/>
    <w:rsid w:val="00B03D25"/>
    <w:rsid w:val="00B03F9A"/>
    <w:rsid w:val="00B040AE"/>
    <w:rsid w:val="00B0443B"/>
    <w:rsid w:val="00B049EE"/>
    <w:rsid w:val="00B04A56"/>
    <w:rsid w:val="00B04B27"/>
    <w:rsid w:val="00B04D7A"/>
    <w:rsid w:val="00B05368"/>
    <w:rsid w:val="00B0580A"/>
    <w:rsid w:val="00B05BBE"/>
    <w:rsid w:val="00B05C19"/>
    <w:rsid w:val="00B05E93"/>
    <w:rsid w:val="00B05F7C"/>
    <w:rsid w:val="00B060CA"/>
    <w:rsid w:val="00B061DF"/>
    <w:rsid w:val="00B06393"/>
    <w:rsid w:val="00B064ED"/>
    <w:rsid w:val="00B0654E"/>
    <w:rsid w:val="00B06753"/>
    <w:rsid w:val="00B068F6"/>
    <w:rsid w:val="00B06BFB"/>
    <w:rsid w:val="00B07007"/>
    <w:rsid w:val="00B0756E"/>
    <w:rsid w:val="00B07590"/>
    <w:rsid w:val="00B0799C"/>
    <w:rsid w:val="00B07F39"/>
    <w:rsid w:val="00B1011E"/>
    <w:rsid w:val="00B10129"/>
    <w:rsid w:val="00B103E7"/>
    <w:rsid w:val="00B10A23"/>
    <w:rsid w:val="00B10B24"/>
    <w:rsid w:val="00B10ECB"/>
    <w:rsid w:val="00B111C1"/>
    <w:rsid w:val="00B112BA"/>
    <w:rsid w:val="00B11315"/>
    <w:rsid w:val="00B113B9"/>
    <w:rsid w:val="00B114D4"/>
    <w:rsid w:val="00B11699"/>
    <w:rsid w:val="00B11FE1"/>
    <w:rsid w:val="00B121F6"/>
    <w:rsid w:val="00B12654"/>
    <w:rsid w:val="00B126A5"/>
    <w:rsid w:val="00B1274C"/>
    <w:rsid w:val="00B128E6"/>
    <w:rsid w:val="00B1305D"/>
    <w:rsid w:val="00B13A4F"/>
    <w:rsid w:val="00B13AED"/>
    <w:rsid w:val="00B13B7A"/>
    <w:rsid w:val="00B13F85"/>
    <w:rsid w:val="00B13FB6"/>
    <w:rsid w:val="00B140D0"/>
    <w:rsid w:val="00B141A3"/>
    <w:rsid w:val="00B14655"/>
    <w:rsid w:val="00B14665"/>
    <w:rsid w:val="00B146F2"/>
    <w:rsid w:val="00B14A5D"/>
    <w:rsid w:val="00B14B18"/>
    <w:rsid w:val="00B1508F"/>
    <w:rsid w:val="00B15123"/>
    <w:rsid w:val="00B15242"/>
    <w:rsid w:val="00B15829"/>
    <w:rsid w:val="00B16065"/>
    <w:rsid w:val="00B161D7"/>
    <w:rsid w:val="00B16281"/>
    <w:rsid w:val="00B16422"/>
    <w:rsid w:val="00B1647B"/>
    <w:rsid w:val="00B16535"/>
    <w:rsid w:val="00B16942"/>
    <w:rsid w:val="00B16DB0"/>
    <w:rsid w:val="00B16F50"/>
    <w:rsid w:val="00B1719D"/>
    <w:rsid w:val="00B173E0"/>
    <w:rsid w:val="00B174CC"/>
    <w:rsid w:val="00B174E3"/>
    <w:rsid w:val="00B175A7"/>
    <w:rsid w:val="00B1771F"/>
    <w:rsid w:val="00B17807"/>
    <w:rsid w:val="00B17A73"/>
    <w:rsid w:val="00B17E19"/>
    <w:rsid w:val="00B17E57"/>
    <w:rsid w:val="00B17F87"/>
    <w:rsid w:val="00B20178"/>
    <w:rsid w:val="00B20319"/>
    <w:rsid w:val="00B2035B"/>
    <w:rsid w:val="00B2096C"/>
    <w:rsid w:val="00B20A17"/>
    <w:rsid w:val="00B20D2B"/>
    <w:rsid w:val="00B20FB7"/>
    <w:rsid w:val="00B210C2"/>
    <w:rsid w:val="00B210EB"/>
    <w:rsid w:val="00B21269"/>
    <w:rsid w:val="00B2147F"/>
    <w:rsid w:val="00B214C1"/>
    <w:rsid w:val="00B2176D"/>
    <w:rsid w:val="00B2180D"/>
    <w:rsid w:val="00B21AA7"/>
    <w:rsid w:val="00B21BD8"/>
    <w:rsid w:val="00B21C24"/>
    <w:rsid w:val="00B21C7E"/>
    <w:rsid w:val="00B21D2C"/>
    <w:rsid w:val="00B21F66"/>
    <w:rsid w:val="00B221F2"/>
    <w:rsid w:val="00B22427"/>
    <w:rsid w:val="00B22467"/>
    <w:rsid w:val="00B22784"/>
    <w:rsid w:val="00B228B3"/>
    <w:rsid w:val="00B22AA2"/>
    <w:rsid w:val="00B22B07"/>
    <w:rsid w:val="00B22ED2"/>
    <w:rsid w:val="00B23252"/>
    <w:rsid w:val="00B23331"/>
    <w:rsid w:val="00B23439"/>
    <w:rsid w:val="00B234EB"/>
    <w:rsid w:val="00B2388E"/>
    <w:rsid w:val="00B239A8"/>
    <w:rsid w:val="00B23B74"/>
    <w:rsid w:val="00B23EBC"/>
    <w:rsid w:val="00B24085"/>
    <w:rsid w:val="00B24679"/>
    <w:rsid w:val="00B24FDE"/>
    <w:rsid w:val="00B25146"/>
    <w:rsid w:val="00B255AE"/>
    <w:rsid w:val="00B25737"/>
    <w:rsid w:val="00B25E11"/>
    <w:rsid w:val="00B25E30"/>
    <w:rsid w:val="00B25F61"/>
    <w:rsid w:val="00B26091"/>
    <w:rsid w:val="00B2658A"/>
    <w:rsid w:val="00B2662D"/>
    <w:rsid w:val="00B268A6"/>
    <w:rsid w:val="00B269D0"/>
    <w:rsid w:val="00B26BBA"/>
    <w:rsid w:val="00B26C48"/>
    <w:rsid w:val="00B26DA2"/>
    <w:rsid w:val="00B26F2C"/>
    <w:rsid w:val="00B27438"/>
    <w:rsid w:val="00B27580"/>
    <w:rsid w:val="00B278FE"/>
    <w:rsid w:val="00B3006B"/>
    <w:rsid w:val="00B30625"/>
    <w:rsid w:val="00B3091F"/>
    <w:rsid w:val="00B309ED"/>
    <w:rsid w:val="00B30CE9"/>
    <w:rsid w:val="00B30D24"/>
    <w:rsid w:val="00B30FB6"/>
    <w:rsid w:val="00B3101C"/>
    <w:rsid w:val="00B3104D"/>
    <w:rsid w:val="00B310C1"/>
    <w:rsid w:val="00B31789"/>
    <w:rsid w:val="00B319BA"/>
    <w:rsid w:val="00B319CC"/>
    <w:rsid w:val="00B31C55"/>
    <w:rsid w:val="00B31ED0"/>
    <w:rsid w:val="00B31F31"/>
    <w:rsid w:val="00B32374"/>
    <w:rsid w:val="00B324D7"/>
    <w:rsid w:val="00B325D6"/>
    <w:rsid w:val="00B32847"/>
    <w:rsid w:val="00B328B8"/>
    <w:rsid w:val="00B328FB"/>
    <w:rsid w:val="00B32A25"/>
    <w:rsid w:val="00B32AC8"/>
    <w:rsid w:val="00B32CA1"/>
    <w:rsid w:val="00B32D0F"/>
    <w:rsid w:val="00B32E72"/>
    <w:rsid w:val="00B33177"/>
    <w:rsid w:val="00B33333"/>
    <w:rsid w:val="00B33384"/>
    <w:rsid w:val="00B33388"/>
    <w:rsid w:val="00B33DE2"/>
    <w:rsid w:val="00B343CF"/>
    <w:rsid w:val="00B3449E"/>
    <w:rsid w:val="00B34609"/>
    <w:rsid w:val="00B3481B"/>
    <w:rsid w:val="00B349E4"/>
    <w:rsid w:val="00B34AAB"/>
    <w:rsid w:val="00B34B0D"/>
    <w:rsid w:val="00B34BCA"/>
    <w:rsid w:val="00B34C2B"/>
    <w:rsid w:val="00B35188"/>
    <w:rsid w:val="00B35248"/>
    <w:rsid w:val="00B35467"/>
    <w:rsid w:val="00B35490"/>
    <w:rsid w:val="00B35684"/>
    <w:rsid w:val="00B357FF"/>
    <w:rsid w:val="00B359EB"/>
    <w:rsid w:val="00B35A1B"/>
    <w:rsid w:val="00B35CCA"/>
    <w:rsid w:val="00B35FDA"/>
    <w:rsid w:val="00B36106"/>
    <w:rsid w:val="00B36674"/>
    <w:rsid w:val="00B3694A"/>
    <w:rsid w:val="00B36B2C"/>
    <w:rsid w:val="00B36B37"/>
    <w:rsid w:val="00B36F54"/>
    <w:rsid w:val="00B36FC0"/>
    <w:rsid w:val="00B3743A"/>
    <w:rsid w:val="00B37487"/>
    <w:rsid w:val="00B37646"/>
    <w:rsid w:val="00B3778F"/>
    <w:rsid w:val="00B37845"/>
    <w:rsid w:val="00B37B6B"/>
    <w:rsid w:val="00B37CCA"/>
    <w:rsid w:val="00B37E81"/>
    <w:rsid w:val="00B400B2"/>
    <w:rsid w:val="00B4015C"/>
    <w:rsid w:val="00B40170"/>
    <w:rsid w:val="00B406FB"/>
    <w:rsid w:val="00B4076A"/>
    <w:rsid w:val="00B407CD"/>
    <w:rsid w:val="00B4082E"/>
    <w:rsid w:val="00B40BD1"/>
    <w:rsid w:val="00B40CB4"/>
    <w:rsid w:val="00B40DF7"/>
    <w:rsid w:val="00B40E7F"/>
    <w:rsid w:val="00B40FF2"/>
    <w:rsid w:val="00B41129"/>
    <w:rsid w:val="00B41358"/>
    <w:rsid w:val="00B418D4"/>
    <w:rsid w:val="00B419CD"/>
    <w:rsid w:val="00B41AAF"/>
    <w:rsid w:val="00B41E59"/>
    <w:rsid w:val="00B41EB4"/>
    <w:rsid w:val="00B4223A"/>
    <w:rsid w:val="00B42361"/>
    <w:rsid w:val="00B42581"/>
    <w:rsid w:val="00B425B2"/>
    <w:rsid w:val="00B426FF"/>
    <w:rsid w:val="00B42722"/>
    <w:rsid w:val="00B42910"/>
    <w:rsid w:val="00B42B21"/>
    <w:rsid w:val="00B42BDF"/>
    <w:rsid w:val="00B430CC"/>
    <w:rsid w:val="00B43132"/>
    <w:rsid w:val="00B434A0"/>
    <w:rsid w:val="00B43696"/>
    <w:rsid w:val="00B43766"/>
    <w:rsid w:val="00B43882"/>
    <w:rsid w:val="00B439E5"/>
    <w:rsid w:val="00B43A5B"/>
    <w:rsid w:val="00B44106"/>
    <w:rsid w:val="00B44145"/>
    <w:rsid w:val="00B4457E"/>
    <w:rsid w:val="00B44631"/>
    <w:rsid w:val="00B44651"/>
    <w:rsid w:val="00B4496F"/>
    <w:rsid w:val="00B44A4A"/>
    <w:rsid w:val="00B44D57"/>
    <w:rsid w:val="00B44EF3"/>
    <w:rsid w:val="00B44FD3"/>
    <w:rsid w:val="00B4545A"/>
    <w:rsid w:val="00B45615"/>
    <w:rsid w:val="00B459F9"/>
    <w:rsid w:val="00B45CBE"/>
    <w:rsid w:val="00B4642A"/>
    <w:rsid w:val="00B46764"/>
    <w:rsid w:val="00B46816"/>
    <w:rsid w:val="00B4681D"/>
    <w:rsid w:val="00B46CEF"/>
    <w:rsid w:val="00B46D41"/>
    <w:rsid w:val="00B4701C"/>
    <w:rsid w:val="00B471F0"/>
    <w:rsid w:val="00B47243"/>
    <w:rsid w:val="00B472A1"/>
    <w:rsid w:val="00B47684"/>
    <w:rsid w:val="00B4794F"/>
    <w:rsid w:val="00B479E4"/>
    <w:rsid w:val="00B50233"/>
    <w:rsid w:val="00B5023E"/>
    <w:rsid w:val="00B5095D"/>
    <w:rsid w:val="00B50965"/>
    <w:rsid w:val="00B50CE9"/>
    <w:rsid w:val="00B50F67"/>
    <w:rsid w:val="00B51169"/>
    <w:rsid w:val="00B51256"/>
    <w:rsid w:val="00B515C0"/>
    <w:rsid w:val="00B5176B"/>
    <w:rsid w:val="00B51C32"/>
    <w:rsid w:val="00B51E31"/>
    <w:rsid w:val="00B51F6D"/>
    <w:rsid w:val="00B520A7"/>
    <w:rsid w:val="00B520AF"/>
    <w:rsid w:val="00B520BD"/>
    <w:rsid w:val="00B52177"/>
    <w:rsid w:val="00B521DA"/>
    <w:rsid w:val="00B52219"/>
    <w:rsid w:val="00B5246F"/>
    <w:rsid w:val="00B524D1"/>
    <w:rsid w:val="00B525B0"/>
    <w:rsid w:val="00B52824"/>
    <w:rsid w:val="00B52A1B"/>
    <w:rsid w:val="00B52AE6"/>
    <w:rsid w:val="00B52E28"/>
    <w:rsid w:val="00B534AE"/>
    <w:rsid w:val="00B536A2"/>
    <w:rsid w:val="00B538A6"/>
    <w:rsid w:val="00B540F0"/>
    <w:rsid w:val="00B54366"/>
    <w:rsid w:val="00B543CE"/>
    <w:rsid w:val="00B545DF"/>
    <w:rsid w:val="00B545FA"/>
    <w:rsid w:val="00B549C0"/>
    <w:rsid w:val="00B54FBF"/>
    <w:rsid w:val="00B54FCD"/>
    <w:rsid w:val="00B55305"/>
    <w:rsid w:val="00B554A2"/>
    <w:rsid w:val="00B55506"/>
    <w:rsid w:val="00B55604"/>
    <w:rsid w:val="00B55684"/>
    <w:rsid w:val="00B55758"/>
    <w:rsid w:val="00B55B64"/>
    <w:rsid w:val="00B55D70"/>
    <w:rsid w:val="00B56252"/>
    <w:rsid w:val="00B5683B"/>
    <w:rsid w:val="00B56BE8"/>
    <w:rsid w:val="00B56C12"/>
    <w:rsid w:val="00B56D33"/>
    <w:rsid w:val="00B57009"/>
    <w:rsid w:val="00B5702B"/>
    <w:rsid w:val="00B57064"/>
    <w:rsid w:val="00B57284"/>
    <w:rsid w:val="00B574BF"/>
    <w:rsid w:val="00B576B6"/>
    <w:rsid w:val="00B57803"/>
    <w:rsid w:val="00B5792B"/>
    <w:rsid w:val="00B57A68"/>
    <w:rsid w:val="00B57B0E"/>
    <w:rsid w:val="00B57C73"/>
    <w:rsid w:val="00B57FAF"/>
    <w:rsid w:val="00B6014F"/>
    <w:rsid w:val="00B60300"/>
    <w:rsid w:val="00B603A5"/>
    <w:rsid w:val="00B60573"/>
    <w:rsid w:val="00B6059D"/>
    <w:rsid w:val="00B60627"/>
    <w:rsid w:val="00B60995"/>
    <w:rsid w:val="00B60A56"/>
    <w:rsid w:val="00B60B29"/>
    <w:rsid w:val="00B6173F"/>
    <w:rsid w:val="00B617FC"/>
    <w:rsid w:val="00B61B3D"/>
    <w:rsid w:val="00B622DB"/>
    <w:rsid w:val="00B6239A"/>
    <w:rsid w:val="00B626AC"/>
    <w:rsid w:val="00B6270D"/>
    <w:rsid w:val="00B62974"/>
    <w:rsid w:val="00B62BC0"/>
    <w:rsid w:val="00B62F05"/>
    <w:rsid w:val="00B6323C"/>
    <w:rsid w:val="00B63292"/>
    <w:rsid w:val="00B634B6"/>
    <w:rsid w:val="00B634C1"/>
    <w:rsid w:val="00B636F6"/>
    <w:rsid w:val="00B63775"/>
    <w:rsid w:val="00B63E35"/>
    <w:rsid w:val="00B6407D"/>
    <w:rsid w:val="00B64090"/>
    <w:rsid w:val="00B64191"/>
    <w:rsid w:val="00B6442B"/>
    <w:rsid w:val="00B6454B"/>
    <w:rsid w:val="00B64654"/>
    <w:rsid w:val="00B646D3"/>
    <w:rsid w:val="00B64BE0"/>
    <w:rsid w:val="00B64C0A"/>
    <w:rsid w:val="00B64EB6"/>
    <w:rsid w:val="00B64EF6"/>
    <w:rsid w:val="00B6512B"/>
    <w:rsid w:val="00B65166"/>
    <w:rsid w:val="00B65263"/>
    <w:rsid w:val="00B65295"/>
    <w:rsid w:val="00B65599"/>
    <w:rsid w:val="00B6574A"/>
    <w:rsid w:val="00B65777"/>
    <w:rsid w:val="00B6582E"/>
    <w:rsid w:val="00B65A4C"/>
    <w:rsid w:val="00B65E59"/>
    <w:rsid w:val="00B6622D"/>
    <w:rsid w:val="00B6631A"/>
    <w:rsid w:val="00B66418"/>
    <w:rsid w:val="00B66748"/>
    <w:rsid w:val="00B66ECE"/>
    <w:rsid w:val="00B67043"/>
    <w:rsid w:val="00B67113"/>
    <w:rsid w:val="00B67151"/>
    <w:rsid w:val="00B673EB"/>
    <w:rsid w:val="00B6797C"/>
    <w:rsid w:val="00B67A4E"/>
    <w:rsid w:val="00B67AC6"/>
    <w:rsid w:val="00B67AD0"/>
    <w:rsid w:val="00B67D78"/>
    <w:rsid w:val="00B67E90"/>
    <w:rsid w:val="00B703CC"/>
    <w:rsid w:val="00B708CE"/>
    <w:rsid w:val="00B70B4C"/>
    <w:rsid w:val="00B71078"/>
    <w:rsid w:val="00B710DC"/>
    <w:rsid w:val="00B71123"/>
    <w:rsid w:val="00B712FD"/>
    <w:rsid w:val="00B716D3"/>
    <w:rsid w:val="00B71AFE"/>
    <w:rsid w:val="00B71B37"/>
    <w:rsid w:val="00B71B52"/>
    <w:rsid w:val="00B71C9E"/>
    <w:rsid w:val="00B720C6"/>
    <w:rsid w:val="00B7256F"/>
    <w:rsid w:val="00B729DE"/>
    <w:rsid w:val="00B72E4A"/>
    <w:rsid w:val="00B73000"/>
    <w:rsid w:val="00B73201"/>
    <w:rsid w:val="00B733E4"/>
    <w:rsid w:val="00B73816"/>
    <w:rsid w:val="00B738AA"/>
    <w:rsid w:val="00B738E2"/>
    <w:rsid w:val="00B73E38"/>
    <w:rsid w:val="00B740A3"/>
    <w:rsid w:val="00B74625"/>
    <w:rsid w:val="00B749A4"/>
    <w:rsid w:val="00B74CDA"/>
    <w:rsid w:val="00B7536D"/>
    <w:rsid w:val="00B75686"/>
    <w:rsid w:val="00B75BC0"/>
    <w:rsid w:val="00B76068"/>
    <w:rsid w:val="00B763D6"/>
    <w:rsid w:val="00B7658C"/>
    <w:rsid w:val="00B76745"/>
    <w:rsid w:val="00B76748"/>
    <w:rsid w:val="00B7695C"/>
    <w:rsid w:val="00B76A70"/>
    <w:rsid w:val="00B76C9D"/>
    <w:rsid w:val="00B76CA1"/>
    <w:rsid w:val="00B76E2B"/>
    <w:rsid w:val="00B76E85"/>
    <w:rsid w:val="00B7719E"/>
    <w:rsid w:val="00B77531"/>
    <w:rsid w:val="00B7770E"/>
    <w:rsid w:val="00B778D9"/>
    <w:rsid w:val="00B77B56"/>
    <w:rsid w:val="00B77B65"/>
    <w:rsid w:val="00B77D5C"/>
    <w:rsid w:val="00B77EB5"/>
    <w:rsid w:val="00B80180"/>
    <w:rsid w:val="00B801BC"/>
    <w:rsid w:val="00B80211"/>
    <w:rsid w:val="00B80431"/>
    <w:rsid w:val="00B805DB"/>
    <w:rsid w:val="00B80802"/>
    <w:rsid w:val="00B80A6D"/>
    <w:rsid w:val="00B80B3E"/>
    <w:rsid w:val="00B80D9F"/>
    <w:rsid w:val="00B810B5"/>
    <w:rsid w:val="00B81245"/>
    <w:rsid w:val="00B81309"/>
    <w:rsid w:val="00B8150C"/>
    <w:rsid w:val="00B815E1"/>
    <w:rsid w:val="00B817E9"/>
    <w:rsid w:val="00B81A45"/>
    <w:rsid w:val="00B81B57"/>
    <w:rsid w:val="00B81D95"/>
    <w:rsid w:val="00B823BA"/>
    <w:rsid w:val="00B826C4"/>
    <w:rsid w:val="00B82979"/>
    <w:rsid w:val="00B82E64"/>
    <w:rsid w:val="00B82F5B"/>
    <w:rsid w:val="00B83377"/>
    <w:rsid w:val="00B83937"/>
    <w:rsid w:val="00B83A73"/>
    <w:rsid w:val="00B83B7D"/>
    <w:rsid w:val="00B83C1A"/>
    <w:rsid w:val="00B83C91"/>
    <w:rsid w:val="00B83CB6"/>
    <w:rsid w:val="00B83D97"/>
    <w:rsid w:val="00B83EEA"/>
    <w:rsid w:val="00B8487D"/>
    <w:rsid w:val="00B84983"/>
    <w:rsid w:val="00B8499F"/>
    <w:rsid w:val="00B84B3F"/>
    <w:rsid w:val="00B84BC5"/>
    <w:rsid w:val="00B84CC9"/>
    <w:rsid w:val="00B8517C"/>
    <w:rsid w:val="00B851FB"/>
    <w:rsid w:val="00B854B2"/>
    <w:rsid w:val="00B85585"/>
    <w:rsid w:val="00B855AB"/>
    <w:rsid w:val="00B85864"/>
    <w:rsid w:val="00B85BDA"/>
    <w:rsid w:val="00B86035"/>
    <w:rsid w:val="00B86269"/>
    <w:rsid w:val="00B8656F"/>
    <w:rsid w:val="00B86CD9"/>
    <w:rsid w:val="00B86E1D"/>
    <w:rsid w:val="00B86E81"/>
    <w:rsid w:val="00B86F6C"/>
    <w:rsid w:val="00B871C6"/>
    <w:rsid w:val="00B8730F"/>
    <w:rsid w:val="00B873E3"/>
    <w:rsid w:val="00B877F4"/>
    <w:rsid w:val="00B878C8"/>
    <w:rsid w:val="00B8795C"/>
    <w:rsid w:val="00B87C88"/>
    <w:rsid w:val="00B87D1D"/>
    <w:rsid w:val="00B9017E"/>
    <w:rsid w:val="00B9024F"/>
    <w:rsid w:val="00B9058B"/>
    <w:rsid w:val="00B905B9"/>
    <w:rsid w:val="00B90A47"/>
    <w:rsid w:val="00B90B90"/>
    <w:rsid w:val="00B90D3B"/>
    <w:rsid w:val="00B90FC1"/>
    <w:rsid w:val="00B91BF3"/>
    <w:rsid w:val="00B91DE5"/>
    <w:rsid w:val="00B91F11"/>
    <w:rsid w:val="00B91F66"/>
    <w:rsid w:val="00B9221D"/>
    <w:rsid w:val="00B92451"/>
    <w:rsid w:val="00B924C2"/>
    <w:rsid w:val="00B927CF"/>
    <w:rsid w:val="00B9288B"/>
    <w:rsid w:val="00B92B6B"/>
    <w:rsid w:val="00B92DA7"/>
    <w:rsid w:val="00B92E8A"/>
    <w:rsid w:val="00B930A8"/>
    <w:rsid w:val="00B935F6"/>
    <w:rsid w:val="00B936CB"/>
    <w:rsid w:val="00B9390D"/>
    <w:rsid w:val="00B94160"/>
    <w:rsid w:val="00B949E5"/>
    <w:rsid w:val="00B94A75"/>
    <w:rsid w:val="00B94A85"/>
    <w:rsid w:val="00B94BA0"/>
    <w:rsid w:val="00B9563B"/>
    <w:rsid w:val="00B9582D"/>
    <w:rsid w:val="00B958A6"/>
    <w:rsid w:val="00B95C7F"/>
    <w:rsid w:val="00B95F2C"/>
    <w:rsid w:val="00B9605C"/>
    <w:rsid w:val="00B9615F"/>
    <w:rsid w:val="00B962C6"/>
    <w:rsid w:val="00B9639E"/>
    <w:rsid w:val="00B96A13"/>
    <w:rsid w:val="00B96BFD"/>
    <w:rsid w:val="00B96C45"/>
    <w:rsid w:val="00B96C9F"/>
    <w:rsid w:val="00B96CAD"/>
    <w:rsid w:val="00B96E01"/>
    <w:rsid w:val="00B971F4"/>
    <w:rsid w:val="00B9725E"/>
    <w:rsid w:val="00B977C7"/>
    <w:rsid w:val="00B978E5"/>
    <w:rsid w:val="00B97966"/>
    <w:rsid w:val="00B97A11"/>
    <w:rsid w:val="00B97AE6"/>
    <w:rsid w:val="00B97B71"/>
    <w:rsid w:val="00B97D90"/>
    <w:rsid w:val="00BA0459"/>
    <w:rsid w:val="00BA06A3"/>
    <w:rsid w:val="00BA06BA"/>
    <w:rsid w:val="00BA06E1"/>
    <w:rsid w:val="00BA0887"/>
    <w:rsid w:val="00BA0B30"/>
    <w:rsid w:val="00BA0B9F"/>
    <w:rsid w:val="00BA0CE4"/>
    <w:rsid w:val="00BA14A8"/>
    <w:rsid w:val="00BA1992"/>
    <w:rsid w:val="00BA1A64"/>
    <w:rsid w:val="00BA1A7E"/>
    <w:rsid w:val="00BA1BBF"/>
    <w:rsid w:val="00BA1C8D"/>
    <w:rsid w:val="00BA1F92"/>
    <w:rsid w:val="00BA22B6"/>
    <w:rsid w:val="00BA23F1"/>
    <w:rsid w:val="00BA243D"/>
    <w:rsid w:val="00BA266E"/>
    <w:rsid w:val="00BA2AA4"/>
    <w:rsid w:val="00BA2C44"/>
    <w:rsid w:val="00BA2F2D"/>
    <w:rsid w:val="00BA33C8"/>
    <w:rsid w:val="00BA358C"/>
    <w:rsid w:val="00BA3881"/>
    <w:rsid w:val="00BA3BB8"/>
    <w:rsid w:val="00BA3D3C"/>
    <w:rsid w:val="00BA3E6F"/>
    <w:rsid w:val="00BA3EAF"/>
    <w:rsid w:val="00BA3FD7"/>
    <w:rsid w:val="00BA3FFB"/>
    <w:rsid w:val="00BA4171"/>
    <w:rsid w:val="00BA4571"/>
    <w:rsid w:val="00BA4782"/>
    <w:rsid w:val="00BA499F"/>
    <w:rsid w:val="00BA4EF0"/>
    <w:rsid w:val="00BA4F07"/>
    <w:rsid w:val="00BA57DA"/>
    <w:rsid w:val="00BA59C5"/>
    <w:rsid w:val="00BA5F9F"/>
    <w:rsid w:val="00BA60ED"/>
    <w:rsid w:val="00BA6237"/>
    <w:rsid w:val="00BA62D3"/>
    <w:rsid w:val="00BA638F"/>
    <w:rsid w:val="00BA6640"/>
    <w:rsid w:val="00BA66B3"/>
    <w:rsid w:val="00BA6748"/>
    <w:rsid w:val="00BA67D5"/>
    <w:rsid w:val="00BA69B1"/>
    <w:rsid w:val="00BA6BEF"/>
    <w:rsid w:val="00BA6D0E"/>
    <w:rsid w:val="00BA6FF4"/>
    <w:rsid w:val="00BA7101"/>
    <w:rsid w:val="00BA7306"/>
    <w:rsid w:val="00BA73D9"/>
    <w:rsid w:val="00BA7406"/>
    <w:rsid w:val="00BA75C7"/>
    <w:rsid w:val="00BA78C9"/>
    <w:rsid w:val="00BA7C60"/>
    <w:rsid w:val="00BA7CC5"/>
    <w:rsid w:val="00BA7E53"/>
    <w:rsid w:val="00BB0011"/>
    <w:rsid w:val="00BB05CC"/>
    <w:rsid w:val="00BB062F"/>
    <w:rsid w:val="00BB07DD"/>
    <w:rsid w:val="00BB09CA"/>
    <w:rsid w:val="00BB0A32"/>
    <w:rsid w:val="00BB134A"/>
    <w:rsid w:val="00BB171F"/>
    <w:rsid w:val="00BB18E1"/>
    <w:rsid w:val="00BB1956"/>
    <w:rsid w:val="00BB195B"/>
    <w:rsid w:val="00BB201D"/>
    <w:rsid w:val="00BB2232"/>
    <w:rsid w:val="00BB2373"/>
    <w:rsid w:val="00BB2537"/>
    <w:rsid w:val="00BB2753"/>
    <w:rsid w:val="00BB288A"/>
    <w:rsid w:val="00BB2A24"/>
    <w:rsid w:val="00BB2AF9"/>
    <w:rsid w:val="00BB2C4D"/>
    <w:rsid w:val="00BB2C90"/>
    <w:rsid w:val="00BB2D4F"/>
    <w:rsid w:val="00BB2EFC"/>
    <w:rsid w:val="00BB2F90"/>
    <w:rsid w:val="00BB30E1"/>
    <w:rsid w:val="00BB33D1"/>
    <w:rsid w:val="00BB33D5"/>
    <w:rsid w:val="00BB340F"/>
    <w:rsid w:val="00BB3694"/>
    <w:rsid w:val="00BB4084"/>
    <w:rsid w:val="00BB414B"/>
    <w:rsid w:val="00BB487A"/>
    <w:rsid w:val="00BB493D"/>
    <w:rsid w:val="00BB499D"/>
    <w:rsid w:val="00BB49B4"/>
    <w:rsid w:val="00BB4CD5"/>
    <w:rsid w:val="00BB5137"/>
    <w:rsid w:val="00BB541E"/>
    <w:rsid w:val="00BB561E"/>
    <w:rsid w:val="00BB58FA"/>
    <w:rsid w:val="00BB5EBA"/>
    <w:rsid w:val="00BB673B"/>
    <w:rsid w:val="00BB6897"/>
    <w:rsid w:val="00BB68B3"/>
    <w:rsid w:val="00BB693C"/>
    <w:rsid w:val="00BB6A35"/>
    <w:rsid w:val="00BB6B1C"/>
    <w:rsid w:val="00BB6E59"/>
    <w:rsid w:val="00BB6FDB"/>
    <w:rsid w:val="00BB74A7"/>
    <w:rsid w:val="00BB779A"/>
    <w:rsid w:val="00BB783B"/>
    <w:rsid w:val="00BB789E"/>
    <w:rsid w:val="00BB7AEF"/>
    <w:rsid w:val="00BB7F52"/>
    <w:rsid w:val="00BC0087"/>
    <w:rsid w:val="00BC0354"/>
    <w:rsid w:val="00BC0598"/>
    <w:rsid w:val="00BC06EE"/>
    <w:rsid w:val="00BC0905"/>
    <w:rsid w:val="00BC090B"/>
    <w:rsid w:val="00BC0A01"/>
    <w:rsid w:val="00BC0C48"/>
    <w:rsid w:val="00BC0C84"/>
    <w:rsid w:val="00BC0CC6"/>
    <w:rsid w:val="00BC0D42"/>
    <w:rsid w:val="00BC0E37"/>
    <w:rsid w:val="00BC0E93"/>
    <w:rsid w:val="00BC0F94"/>
    <w:rsid w:val="00BC10B9"/>
    <w:rsid w:val="00BC1769"/>
    <w:rsid w:val="00BC17B2"/>
    <w:rsid w:val="00BC1815"/>
    <w:rsid w:val="00BC1937"/>
    <w:rsid w:val="00BC195C"/>
    <w:rsid w:val="00BC19C7"/>
    <w:rsid w:val="00BC1D45"/>
    <w:rsid w:val="00BC1E4C"/>
    <w:rsid w:val="00BC1F90"/>
    <w:rsid w:val="00BC2061"/>
    <w:rsid w:val="00BC2260"/>
    <w:rsid w:val="00BC293A"/>
    <w:rsid w:val="00BC2C7A"/>
    <w:rsid w:val="00BC2EC6"/>
    <w:rsid w:val="00BC3A59"/>
    <w:rsid w:val="00BC3C4F"/>
    <w:rsid w:val="00BC3DA2"/>
    <w:rsid w:val="00BC3E0D"/>
    <w:rsid w:val="00BC3E3C"/>
    <w:rsid w:val="00BC3ECF"/>
    <w:rsid w:val="00BC3FC7"/>
    <w:rsid w:val="00BC415D"/>
    <w:rsid w:val="00BC41EB"/>
    <w:rsid w:val="00BC4213"/>
    <w:rsid w:val="00BC4222"/>
    <w:rsid w:val="00BC4429"/>
    <w:rsid w:val="00BC4497"/>
    <w:rsid w:val="00BC45C9"/>
    <w:rsid w:val="00BC473E"/>
    <w:rsid w:val="00BC481B"/>
    <w:rsid w:val="00BC4B9A"/>
    <w:rsid w:val="00BC4D6A"/>
    <w:rsid w:val="00BC4E8F"/>
    <w:rsid w:val="00BC4FDD"/>
    <w:rsid w:val="00BC5115"/>
    <w:rsid w:val="00BC5463"/>
    <w:rsid w:val="00BC54B4"/>
    <w:rsid w:val="00BC572E"/>
    <w:rsid w:val="00BC5866"/>
    <w:rsid w:val="00BC59C0"/>
    <w:rsid w:val="00BC5C8D"/>
    <w:rsid w:val="00BC5C98"/>
    <w:rsid w:val="00BC5D30"/>
    <w:rsid w:val="00BC5F69"/>
    <w:rsid w:val="00BC60D9"/>
    <w:rsid w:val="00BC60DE"/>
    <w:rsid w:val="00BC6120"/>
    <w:rsid w:val="00BC6251"/>
    <w:rsid w:val="00BC630D"/>
    <w:rsid w:val="00BC647B"/>
    <w:rsid w:val="00BC657B"/>
    <w:rsid w:val="00BC660D"/>
    <w:rsid w:val="00BC6848"/>
    <w:rsid w:val="00BC6990"/>
    <w:rsid w:val="00BC6AF1"/>
    <w:rsid w:val="00BC6AF7"/>
    <w:rsid w:val="00BC6BF1"/>
    <w:rsid w:val="00BC6D49"/>
    <w:rsid w:val="00BC6F61"/>
    <w:rsid w:val="00BC6F90"/>
    <w:rsid w:val="00BC73D8"/>
    <w:rsid w:val="00BC751B"/>
    <w:rsid w:val="00BC7A7B"/>
    <w:rsid w:val="00BC7EC7"/>
    <w:rsid w:val="00BC7EE7"/>
    <w:rsid w:val="00BD0038"/>
    <w:rsid w:val="00BD0982"/>
    <w:rsid w:val="00BD0A94"/>
    <w:rsid w:val="00BD0CFA"/>
    <w:rsid w:val="00BD0D61"/>
    <w:rsid w:val="00BD0E29"/>
    <w:rsid w:val="00BD0F9D"/>
    <w:rsid w:val="00BD0FC6"/>
    <w:rsid w:val="00BD1210"/>
    <w:rsid w:val="00BD1227"/>
    <w:rsid w:val="00BD1321"/>
    <w:rsid w:val="00BD1485"/>
    <w:rsid w:val="00BD1489"/>
    <w:rsid w:val="00BD1499"/>
    <w:rsid w:val="00BD1754"/>
    <w:rsid w:val="00BD1A25"/>
    <w:rsid w:val="00BD1BFD"/>
    <w:rsid w:val="00BD2041"/>
    <w:rsid w:val="00BD219C"/>
    <w:rsid w:val="00BD22D1"/>
    <w:rsid w:val="00BD292F"/>
    <w:rsid w:val="00BD29DB"/>
    <w:rsid w:val="00BD2BDB"/>
    <w:rsid w:val="00BD2C07"/>
    <w:rsid w:val="00BD31AD"/>
    <w:rsid w:val="00BD328A"/>
    <w:rsid w:val="00BD32E6"/>
    <w:rsid w:val="00BD3929"/>
    <w:rsid w:val="00BD3A81"/>
    <w:rsid w:val="00BD3C1E"/>
    <w:rsid w:val="00BD3EE1"/>
    <w:rsid w:val="00BD3EF4"/>
    <w:rsid w:val="00BD3F12"/>
    <w:rsid w:val="00BD405C"/>
    <w:rsid w:val="00BD41F2"/>
    <w:rsid w:val="00BD4265"/>
    <w:rsid w:val="00BD4513"/>
    <w:rsid w:val="00BD4B9F"/>
    <w:rsid w:val="00BD4BAF"/>
    <w:rsid w:val="00BD4E41"/>
    <w:rsid w:val="00BD5168"/>
    <w:rsid w:val="00BD53EC"/>
    <w:rsid w:val="00BD5402"/>
    <w:rsid w:val="00BD5426"/>
    <w:rsid w:val="00BD54B9"/>
    <w:rsid w:val="00BD573F"/>
    <w:rsid w:val="00BD5767"/>
    <w:rsid w:val="00BD576A"/>
    <w:rsid w:val="00BD57A3"/>
    <w:rsid w:val="00BD5B61"/>
    <w:rsid w:val="00BD5BB6"/>
    <w:rsid w:val="00BD5DB7"/>
    <w:rsid w:val="00BD6227"/>
    <w:rsid w:val="00BD648F"/>
    <w:rsid w:val="00BD698D"/>
    <w:rsid w:val="00BD6B99"/>
    <w:rsid w:val="00BD6D67"/>
    <w:rsid w:val="00BD6F9F"/>
    <w:rsid w:val="00BD73BD"/>
    <w:rsid w:val="00BD7448"/>
    <w:rsid w:val="00BD746A"/>
    <w:rsid w:val="00BE0046"/>
    <w:rsid w:val="00BE02AA"/>
    <w:rsid w:val="00BE0459"/>
    <w:rsid w:val="00BE05B0"/>
    <w:rsid w:val="00BE0CE0"/>
    <w:rsid w:val="00BE0D0E"/>
    <w:rsid w:val="00BE109E"/>
    <w:rsid w:val="00BE118A"/>
    <w:rsid w:val="00BE1206"/>
    <w:rsid w:val="00BE159C"/>
    <w:rsid w:val="00BE1641"/>
    <w:rsid w:val="00BE1968"/>
    <w:rsid w:val="00BE1AD7"/>
    <w:rsid w:val="00BE1BFE"/>
    <w:rsid w:val="00BE1DE2"/>
    <w:rsid w:val="00BE2146"/>
    <w:rsid w:val="00BE25D9"/>
    <w:rsid w:val="00BE2899"/>
    <w:rsid w:val="00BE28D7"/>
    <w:rsid w:val="00BE2948"/>
    <w:rsid w:val="00BE2B18"/>
    <w:rsid w:val="00BE2BB8"/>
    <w:rsid w:val="00BE2C33"/>
    <w:rsid w:val="00BE2C77"/>
    <w:rsid w:val="00BE2EA7"/>
    <w:rsid w:val="00BE3078"/>
    <w:rsid w:val="00BE334A"/>
    <w:rsid w:val="00BE337A"/>
    <w:rsid w:val="00BE37DE"/>
    <w:rsid w:val="00BE3828"/>
    <w:rsid w:val="00BE39BA"/>
    <w:rsid w:val="00BE3CC1"/>
    <w:rsid w:val="00BE3EA7"/>
    <w:rsid w:val="00BE4190"/>
    <w:rsid w:val="00BE43E5"/>
    <w:rsid w:val="00BE44A0"/>
    <w:rsid w:val="00BE44DD"/>
    <w:rsid w:val="00BE4593"/>
    <w:rsid w:val="00BE4F22"/>
    <w:rsid w:val="00BE5109"/>
    <w:rsid w:val="00BE5173"/>
    <w:rsid w:val="00BE535C"/>
    <w:rsid w:val="00BE5759"/>
    <w:rsid w:val="00BE5941"/>
    <w:rsid w:val="00BE65FF"/>
    <w:rsid w:val="00BE6894"/>
    <w:rsid w:val="00BE68A0"/>
    <w:rsid w:val="00BE6AF4"/>
    <w:rsid w:val="00BE6CE7"/>
    <w:rsid w:val="00BE6D5F"/>
    <w:rsid w:val="00BE7184"/>
    <w:rsid w:val="00BE729C"/>
    <w:rsid w:val="00BF009D"/>
    <w:rsid w:val="00BF012F"/>
    <w:rsid w:val="00BF0195"/>
    <w:rsid w:val="00BF043D"/>
    <w:rsid w:val="00BF0458"/>
    <w:rsid w:val="00BF0877"/>
    <w:rsid w:val="00BF0937"/>
    <w:rsid w:val="00BF0AF3"/>
    <w:rsid w:val="00BF1112"/>
    <w:rsid w:val="00BF116F"/>
    <w:rsid w:val="00BF13E6"/>
    <w:rsid w:val="00BF169D"/>
    <w:rsid w:val="00BF17AB"/>
    <w:rsid w:val="00BF190E"/>
    <w:rsid w:val="00BF1931"/>
    <w:rsid w:val="00BF1A82"/>
    <w:rsid w:val="00BF1B67"/>
    <w:rsid w:val="00BF1CD1"/>
    <w:rsid w:val="00BF1DA0"/>
    <w:rsid w:val="00BF1DD5"/>
    <w:rsid w:val="00BF1F14"/>
    <w:rsid w:val="00BF1F56"/>
    <w:rsid w:val="00BF2268"/>
    <w:rsid w:val="00BF29C8"/>
    <w:rsid w:val="00BF346E"/>
    <w:rsid w:val="00BF3709"/>
    <w:rsid w:val="00BF4406"/>
    <w:rsid w:val="00BF475A"/>
    <w:rsid w:val="00BF4977"/>
    <w:rsid w:val="00BF4CCB"/>
    <w:rsid w:val="00BF5172"/>
    <w:rsid w:val="00BF5524"/>
    <w:rsid w:val="00BF5943"/>
    <w:rsid w:val="00BF59FF"/>
    <w:rsid w:val="00BF5E12"/>
    <w:rsid w:val="00BF5E2C"/>
    <w:rsid w:val="00BF5FE5"/>
    <w:rsid w:val="00BF60CA"/>
    <w:rsid w:val="00BF6838"/>
    <w:rsid w:val="00BF6844"/>
    <w:rsid w:val="00BF6895"/>
    <w:rsid w:val="00BF6899"/>
    <w:rsid w:val="00BF68CA"/>
    <w:rsid w:val="00BF6AED"/>
    <w:rsid w:val="00BF6C1D"/>
    <w:rsid w:val="00BF6D7D"/>
    <w:rsid w:val="00BF6E67"/>
    <w:rsid w:val="00BF74BB"/>
    <w:rsid w:val="00BF7592"/>
    <w:rsid w:val="00BF7739"/>
    <w:rsid w:val="00BF78EE"/>
    <w:rsid w:val="00BF7AB8"/>
    <w:rsid w:val="00BF7D00"/>
    <w:rsid w:val="00BF7DF8"/>
    <w:rsid w:val="00BF7EBF"/>
    <w:rsid w:val="00C00092"/>
    <w:rsid w:val="00C003E1"/>
    <w:rsid w:val="00C00498"/>
    <w:rsid w:val="00C00511"/>
    <w:rsid w:val="00C0076B"/>
    <w:rsid w:val="00C007A2"/>
    <w:rsid w:val="00C00A25"/>
    <w:rsid w:val="00C00A7A"/>
    <w:rsid w:val="00C00CFE"/>
    <w:rsid w:val="00C00D35"/>
    <w:rsid w:val="00C01036"/>
    <w:rsid w:val="00C01249"/>
    <w:rsid w:val="00C01415"/>
    <w:rsid w:val="00C01545"/>
    <w:rsid w:val="00C0164D"/>
    <w:rsid w:val="00C016A5"/>
    <w:rsid w:val="00C01915"/>
    <w:rsid w:val="00C019CD"/>
    <w:rsid w:val="00C019EF"/>
    <w:rsid w:val="00C01E89"/>
    <w:rsid w:val="00C01FE9"/>
    <w:rsid w:val="00C0203C"/>
    <w:rsid w:val="00C02144"/>
    <w:rsid w:val="00C02177"/>
    <w:rsid w:val="00C024EE"/>
    <w:rsid w:val="00C0252A"/>
    <w:rsid w:val="00C02718"/>
    <w:rsid w:val="00C02B0A"/>
    <w:rsid w:val="00C02C69"/>
    <w:rsid w:val="00C02D45"/>
    <w:rsid w:val="00C02E2A"/>
    <w:rsid w:val="00C03049"/>
    <w:rsid w:val="00C0336E"/>
    <w:rsid w:val="00C0336F"/>
    <w:rsid w:val="00C0342A"/>
    <w:rsid w:val="00C0363A"/>
    <w:rsid w:val="00C036CF"/>
    <w:rsid w:val="00C0374B"/>
    <w:rsid w:val="00C03EA0"/>
    <w:rsid w:val="00C0412A"/>
    <w:rsid w:val="00C04825"/>
    <w:rsid w:val="00C04990"/>
    <w:rsid w:val="00C04D2A"/>
    <w:rsid w:val="00C04D78"/>
    <w:rsid w:val="00C04F7B"/>
    <w:rsid w:val="00C051BF"/>
    <w:rsid w:val="00C051D8"/>
    <w:rsid w:val="00C05383"/>
    <w:rsid w:val="00C055B9"/>
    <w:rsid w:val="00C05F50"/>
    <w:rsid w:val="00C06048"/>
    <w:rsid w:val="00C062E8"/>
    <w:rsid w:val="00C06416"/>
    <w:rsid w:val="00C068B5"/>
    <w:rsid w:val="00C068F2"/>
    <w:rsid w:val="00C06927"/>
    <w:rsid w:val="00C06A52"/>
    <w:rsid w:val="00C06A95"/>
    <w:rsid w:val="00C071BB"/>
    <w:rsid w:val="00C0755B"/>
    <w:rsid w:val="00C076DB"/>
    <w:rsid w:val="00C07917"/>
    <w:rsid w:val="00C07991"/>
    <w:rsid w:val="00C07C71"/>
    <w:rsid w:val="00C10041"/>
    <w:rsid w:val="00C101AF"/>
    <w:rsid w:val="00C103F7"/>
    <w:rsid w:val="00C1049C"/>
    <w:rsid w:val="00C107E4"/>
    <w:rsid w:val="00C10849"/>
    <w:rsid w:val="00C10ABA"/>
    <w:rsid w:val="00C10D8B"/>
    <w:rsid w:val="00C11351"/>
    <w:rsid w:val="00C1135F"/>
    <w:rsid w:val="00C115C1"/>
    <w:rsid w:val="00C117C4"/>
    <w:rsid w:val="00C118B7"/>
    <w:rsid w:val="00C11927"/>
    <w:rsid w:val="00C11C41"/>
    <w:rsid w:val="00C11CC7"/>
    <w:rsid w:val="00C11F05"/>
    <w:rsid w:val="00C11F40"/>
    <w:rsid w:val="00C11F76"/>
    <w:rsid w:val="00C121D0"/>
    <w:rsid w:val="00C127D7"/>
    <w:rsid w:val="00C12987"/>
    <w:rsid w:val="00C1298A"/>
    <w:rsid w:val="00C12C91"/>
    <w:rsid w:val="00C12E50"/>
    <w:rsid w:val="00C12FFC"/>
    <w:rsid w:val="00C13196"/>
    <w:rsid w:val="00C1322A"/>
    <w:rsid w:val="00C13285"/>
    <w:rsid w:val="00C1335B"/>
    <w:rsid w:val="00C135BC"/>
    <w:rsid w:val="00C138C9"/>
    <w:rsid w:val="00C1395E"/>
    <w:rsid w:val="00C13A3C"/>
    <w:rsid w:val="00C13CD7"/>
    <w:rsid w:val="00C13D2C"/>
    <w:rsid w:val="00C13DC3"/>
    <w:rsid w:val="00C13FCA"/>
    <w:rsid w:val="00C13FF3"/>
    <w:rsid w:val="00C143AD"/>
    <w:rsid w:val="00C144E0"/>
    <w:rsid w:val="00C14606"/>
    <w:rsid w:val="00C14718"/>
    <w:rsid w:val="00C147EF"/>
    <w:rsid w:val="00C149EB"/>
    <w:rsid w:val="00C14B6D"/>
    <w:rsid w:val="00C14CBC"/>
    <w:rsid w:val="00C14E22"/>
    <w:rsid w:val="00C14E66"/>
    <w:rsid w:val="00C14E89"/>
    <w:rsid w:val="00C1507E"/>
    <w:rsid w:val="00C152DE"/>
    <w:rsid w:val="00C1540C"/>
    <w:rsid w:val="00C1556C"/>
    <w:rsid w:val="00C155E9"/>
    <w:rsid w:val="00C15615"/>
    <w:rsid w:val="00C158DA"/>
    <w:rsid w:val="00C15BED"/>
    <w:rsid w:val="00C15CE7"/>
    <w:rsid w:val="00C16AC2"/>
    <w:rsid w:val="00C16B24"/>
    <w:rsid w:val="00C16BFA"/>
    <w:rsid w:val="00C16D98"/>
    <w:rsid w:val="00C17637"/>
    <w:rsid w:val="00C178D2"/>
    <w:rsid w:val="00C17D51"/>
    <w:rsid w:val="00C17DEE"/>
    <w:rsid w:val="00C20163"/>
    <w:rsid w:val="00C20201"/>
    <w:rsid w:val="00C203A8"/>
    <w:rsid w:val="00C203F0"/>
    <w:rsid w:val="00C20A03"/>
    <w:rsid w:val="00C20B7E"/>
    <w:rsid w:val="00C20D91"/>
    <w:rsid w:val="00C2119C"/>
    <w:rsid w:val="00C2127A"/>
    <w:rsid w:val="00C21362"/>
    <w:rsid w:val="00C216FB"/>
    <w:rsid w:val="00C21833"/>
    <w:rsid w:val="00C22377"/>
    <w:rsid w:val="00C22408"/>
    <w:rsid w:val="00C22968"/>
    <w:rsid w:val="00C22982"/>
    <w:rsid w:val="00C22B49"/>
    <w:rsid w:val="00C22B75"/>
    <w:rsid w:val="00C22B77"/>
    <w:rsid w:val="00C22C73"/>
    <w:rsid w:val="00C22C77"/>
    <w:rsid w:val="00C22E18"/>
    <w:rsid w:val="00C22FD6"/>
    <w:rsid w:val="00C23078"/>
    <w:rsid w:val="00C233A4"/>
    <w:rsid w:val="00C23867"/>
    <w:rsid w:val="00C2399A"/>
    <w:rsid w:val="00C23B13"/>
    <w:rsid w:val="00C23BAB"/>
    <w:rsid w:val="00C248DA"/>
    <w:rsid w:val="00C249B0"/>
    <w:rsid w:val="00C24D92"/>
    <w:rsid w:val="00C25045"/>
    <w:rsid w:val="00C25742"/>
    <w:rsid w:val="00C257A2"/>
    <w:rsid w:val="00C258E5"/>
    <w:rsid w:val="00C25946"/>
    <w:rsid w:val="00C25A1F"/>
    <w:rsid w:val="00C25F07"/>
    <w:rsid w:val="00C25F36"/>
    <w:rsid w:val="00C25FBE"/>
    <w:rsid w:val="00C26139"/>
    <w:rsid w:val="00C26333"/>
    <w:rsid w:val="00C26413"/>
    <w:rsid w:val="00C26616"/>
    <w:rsid w:val="00C26F4B"/>
    <w:rsid w:val="00C27270"/>
    <w:rsid w:val="00C2766B"/>
    <w:rsid w:val="00C277CE"/>
    <w:rsid w:val="00C27833"/>
    <w:rsid w:val="00C278DE"/>
    <w:rsid w:val="00C279E8"/>
    <w:rsid w:val="00C27D8A"/>
    <w:rsid w:val="00C27E45"/>
    <w:rsid w:val="00C27FDB"/>
    <w:rsid w:val="00C30309"/>
    <w:rsid w:val="00C3031C"/>
    <w:rsid w:val="00C3095F"/>
    <w:rsid w:val="00C30DC6"/>
    <w:rsid w:val="00C30EC7"/>
    <w:rsid w:val="00C311C4"/>
    <w:rsid w:val="00C31570"/>
    <w:rsid w:val="00C317FE"/>
    <w:rsid w:val="00C32753"/>
    <w:rsid w:val="00C3340F"/>
    <w:rsid w:val="00C337F4"/>
    <w:rsid w:val="00C33897"/>
    <w:rsid w:val="00C33947"/>
    <w:rsid w:val="00C339AD"/>
    <w:rsid w:val="00C33EE0"/>
    <w:rsid w:val="00C34390"/>
    <w:rsid w:val="00C344DF"/>
    <w:rsid w:val="00C34746"/>
    <w:rsid w:val="00C3474D"/>
    <w:rsid w:val="00C348E3"/>
    <w:rsid w:val="00C34A8C"/>
    <w:rsid w:val="00C34B69"/>
    <w:rsid w:val="00C34C12"/>
    <w:rsid w:val="00C34D54"/>
    <w:rsid w:val="00C34E84"/>
    <w:rsid w:val="00C34F09"/>
    <w:rsid w:val="00C35017"/>
    <w:rsid w:val="00C35066"/>
    <w:rsid w:val="00C35319"/>
    <w:rsid w:val="00C35520"/>
    <w:rsid w:val="00C359B2"/>
    <w:rsid w:val="00C35DD5"/>
    <w:rsid w:val="00C35E44"/>
    <w:rsid w:val="00C35EAB"/>
    <w:rsid w:val="00C36064"/>
    <w:rsid w:val="00C36083"/>
    <w:rsid w:val="00C36095"/>
    <w:rsid w:val="00C360D8"/>
    <w:rsid w:val="00C360FC"/>
    <w:rsid w:val="00C366CB"/>
    <w:rsid w:val="00C367D7"/>
    <w:rsid w:val="00C36A67"/>
    <w:rsid w:val="00C37381"/>
    <w:rsid w:val="00C37784"/>
    <w:rsid w:val="00C37BB9"/>
    <w:rsid w:val="00C40270"/>
    <w:rsid w:val="00C4057D"/>
    <w:rsid w:val="00C40593"/>
    <w:rsid w:val="00C405F2"/>
    <w:rsid w:val="00C40BDD"/>
    <w:rsid w:val="00C40DAA"/>
    <w:rsid w:val="00C40E42"/>
    <w:rsid w:val="00C4100C"/>
    <w:rsid w:val="00C411D3"/>
    <w:rsid w:val="00C411F3"/>
    <w:rsid w:val="00C414ED"/>
    <w:rsid w:val="00C419B6"/>
    <w:rsid w:val="00C41C5A"/>
    <w:rsid w:val="00C41CB0"/>
    <w:rsid w:val="00C41CB9"/>
    <w:rsid w:val="00C4227A"/>
    <w:rsid w:val="00C422B0"/>
    <w:rsid w:val="00C42572"/>
    <w:rsid w:val="00C425FB"/>
    <w:rsid w:val="00C42924"/>
    <w:rsid w:val="00C429DD"/>
    <w:rsid w:val="00C42A9A"/>
    <w:rsid w:val="00C42B6D"/>
    <w:rsid w:val="00C42CC8"/>
    <w:rsid w:val="00C4324C"/>
    <w:rsid w:val="00C4351D"/>
    <w:rsid w:val="00C43788"/>
    <w:rsid w:val="00C437CE"/>
    <w:rsid w:val="00C43854"/>
    <w:rsid w:val="00C43A29"/>
    <w:rsid w:val="00C43C3D"/>
    <w:rsid w:val="00C43C3F"/>
    <w:rsid w:val="00C43D30"/>
    <w:rsid w:val="00C43F9D"/>
    <w:rsid w:val="00C43FDD"/>
    <w:rsid w:val="00C44007"/>
    <w:rsid w:val="00C4407C"/>
    <w:rsid w:val="00C44635"/>
    <w:rsid w:val="00C4484F"/>
    <w:rsid w:val="00C448E0"/>
    <w:rsid w:val="00C44B75"/>
    <w:rsid w:val="00C44B97"/>
    <w:rsid w:val="00C45005"/>
    <w:rsid w:val="00C45119"/>
    <w:rsid w:val="00C452A3"/>
    <w:rsid w:val="00C45382"/>
    <w:rsid w:val="00C45425"/>
    <w:rsid w:val="00C455ED"/>
    <w:rsid w:val="00C45AE9"/>
    <w:rsid w:val="00C4611D"/>
    <w:rsid w:val="00C46170"/>
    <w:rsid w:val="00C46650"/>
    <w:rsid w:val="00C46856"/>
    <w:rsid w:val="00C469B5"/>
    <w:rsid w:val="00C46A63"/>
    <w:rsid w:val="00C46DDD"/>
    <w:rsid w:val="00C4764A"/>
    <w:rsid w:val="00C47BCD"/>
    <w:rsid w:val="00C47C16"/>
    <w:rsid w:val="00C47F7B"/>
    <w:rsid w:val="00C5014D"/>
    <w:rsid w:val="00C50351"/>
    <w:rsid w:val="00C50669"/>
    <w:rsid w:val="00C507F7"/>
    <w:rsid w:val="00C5087B"/>
    <w:rsid w:val="00C50A4A"/>
    <w:rsid w:val="00C50AD1"/>
    <w:rsid w:val="00C50C0F"/>
    <w:rsid w:val="00C50E04"/>
    <w:rsid w:val="00C50E3D"/>
    <w:rsid w:val="00C50FD8"/>
    <w:rsid w:val="00C5112A"/>
    <w:rsid w:val="00C5114D"/>
    <w:rsid w:val="00C512FC"/>
    <w:rsid w:val="00C5145B"/>
    <w:rsid w:val="00C51504"/>
    <w:rsid w:val="00C516C5"/>
    <w:rsid w:val="00C51E4A"/>
    <w:rsid w:val="00C52401"/>
    <w:rsid w:val="00C52459"/>
    <w:rsid w:val="00C527C6"/>
    <w:rsid w:val="00C52802"/>
    <w:rsid w:val="00C52D02"/>
    <w:rsid w:val="00C53064"/>
    <w:rsid w:val="00C53095"/>
    <w:rsid w:val="00C5311A"/>
    <w:rsid w:val="00C5342C"/>
    <w:rsid w:val="00C5370C"/>
    <w:rsid w:val="00C5396E"/>
    <w:rsid w:val="00C53CF7"/>
    <w:rsid w:val="00C53EE9"/>
    <w:rsid w:val="00C53F80"/>
    <w:rsid w:val="00C5450A"/>
    <w:rsid w:val="00C545DE"/>
    <w:rsid w:val="00C54604"/>
    <w:rsid w:val="00C547E5"/>
    <w:rsid w:val="00C547E6"/>
    <w:rsid w:val="00C54A9C"/>
    <w:rsid w:val="00C54B0C"/>
    <w:rsid w:val="00C54C94"/>
    <w:rsid w:val="00C54CC6"/>
    <w:rsid w:val="00C54CE0"/>
    <w:rsid w:val="00C54F9C"/>
    <w:rsid w:val="00C5514D"/>
    <w:rsid w:val="00C553AA"/>
    <w:rsid w:val="00C553C5"/>
    <w:rsid w:val="00C55408"/>
    <w:rsid w:val="00C55611"/>
    <w:rsid w:val="00C55734"/>
    <w:rsid w:val="00C55851"/>
    <w:rsid w:val="00C55F17"/>
    <w:rsid w:val="00C55F65"/>
    <w:rsid w:val="00C55FC3"/>
    <w:rsid w:val="00C5603C"/>
    <w:rsid w:val="00C56653"/>
    <w:rsid w:val="00C56684"/>
    <w:rsid w:val="00C56910"/>
    <w:rsid w:val="00C57325"/>
    <w:rsid w:val="00C5752B"/>
    <w:rsid w:val="00C57803"/>
    <w:rsid w:val="00C57B0B"/>
    <w:rsid w:val="00C57B40"/>
    <w:rsid w:val="00C57C35"/>
    <w:rsid w:val="00C57CCF"/>
    <w:rsid w:val="00C57DB5"/>
    <w:rsid w:val="00C60358"/>
    <w:rsid w:val="00C60431"/>
    <w:rsid w:val="00C60498"/>
    <w:rsid w:val="00C6066B"/>
    <w:rsid w:val="00C60A18"/>
    <w:rsid w:val="00C60F24"/>
    <w:rsid w:val="00C61280"/>
    <w:rsid w:val="00C613DD"/>
    <w:rsid w:val="00C614AD"/>
    <w:rsid w:val="00C61820"/>
    <w:rsid w:val="00C6196F"/>
    <w:rsid w:val="00C619F8"/>
    <w:rsid w:val="00C61A8C"/>
    <w:rsid w:val="00C61FD7"/>
    <w:rsid w:val="00C621B6"/>
    <w:rsid w:val="00C621D8"/>
    <w:rsid w:val="00C6278E"/>
    <w:rsid w:val="00C628BF"/>
    <w:rsid w:val="00C62AD9"/>
    <w:rsid w:val="00C62DAA"/>
    <w:rsid w:val="00C633BA"/>
    <w:rsid w:val="00C6347B"/>
    <w:rsid w:val="00C63547"/>
    <w:rsid w:val="00C63562"/>
    <w:rsid w:val="00C63718"/>
    <w:rsid w:val="00C63AE3"/>
    <w:rsid w:val="00C63BC9"/>
    <w:rsid w:val="00C63EBE"/>
    <w:rsid w:val="00C640C6"/>
    <w:rsid w:val="00C6414E"/>
    <w:rsid w:val="00C641F3"/>
    <w:rsid w:val="00C643AA"/>
    <w:rsid w:val="00C644A0"/>
    <w:rsid w:val="00C645DB"/>
    <w:rsid w:val="00C6492C"/>
    <w:rsid w:val="00C64AD5"/>
    <w:rsid w:val="00C64C28"/>
    <w:rsid w:val="00C64C35"/>
    <w:rsid w:val="00C64CE0"/>
    <w:rsid w:val="00C64D77"/>
    <w:rsid w:val="00C64DC7"/>
    <w:rsid w:val="00C650AD"/>
    <w:rsid w:val="00C6518F"/>
    <w:rsid w:val="00C651AC"/>
    <w:rsid w:val="00C6524C"/>
    <w:rsid w:val="00C65596"/>
    <w:rsid w:val="00C657B1"/>
    <w:rsid w:val="00C65949"/>
    <w:rsid w:val="00C65A9F"/>
    <w:rsid w:val="00C6609E"/>
    <w:rsid w:val="00C661A5"/>
    <w:rsid w:val="00C66430"/>
    <w:rsid w:val="00C6664F"/>
    <w:rsid w:val="00C666DE"/>
    <w:rsid w:val="00C668D9"/>
    <w:rsid w:val="00C6692E"/>
    <w:rsid w:val="00C6695C"/>
    <w:rsid w:val="00C66D24"/>
    <w:rsid w:val="00C66D5B"/>
    <w:rsid w:val="00C66DC3"/>
    <w:rsid w:val="00C6765C"/>
    <w:rsid w:val="00C67744"/>
    <w:rsid w:val="00C70073"/>
    <w:rsid w:val="00C70079"/>
    <w:rsid w:val="00C70352"/>
    <w:rsid w:val="00C70A9F"/>
    <w:rsid w:val="00C71D45"/>
    <w:rsid w:val="00C71D4B"/>
    <w:rsid w:val="00C71E54"/>
    <w:rsid w:val="00C71F96"/>
    <w:rsid w:val="00C7203C"/>
    <w:rsid w:val="00C7218E"/>
    <w:rsid w:val="00C72226"/>
    <w:rsid w:val="00C722C7"/>
    <w:rsid w:val="00C722EC"/>
    <w:rsid w:val="00C72362"/>
    <w:rsid w:val="00C729CF"/>
    <w:rsid w:val="00C72BC3"/>
    <w:rsid w:val="00C72C23"/>
    <w:rsid w:val="00C730AE"/>
    <w:rsid w:val="00C73192"/>
    <w:rsid w:val="00C7365A"/>
    <w:rsid w:val="00C73B2C"/>
    <w:rsid w:val="00C73CAA"/>
    <w:rsid w:val="00C7419B"/>
    <w:rsid w:val="00C74365"/>
    <w:rsid w:val="00C74558"/>
    <w:rsid w:val="00C745C5"/>
    <w:rsid w:val="00C74616"/>
    <w:rsid w:val="00C74649"/>
    <w:rsid w:val="00C74689"/>
    <w:rsid w:val="00C74BC3"/>
    <w:rsid w:val="00C7505B"/>
    <w:rsid w:val="00C750F7"/>
    <w:rsid w:val="00C751D3"/>
    <w:rsid w:val="00C75296"/>
    <w:rsid w:val="00C753F5"/>
    <w:rsid w:val="00C75529"/>
    <w:rsid w:val="00C75A2F"/>
    <w:rsid w:val="00C75D80"/>
    <w:rsid w:val="00C76042"/>
    <w:rsid w:val="00C7611B"/>
    <w:rsid w:val="00C76373"/>
    <w:rsid w:val="00C76439"/>
    <w:rsid w:val="00C764A3"/>
    <w:rsid w:val="00C764FD"/>
    <w:rsid w:val="00C766B4"/>
    <w:rsid w:val="00C76876"/>
    <w:rsid w:val="00C76CC7"/>
    <w:rsid w:val="00C77115"/>
    <w:rsid w:val="00C777D2"/>
    <w:rsid w:val="00C7790F"/>
    <w:rsid w:val="00C77A05"/>
    <w:rsid w:val="00C77B37"/>
    <w:rsid w:val="00C77DCA"/>
    <w:rsid w:val="00C77F07"/>
    <w:rsid w:val="00C800B0"/>
    <w:rsid w:val="00C801D7"/>
    <w:rsid w:val="00C806BA"/>
    <w:rsid w:val="00C8080D"/>
    <w:rsid w:val="00C80C5C"/>
    <w:rsid w:val="00C80D3A"/>
    <w:rsid w:val="00C80D55"/>
    <w:rsid w:val="00C80F99"/>
    <w:rsid w:val="00C812F2"/>
    <w:rsid w:val="00C81530"/>
    <w:rsid w:val="00C8167F"/>
    <w:rsid w:val="00C816FA"/>
    <w:rsid w:val="00C81830"/>
    <w:rsid w:val="00C81E99"/>
    <w:rsid w:val="00C82021"/>
    <w:rsid w:val="00C8204A"/>
    <w:rsid w:val="00C823A4"/>
    <w:rsid w:val="00C823E9"/>
    <w:rsid w:val="00C826B1"/>
    <w:rsid w:val="00C8273E"/>
    <w:rsid w:val="00C8274F"/>
    <w:rsid w:val="00C82C8D"/>
    <w:rsid w:val="00C82DA4"/>
    <w:rsid w:val="00C82E28"/>
    <w:rsid w:val="00C82FCA"/>
    <w:rsid w:val="00C83334"/>
    <w:rsid w:val="00C83564"/>
    <w:rsid w:val="00C8359B"/>
    <w:rsid w:val="00C83600"/>
    <w:rsid w:val="00C83617"/>
    <w:rsid w:val="00C83D43"/>
    <w:rsid w:val="00C83EB0"/>
    <w:rsid w:val="00C8410F"/>
    <w:rsid w:val="00C8467A"/>
    <w:rsid w:val="00C84798"/>
    <w:rsid w:val="00C85160"/>
    <w:rsid w:val="00C8572A"/>
    <w:rsid w:val="00C85DE7"/>
    <w:rsid w:val="00C85EFE"/>
    <w:rsid w:val="00C860E5"/>
    <w:rsid w:val="00C862C3"/>
    <w:rsid w:val="00C864AF"/>
    <w:rsid w:val="00C866DF"/>
    <w:rsid w:val="00C86981"/>
    <w:rsid w:val="00C86AD2"/>
    <w:rsid w:val="00C86D1B"/>
    <w:rsid w:val="00C86DDE"/>
    <w:rsid w:val="00C870AA"/>
    <w:rsid w:val="00C8745A"/>
    <w:rsid w:val="00C8753E"/>
    <w:rsid w:val="00C875C8"/>
    <w:rsid w:val="00C875CA"/>
    <w:rsid w:val="00C87778"/>
    <w:rsid w:val="00C878EB"/>
    <w:rsid w:val="00C87928"/>
    <w:rsid w:val="00C87A7B"/>
    <w:rsid w:val="00C9048F"/>
    <w:rsid w:val="00C907F4"/>
    <w:rsid w:val="00C90CC9"/>
    <w:rsid w:val="00C90EC6"/>
    <w:rsid w:val="00C913E5"/>
    <w:rsid w:val="00C914B8"/>
    <w:rsid w:val="00C9158A"/>
    <w:rsid w:val="00C915D5"/>
    <w:rsid w:val="00C917E6"/>
    <w:rsid w:val="00C9192F"/>
    <w:rsid w:val="00C91A3A"/>
    <w:rsid w:val="00C91AD8"/>
    <w:rsid w:val="00C91BE0"/>
    <w:rsid w:val="00C91CEE"/>
    <w:rsid w:val="00C9229B"/>
    <w:rsid w:val="00C922B0"/>
    <w:rsid w:val="00C923EC"/>
    <w:rsid w:val="00C923F4"/>
    <w:rsid w:val="00C92541"/>
    <w:rsid w:val="00C92564"/>
    <w:rsid w:val="00C92978"/>
    <w:rsid w:val="00C92B12"/>
    <w:rsid w:val="00C92CC0"/>
    <w:rsid w:val="00C92D4E"/>
    <w:rsid w:val="00C92EE1"/>
    <w:rsid w:val="00C92FBD"/>
    <w:rsid w:val="00C9309D"/>
    <w:rsid w:val="00C930DB"/>
    <w:rsid w:val="00C9331E"/>
    <w:rsid w:val="00C936F5"/>
    <w:rsid w:val="00C938E4"/>
    <w:rsid w:val="00C93A49"/>
    <w:rsid w:val="00C93CF8"/>
    <w:rsid w:val="00C93D28"/>
    <w:rsid w:val="00C93DCA"/>
    <w:rsid w:val="00C93FC7"/>
    <w:rsid w:val="00C93FCF"/>
    <w:rsid w:val="00C941C7"/>
    <w:rsid w:val="00C94278"/>
    <w:rsid w:val="00C943D7"/>
    <w:rsid w:val="00C9460E"/>
    <w:rsid w:val="00C94A47"/>
    <w:rsid w:val="00C94F1A"/>
    <w:rsid w:val="00C95174"/>
    <w:rsid w:val="00C9537D"/>
    <w:rsid w:val="00C95413"/>
    <w:rsid w:val="00C9548C"/>
    <w:rsid w:val="00C95C0B"/>
    <w:rsid w:val="00C95DA5"/>
    <w:rsid w:val="00C964A6"/>
    <w:rsid w:val="00C964AE"/>
    <w:rsid w:val="00C964EE"/>
    <w:rsid w:val="00C96680"/>
    <w:rsid w:val="00C9674A"/>
    <w:rsid w:val="00C97095"/>
    <w:rsid w:val="00C971BE"/>
    <w:rsid w:val="00C97212"/>
    <w:rsid w:val="00C972A0"/>
    <w:rsid w:val="00C97349"/>
    <w:rsid w:val="00C9736B"/>
    <w:rsid w:val="00C97546"/>
    <w:rsid w:val="00C975CA"/>
    <w:rsid w:val="00C97692"/>
    <w:rsid w:val="00C976E3"/>
    <w:rsid w:val="00C979E8"/>
    <w:rsid w:val="00C97BE9"/>
    <w:rsid w:val="00C97D4B"/>
    <w:rsid w:val="00C97EEF"/>
    <w:rsid w:val="00CA00D8"/>
    <w:rsid w:val="00CA0386"/>
    <w:rsid w:val="00CA0480"/>
    <w:rsid w:val="00CA056B"/>
    <w:rsid w:val="00CA0867"/>
    <w:rsid w:val="00CA0A7D"/>
    <w:rsid w:val="00CA0EC2"/>
    <w:rsid w:val="00CA1335"/>
    <w:rsid w:val="00CA139E"/>
    <w:rsid w:val="00CA13E3"/>
    <w:rsid w:val="00CA19D3"/>
    <w:rsid w:val="00CA1A4D"/>
    <w:rsid w:val="00CA1AA9"/>
    <w:rsid w:val="00CA2061"/>
    <w:rsid w:val="00CA2531"/>
    <w:rsid w:val="00CA2686"/>
    <w:rsid w:val="00CA2902"/>
    <w:rsid w:val="00CA2E19"/>
    <w:rsid w:val="00CA2F3A"/>
    <w:rsid w:val="00CA3030"/>
    <w:rsid w:val="00CA349F"/>
    <w:rsid w:val="00CA3678"/>
    <w:rsid w:val="00CA37D7"/>
    <w:rsid w:val="00CA38A5"/>
    <w:rsid w:val="00CA3BA1"/>
    <w:rsid w:val="00CA3CB9"/>
    <w:rsid w:val="00CA3D2F"/>
    <w:rsid w:val="00CA3E25"/>
    <w:rsid w:val="00CA3F23"/>
    <w:rsid w:val="00CA4408"/>
    <w:rsid w:val="00CA46D7"/>
    <w:rsid w:val="00CA479F"/>
    <w:rsid w:val="00CA4A9D"/>
    <w:rsid w:val="00CA4B6D"/>
    <w:rsid w:val="00CA4C56"/>
    <w:rsid w:val="00CA4D7C"/>
    <w:rsid w:val="00CA5093"/>
    <w:rsid w:val="00CA5210"/>
    <w:rsid w:val="00CA522D"/>
    <w:rsid w:val="00CA5388"/>
    <w:rsid w:val="00CA5462"/>
    <w:rsid w:val="00CA5500"/>
    <w:rsid w:val="00CA5810"/>
    <w:rsid w:val="00CA5B7D"/>
    <w:rsid w:val="00CA62F1"/>
    <w:rsid w:val="00CA656F"/>
    <w:rsid w:val="00CA65A9"/>
    <w:rsid w:val="00CA68AB"/>
    <w:rsid w:val="00CA6C6F"/>
    <w:rsid w:val="00CA6DF3"/>
    <w:rsid w:val="00CA6EF5"/>
    <w:rsid w:val="00CA70C7"/>
    <w:rsid w:val="00CA72C1"/>
    <w:rsid w:val="00CA72FE"/>
    <w:rsid w:val="00CA7446"/>
    <w:rsid w:val="00CA7743"/>
    <w:rsid w:val="00CA77B5"/>
    <w:rsid w:val="00CA794C"/>
    <w:rsid w:val="00CA7A97"/>
    <w:rsid w:val="00CA7C3D"/>
    <w:rsid w:val="00CA7FD1"/>
    <w:rsid w:val="00CB0355"/>
    <w:rsid w:val="00CB043D"/>
    <w:rsid w:val="00CB083A"/>
    <w:rsid w:val="00CB0870"/>
    <w:rsid w:val="00CB08D4"/>
    <w:rsid w:val="00CB0925"/>
    <w:rsid w:val="00CB0A3B"/>
    <w:rsid w:val="00CB0E17"/>
    <w:rsid w:val="00CB0ED6"/>
    <w:rsid w:val="00CB0F51"/>
    <w:rsid w:val="00CB129C"/>
    <w:rsid w:val="00CB167B"/>
    <w:rsid w:val="00CB1739"/>
    <w:rsid w:val="00CB177D"/>
    <w:rsid w:val="00CB17D3"/>
    <w:rsid w:val="00CB18AD"/>
    <w:rsid w:val="00CB1AF5"/>
    <w:rsid w:val="00CB1B86"/>
    <w:rsid w:val="00CB1C91"/>
    <w:rsid w:val="00CB1F04"/>
    <w:rsid w:val="00CB22BA"/>
    <w:rsid w:val="00CB23C9"/>
    <w:rsid w:val="00CB2568"/>
    <w:rsid w:val="00CB2983"/>
    <w:rsid w:val="00CB2A25"/>
    <w:rsid w:val="00CB2EFD"/>
    <w:rsid w:val="00CB3032"/>
    <w:rsid w:val="00CB3696"/>
    <w:rsid w:val="00CB36B8"/>
    <w:rsid w:val="00CB36EA"/>
    <w:rsid w:val="00CB3AA9"/>
    <w:rsid w:val="00CB3B16"/>
    <w:rsid w:val="00CB3DB2"/>
    <w:rsid w:val="00CB4026"/>
    <w:rsid w:val="00CB40D3"/>
    <w:rsid w:val="00CB431A"/>
    <w:rsid w:val="00CB4406"/>
    <w:rsid w:val="00CB447C"/>
    <w:rsid w:val="00CB4589"/>
    <w:rsid w:val="00CB4725"/>
    <w:rsid w:val="00CB4D75"/>
    <w:rsid w:val="00CB4D87"/>
    <w:rsid w:val="00CB4F70"/>
    <w:rsid w:val="00CB51E3"/>
    <w:rsid w:val="00CB5401"/>
    <w:rsid w:val="00CB563E"/>
    <w:rsid w:val="00CB570E"/>
    <w:rsid w:val="00CB5817"/>
    <w:rsid w:val="00CB5B84"/>
    <w:rsid w:val="00CB5C1C"/>
    <w:rsid w:val="00CB5C4F"/>
    <w:rsid w:val="00CB650A"/>
    <w:rsid w:val="00CB6635"/>
    <w:rsid w:val="00CB6654"/>
    <w:rsid w:val="00CB6B64"/>
    <w:rsid w:val="00CB6B7B"/>
    <w:rsid w:val="00CB6BFD"/>
    <w:rsid w:val="00CB6D2E"/>
    <w:rsid w:val="00CB6F1F"/>
    <w:rsid w:val="00CB728F"/>
    <w:rsid w:val="00CB75AA"/>
    <w:rsid w:val="00CB761A"/>
    <w:rsid w:val="00CB7635"/>
    <w:rsid w:val="00CB76D2"/>
    <w:rsid w:val="00CB77CB"/>
    <w:rsid w:val="00CB78BD"/>
    <w:rsid w:val="00CB794A"/>
    <w:rsid w:val="00CB79FB"/>
    <w:rsid w:val="00CB7B03"/>
    <w:rsid w:val="00CB7B3F"/>
    <w:rsid w:val="00CB7BB3"/>
    <w:rsid w:val="00CC02EF"/>
    <w:rsid w:val="00CC0343"/>
    <w:rsid w:val="00CC066F"/>
    <w:rsid w:val="00CC07D6"/>
    <w:rsid w:val="00CC0CDD"/>
    <w:rsid w:val="00CC0D0B"/>
    <w:rsid w:val="00CC1558"/>
    <w:rsid w:val="00CC1643"/>
    <w:rsid w:val="00CC1733"/>
    <w:rsid w:val="00CC193A"/>
    <w:rsid w:val="00CC1EE5"/>
    <w:rsid w:val="00CC2226"/>
    <w:rsid w:val="00CC22D0"/>
    <w:rsid w:val="00CC2588"/>
    <w:rsid w:val="00CC259A"/>
    <w:rsid w:val="00CC28DC"/>
    <w:rsid w:val="00CC2AD5"/>
    <w:rsid w:val="00CC2CD6"/>
    <w:rsid w:val="00CC2E41"/>
    <w:rsid w:val="00CC2EE9"/>
    <w:rsid w:val="00CC2FD9"/>
    <w:rsid w:val="00CC35A6"/>
    <w:rsid w:val="00CC3863"/>
    <w:rsid w:val="00CC39E9"/>
    <w:rsid w:val="00CC3AD4"/>
    <w:rsid w:val="00CC3CB7"/>
    <w:rsid w:val="00CC3D26"/>
    <w:rsid w:val="00CC3E18"/>
    <w:rsid w:val="00CC436B"/>
    <w:rsid w:val="00CC49E6"/>
    <w:rsid w:val="00CC4AC8"/>
    <w:rsid w:val="00CC4BF6"/>
    <w:rsid w:val="00CC508F"/>
    <w:rsid w:val="00CC513A"/>
    <w:rsid w:val="00CC5550"/>
    <w:rsid w:val="00CC5672"/>
    <w:rsid w:val="00CC567E"/>
    <w:rsid w:val="00CC5B5C"/>
    <w:rsid w:val="00CC5B89"/>
    <w:rsid w:val="00CC5CAC"/>
    <w:rsid w:val="00CC6302"/>
    <w:rsid w:val="00CC64DE"/>
    <w:rsid w:val="00CC680F"/>
    <w:rsid w:val="00CC693C"/>
    <w:rsid w:val="00CC6B18"/>
    <w:rsid w:val="00CC6C86"/>
    <w:rsid w:val="00CC6F3F"/>
    <w:rsid w:val="00CC6F9A"/>
    <w:rsid w:val="00CC75CD"/>
    <w:rsid w:val="00CC774C"/>
    <w:rsid w:val="00CC77DD"/>
    <w:rsid w:val="00CC7884"/>
    <w:rsid w:val="00CC7B03"/>
    <w:rsid w:val="00CC7BDF"/>
    <w:rsid w:val="00CC7BFF"/>
    <w:rsid w:val="00CC7D57"/>
    <w:rsid w:val="00CC7DDA"/>
    <w:rsid w:val="00CC7E38"/>
    <w:rsid w:val="00CD06D8"/>
    <w:rsid w:val="00CD086D"/>
    <w:rsid w:val="00CD0B08"/>
    <w:rsid w:val="00CD0F36"/>
    <w:rsid w:val="00CD11CE"/>
    <w:rsid w:val="00CD1583"/>
    <w:rsid w:val="00CD18A6"/>
    <w:rsid w:val="00CD1E22"/>
    <w:rsid w:val="00CD1E60"/>
    <w:rsid w:val="00CD1EF8"/>
    <w:rsid w:val="00CD1F1A"/>
    <w:rsid w:val="00CD1FCA"/>
    <w:rsid w:val="00CD2203"/>
    <w:rsid w:val="00CD2A5E"/>
    <w:rsid w:val="00CD2ABC"/>
    <w:rsid w:val="00CD30C1"/>
    <w:rsid w:val="00CD3140"/>
    <w:rsid w:val="00CD33F8"/>
    <w:rsid w:val="00CD38BA"/>
    <w:rsid w:val="00CD39ED"/>
    <w:rsid w:val="00CD3BD5"/>
    <w:rsid w:val="00CD3C0A"/>
    <w:rsid w:val="00CD3C3A"/>
    <w:rsid w:val="00CD40D5"/>
    <w:rsid w:val="00CD44C4"/>
    <w:rsid w:val="00CD451A"/>
    <w:rsid w:val="00CD4552"/>
    <w:rsid w:val="00CD45C1"/>
    <w:rsid w:val="00CD45E6"/>
    <w:rsid w:val="00CD45ED"/>
    <w:rsid w:val="00CD46D8"/>
    <w:rsid w:val="00CD473A"/>
    <w:rsid w:val="00CD47D9"/>
    <w:rsid w:val="00CD4E6E"/>
    <w:rsid w:val="00CD4F36"/>
    <w:rsid w:val="00CD50AB"/>
    <w:rsid w:val="00CD514A"/>
    <w:rsid w:val="00CD52C0"/>
    <w:rsid w:val="00CD5383"/>
    <w:rsid w:val="00CD59C9"/>
    <w:rsid w:val="00CD5E91"/>
    <w:rsid w:val="00CD6192"/>
    <w:rsid w:val="00CD62D1"/>
    <w:rsid w:val="00CD635B"/>
    <w:rsid w:val="00CD65ED"/>
    <w:rsid w:val="00CD6775"/>
    <w:rsid w:val="00CD6C29"/>
    <w:rsid w:val="00CD6C6B"/>
    <w:rsid w:val="00CD6CDA"/>
    <w:rsid w:val="00CD6FC2"/>
    <w:rsid w:val="00CD77E1"/>
    <w:rsid w:val="00CD78BE"/>
    <w:rsid w:val="00CD7CA8"/>
    <w:rsid w:val="00CD7DE6"/>
    <w:rsid w:val="00CD7ED4"/>
    <w:rsid w:val="00CE0321"/>
    <w:rsid w:val="00CE064B"/>
    <w:rsid w:val="00CE074B"/>
    <w:rsid w:val="00CE0784"/>
    <w:rsid w:val="00CE07EE"/>
    <w:rsid w:val="00CE08EB"/>
    <w:rsid w:val="00CE0A06"/>
    <w:rsid w:val="00CE0A69"/>
    <w:rsid w:val="00CE0E91"/>
    <w:rsid w:val="00CE0FB7"/>
    <w:rsid w:val="00CE14F6"/>
    <w:rsid w:val="00CE1714"/>
    <w:rsid w:val="00CE18E2"/>
    <w:rsid w:val="00CE1957"/>
    <w:rsid w:val="00CE21DA"/>
    <w:rsid w:val="00CE31B2"/>
    <w:rsid w:val="00CE3212"/>
    <w:rsid w:val="00CE3334"/>
    <w:rsid w:val="00CE33DB"/>
    <w:rsid w:val="00CE38C4"/>
    <w:rsid w:val="00CE3907"/>
    <w:rsid w:val="00CE3E32"/>
    <w:rsid w:val="00CE3E61"/>
    <w:rsid w:val="00CE40D2"/>
    <w:rsid w:val="00CE427B"/>
    <w:rsid w:val="00CE467E"/>
    <w:rsid w:val="00CE4705"/>
    <w:rsid w:val="00CE470D"/>
    <w:rsid w:val="00CE47C0"/>
    <w:rsid w:val="00CE49FF"/>
    <w:rsid w:val="00CE4F38"/>
    <w:rsid w:val="00CE53A1"/>
    <w:rsid w:val="00CE5E4F"/>
    <w:rsid w:val="00CE5F7E"/>
    <w:rsid w:val="00CE5FDB"/>
    <w:rsid w:val="00CE65AA"/>
    <w:rsid w:val="00CE678C"/>
    <w:rsid w:val="00CE67B6"/>
    <w:rsid w:val="00CE68B7"/>
    <w:rsid w:val="00CE68FD"/>
    <w:rsid w:val="00CE6C98"/>
    <w:rsid w:val="00CE6CA3"/>
    <w:rsid w:val="00CE6CAD"/>
    <w:rsid w:val="00CE730D"/>
    <w:rsid w:val="00CE73A7"/>
    <w:rsid w:val="00CE7589"/>
    <w:rsid w:val="00CE75C9"/>
    <w:rsid w:val="00CE77A9"/>
    <w:rsid w:val="00CE7A72"/>
    <w:rsid w:val="00CE7B01"/>
    <w:rsid w:val="00CE7B26"/>
    <w:rsid w:val="00CE7BE8"/>
    <w:rsid w:val="00CE7C8E"/>
    <w:rsid w:val="00CE7F85"/>
    <w:rsid w:val="00CE7FE3"/>
    <w:rsid w:val="00CF012C"/>
    <w:rsid w:val="00CF03CF"/>
    <w:rsid w:val="00CF03D1"/>
    <w:rsid w:val="00CF040E"/>
    <w:rsid w:val="00CF04AB"/>
    <w:rsid w:val="00CF055B"/>
    <w:rsid w:val="00CF05EE"/>
    <w:rsid w:val="00CF0664"/>
    <w:rsid w:val="00CF0975"/>
    <w:rsid w:val="00CF09E9"/>
    <w:rsid w:val="00CF0BCA"/>
    <w:rsid w:val="00CF0C3B"/>
    <w:rsid w:val="00CF13C4"/>
    <w:rsid w:val="00CF169F"/>
    <w:rsid w:val="00CF17A6"/>
    <w:rsid w:val="00CF1ACA"/>
    <w:rsid w:val="00CF22F8"/>
    <w:rsid w:val="00CF25C1"/>
    <w:rsid w:val="00CF28B4"/>
    <w:rsid w:val="00CF2A27"/>
    <w:rsid w:val="00CF2DEB"/>
    <w:rsid w:val="00CF3096"/>
    <w:rsid w:val="00CF30F7"/>
    <w:rsid w:val="00CF31EE"/>
    <w:rsid w:val="00CF3481"/>
    <w:rsid w:val="00CF372B"/>
    <w:rsid w:val="00CF3FC5"/>
    <w:rsid w:val="00CF41C0"/>
    <w:rsid w:val="00CF43A5"/>
    <w:rsid w:val="00CF4531"/>
    <w:rsid w:val="00CF464D"/>
    <w:rsid w:val="00CF47D1"/>
    <w:rsid w:val="00CF4812"/>
    <w:rsid w:val="00CF4B8D"/>
    <w:rsid w:val="00CF4C88"/>
    <w:rsid w:val="00CF535A"/>
    <w:rsid w:val="00CF5464"/>
    <w:rsid w:val="00CF54D3"/>
    <w:rsid w:val="00CF558B"/>
    <w:rsid w:val="00CF55DA"/>
    <w:rsid w:val="00CF5A51"/>
    <w:rsid w:val="00CF5C8F"/>
    <w:rsid w:val="00CF5F1E"/>
    <w:rsid w:val="00CF5FED"/>
    <w:rsid w:val="00CF6623"/>
    <w:rsid w:val="00CF683F"/>
    <w:rsid w:val="00CF6EBE"/>
    <w:rsid w:val="00CF6EE5"/>
    <w:rsid w:val="00CF6F62"/>
    <w:rsid w:val="00CF752C"/>
    <w:rsid w:val="00CF7988"/>
    <w:rsid w:val="00CF7999"/>
    <w:rsid w:val="00CF7B35"/>
    <w:rsid w:val="00CF7C9B"/>
    <w:rsid w:val="00CF7DD2"/>
    <w:rsid w:val="00CF7ED5"/>
    <w:rsid w:val="00D001A6"/>
    <w:rsid w:val="00D00272"/>
    <w:rsid w:val="00D00298"/>
    <w:rsid w:val="00D004BB"/>
    <w:rsid w:val="00D008BF"/>
    <w:rsid w:val="00D01025"/>
    <w:rsid w:val="00D011A2"/>
    <w:rsid w:val="00D01A60"/>
    <w:rsid w:val="00D021C8"/>
    <w:rsid w:val="00D023E7"/>
    <w:rsid w:val="00D025CE"/>
    <w:rsid w:val="00D02B08"/>
    <w:rsid w:val="00D02C34"/>
    <w:rsid w:val="00D02FBD"/>
    <w:rsid w:val="00D0318F"/>
    <w:rsid w:val="00D03442"/>
    <w:rsid w:val="00D03548"/>
    <w:rsid w:val="00D035C1"/>
    <w:rsid w:val="00D03660"/>
    <w:rsid w:val="00D039B7"/>
    <w:rsid w:val="00D03A7B"/>
    <w:rsid w:val="00D03BCA"/>
    <w:rsid w:val="00D03E58"/>
    <w:rsid w:val="00D03EAF"/>
    <w:rsid w:val="00D03EFD"/>
    <w:rsid w:val="00D043AB"/>
    <w:rsid w:val="00D04611"/>
    <w:rsid w:val="00D0467E"/>
    <w:rsid w:val="00D046E2"/>
    <w:rsid w:val="00D047A1"/>
    <w:rsid w:val="00D04948"/>
    <w:rsid w:val="00D04AF6"/>
    <w:rsid w:val="00D04C02"/>
    <w:rsid w:val="00D050C1"/>
    <w:rsid w:val="00D0513E"/>
    <w:rsid w:val="00D05384"/>
    <w:rsid w:val="00D0549C"/>
    <w:rsid w:val="00D05573"/>
    <w:rsid w:val="00D05576"/>
    <w:rsid w:val="00D0583D"/>
    <w:rsid w:val="00D0583E"/>
    <w:rsid w:val="00D0596D"/>
    <w:rsid w:val="00D05BDF"/>
    <w:rsid w:val="00D05C6E"/>
    <w:rsid w:val="00D05CE8"/>
    <w:rsid w:val="00D05D0D"/>
    <w:rsid w:val="00D05F3E"/>
    <w:rsid w:val="00D061F5"/>
    <w:rsid w:val="00D064D3"/>
    <w:rsid w:val="00D06D59"/>
    <w:rsid w:val="00D06F84"/>
    <w:rsid w:val="00D073C9"/>
    <w:rsid w:val="00D07587"/>
    <w:rsid w:val="00D07638"/>
    <w:rsid w:val="00D07889"/>
    <w:rsid w:val="00D0798C"/>
    <w:rsid w:val="00D07ACD"/>
    <w:rsid w:val="00D07AF7"/>
    <w:rsid w:val="00D07B02"/>
    <w:rsid w:val="00D07C75"/>
    <w:rsid w:val="00D07FEF"/>
    <w:rsid w:val="00D101D9"/>
    <w:rsid w:val="00D104CC"/>
    <w:rsid w:val="00D107A4"/>
    <w:rsid w:val="00D1084F"/>
    <w:rsid w:val="00D10A1B"/>
    <w:rsid w:val="00D10EF8"/>
    <w:rsid w:val="00D10FCD"/>
    <w:rsid w:val="00D110C0"/>
    <w:rsid w:val="00D1118E"/>
    <w:rsid w:val="00D113C1"/>
    <w:rsid w:val="00D11866"/>
    <w:rsid w:val="00D12030"/>
    <w:rsid w:val="00D120AB"/>
    <w:rsid w:val="00D12218"/>
    <w:rsid w:val="00D12461"/>
    <w:rsid w:val="00D124AE"/>
    <w:rsid w:val="00D1294E"/>
    <w:rsid w:val="00D13007"/>
    <w:rsid w:val="00D1327E"/>
    <w:rsid w:val="00D132C7"/>
    <w:rsid w:val="00D132D4"/>
    <w:rsid w:val="00D1333E"/>
    <w:rsid w:val="00D13426"/>
    <w:rsid w:val="00D1379C"/>
    <w:rsid w:val="00D1400C"/>
    <w:rsid w:val="00D14061"/>
    <w:rsid w:val="00D141BE"/>
    <w:rsid w:val="00D14236"/>
    <w:rsid w:val="00D14270"/>
    <w:rsid w:val="00D148FD"/>
    <w:rsid w:val="00D14A42"/>
    <w:rsid w:val="00D14F00"/>
    <w:rsid w:val="00D14FAE"/>
    <w:rsid w:val="00D151D0"/>
    <w:rsid w:val="00D15506"/>
    <w:rsid w:val="00D155DF"/>
    <w:rsid w:val="00D155FC"/>
    <w:rsid w:val="00D15704"/>
    <w:rsid w:val="00D1582F"/>
    <w:rsid w:val="00D1593D"/>
    <w:rsid w:val="00D159C1"/>
    <w:rsid w:val="00D15CD9"/>
    <w:rsid w:val="00D16509"/>
    <w:rsid w:val="00D166F9"/>
    <w:rsid w:val="00D16873"/>
    <w:rsid w:val="00D168A8"/>
    <w:rsid w:val="00D16C3B"/>
    <w:rsid w:val="00D16CA9"/>
    <w:rsid w:val="00D16E3F"/>
    <w:rsid w:val="00D16F17"/>
    <w:rsid w:val="00D16F70"/>
    <w:rsid w:val="00D1705F"/>
    <w:rsid w:val="00D17131"/>
    <w:rsid w:val="00D1767F"/>
    <w:rsid w:val="00D178AD"/>
    <w:rsid w:val="00D17C01"/>
    <w:rsid w:val="00D17EFB"/>
    <w:rsid w:val="00D2018E"/>
    <w:rsid w:val="00D2029A"/>
    <w:rsid w:val="00D205FB"/>
    <w:rsid w:val="00D20B17"/>
    <w:rsid w:val="00D20C14"/>
    <w:rsid w:val="00D20C31"/>
    <w:rsid w:val="00D20D3F"/>
    <w:rsid w:val="00D20F5B"/>
    <w:rsid w:val="00D215A7"/>
    <w:rsid w:val="00D2165F"/>
    <w:rsid w:val="00D2166C"/>
    <w:rsid w:val="00D21839"/>
    <w:rsid w:val="00D21875"/>
    <w:rsid w:val="00D218F4"/>
    <w:rsid w:val="00D21A60"/>
    <w:rsid w:val="00D21AA7"/>
    <w:rsid w:val="00D21BFE"/>
    <w:rsid w:val="00D21D5C"/>
    <w:rsid w:val="00D22516"/>
    <w:rsid w:val="00D2268D"/>
    <w:rsid w:val="00D226E8"/>
    <w:rsid w:val="00D22C02"/>
    <w:rsid w:val="00D23489"/>
    <w:rsid w:val="00D234B9"/>
    <w:rsid w:val="00D23515"/>
    <w:rsid w:val="00D2371D"/>
    <w:rsid w:val="00D23981"/>
    <w:rsid w:val="00D239B5"/>
    <w:rsid w:val="00D239FB"/>
    <w:rsid w:val="00D23E3A"/>
    <w:rsid w:val="00D241E7"/>
    <w:rsid w:val="00D2423E"/>
    <w:rsid w:val="00D24324"/>
    <w:rsid w:val="00D24380"/>
    <w:rsid w:val="00D2480B"/>
    <w:rsid w:val="00D24860"/>
    <w:rsid w:val="00D249A7"/>
    <w:rsid w:val="00D24A9E"/>
    <w:rsid w:val="00D24C71"/>
    <w:rsid w:val="00D24D90"/>
    <w:rsid w:val="00D24DDE"/>
    <w:rsid w:val="00D24E59"/>
    <w:rsid w:val="00D25569"/>
    <w:rsid w:val="00D25D07"/>
    <w:rsid w:val="00D25E64"/>
    <w:rsid w:val="00D2605B"/>
    <w:rsid w:val="00D26267"/>
    <w:rsid w:val="00D26284"/>
    <w:rsid w:val="00D265F9"/>
    <w:rsid w:val="00D268F8"/>
    <w:rsid w:val="00D2696F"/>
    <w:rsid w:val="00D26D38"/>
    <w:rsid w:val="00D26F2E"/>
    <w:rsid w:val="00D2708E"/>
    <w:rsid w:val="00D270B6"/>
    <w:rsid w:val="00D27184"/>
    <w:rsid w:val="00D277A2"/>
    <w:rsid w:val="00D278B7"/>
    <w:rsid w:val="00D279B2"/>
    <w:rsid w:val="00D27A70"/>
    <w:rsid w:val="00D27DE9"/>
    <w:rsid w:val="00D27FBC"/>
    <w:rsid w:val="00D30301"/>
    <w:rsid w:val="00D3049E"/>
    <w:rsid w:val="00D30ABC"/>
    <w:rsid w:val="00D30F29"/>
    <w:rsid w:val="00D31107"/>
    <w:rsid w:val="00D3170A"/>
    <w:rsid w:val="00D31762"/>
    <w:rsid w:val="00D3183E"/>
    <w:rsid w:val="00D319BD"/>
    <w:rsid w:val="00D31ACB"/>
    <w:rsid w:val="00D31B7E"/>
    <w:rsid w:val="00D31C8C"/>
    <w:rsid w:val="00D31DDE"/>
    <w:rsid w:val="00D31EE4"/>
    <w:rsid w:val="00D32066"/>
    <w:rsid w:val="00D32128"/>
    <w:rsid w:val="00D321DD"/>
    <w:rsid w:val="00D32379"/>
    <w:rsid w:val="00D32A4F"/>
    <w:rsid w:val="00D32F44"/>
    <w:rsid w:val="00D3359C"/>
    <w:rsid w:val="00D33694"/>
    <w:rsid w:val="00D33795"/>
    <w:rsid w:val="00D33AF7"/>
    <w:rsid w:val="00D33CAC"/>
    <w:rsid w:val="00D34085"/>
    <w:rsid w:val="00D345A2"/>
    <w:rsid w:val="00D34878"/>
    <w:rsid w:val="00D34E97"/>
    <w:rsid w:val="00D34E9E"/>
    <w:rsid w:val="00D3553E"/>
    <w:rsid w:val="00D358CD"/>
    <w:rsid w:val="00D3592A"/>
    <w:rsid w:val="00D35EFB"/>
    <w:rsid w:val="00D362F8"/>
    <w:rsid w:val="00D36332"/>
    <w:rsid w:val="00D36355"/>
    <w:rsid w:val="00D3659A"/>
    <w:rsid w:val="00D367B7"/>
    <w:rsid w:val="00D36B69"/>
    <w:rsid w:val="00D36BE7"/>
    <w:rsid w:val="00D36E7F"/>
    <w:rsid w:val="00D3718F"/>
    <w:rsid w:val="00D3768D"/>
    <w:rsid w:val="00D37A16"/>
    <w:rsid w:val="00D37B78"/>
    <w:rsid w:val="00D40015"/>
    <w:rsid w:val="00D4024E"/>
    <w:rsid w:val="00D4025F"/>
    <w:rsid w:val="00D402C0"/>
    <w:rsid w:val="00D402E9"/>
    <w:rsid w:val="00D403C2"/>
    <w:rsid w:val="00D4052D"/>
    <w:rsid w:val="00D4059F"/>
    <w:rsid w:val="00D4074E"/>
    <w:rsid w:val="00D40BAD"/>
    <w:rsid w:val="00D40D2C"/>
    <w:rsid w:val="00D41266"/>
    <w:rsid w:val="00D41335"/>
    <w:rsid w:val="00D413F5"/>
    <w:rsid w:val="00D41434"/>
    <w:rsid w:val="00D41481"/>
    <w:rsid w:val="00D4159C"/>
    <w:rsid w:val="00D416A8"/>
    <w:rsid w:val="00D4182B"/>
    <w:rsid w:val="00D41882"/>
    <w:rsid w:val="00D41FDA"/>
    <w:rsid w:val="00D423E1"/>
    <w:rsid w:val="00D424F9"/>
    <w:rsid w:val="00D4257E"/>
    <w:rsid w:val="00D42619"/>
    <w:rsid w:val="00D42812"/>
    <w:rsid w:val="00D429EA"/>
    <w:rsid w:val="00D42AF8"/>
    <w:rsid w:val="00D42BBE"/>
    <w:rsid w:val="00D42CC5"/>
    <w:rsid w:val="00D42E30"/>
    <w:rsid w:val="00D42E8D"/>
    <w:rsid w:val="00D43B4E"/>
    <w:rsid w:val="00D43CB6"/>
    <w:rsid w:val="00D43E66"/>
    <w:rsid w:val="00D43EE9"/>
    <w:rsid w:val="00D440E6"/>
    <w:rsid w:val="00D44374"/>
    <w:rsid w:val="00D4451A"/>
    <w:rsid w:val="00D44627"/>
    <w:rsid w:val="00D446EB"/>
    <w:rsid w:val="00D44761"/>
    <w:rsid w:val="00D44771"/>
    <w:rsid w:val="00D44825"/>
    <w:rsid w:val="00D4499A"/>
    <w:rsid w:val="00D44A47"/>
    <w:rsid w:val="00D44A72"/>
    <w:rsid w:val="00D44DD2"/>
    <w:rsid w:val="00D44F1C"/>
    <w:rsid w:val="00D45150"/>
    <w:rsid w:val="00D453DD"/>
    <w:rsid w:val="00D45782"/>
    <w:rsid w:val="00D457D4"/>
    <w:rsid w:val="00D4587F"/>
    <w:rsid w:val="00D45AC3"/>
    <w:rsid w:val="00D45B0F"/>
    <w:rsid w:val="00D45C13"/>
    <w:rsid w:val="00D460D0"/>
    <w:rsid w:val="00D46692"/>
    <w:rsid w:val="00D46730"/>
    <w:rsid w:val="00D46BE6"/>
    <w:rsid w:val="00D46CBB"/>
    <w:rsid w:val="00D46E7F"/>
    <w:rsid w:val="00D46EDF"/>
    <w:rsid w:val="00D47237"/>
    <w:rsid w:val="00D4765A"/>
    <w:rsid w:val="00D476E4"/>
    <w:rsid w:val="00D47D74"/>
    <w:rsid w:val="00D5007B"/>
    <w:rsid w:val="00D5059E"/>
    <w:rsid w:val="00D50729"/>
    <w:rsid w:val="00D5089E"/>
    <w:rsid w:val="00D50A29"/>
    <w:rsid w:val="00D50CA0"/>
    <w:rsid w:val="00D50DBC"/>
    <w:rsid w:val="00D50EA9"/>
    <w:rsid w:val="00D50F75"/>
    <w:rsid w:val="00D50F81"/>
    <w:rsid w:val="00D51092"/>
    <w:rsid w:val="00D51331"/>
    <w:rsid w:val="00D51471"/>
    <w:rsid w:val="00D51641"/>
    <w:rsid w:val="00D51664"/>
    <w:rsid w:val="00D51808"/>
    <w:rsid w:val="00D51A85"/>
    <w:rsid w:val="00D51AD7"/>
    <w:rsid w:val="00D51C32"/>
    <w:rsid w:val="00D51DCF"/>
    <w:rsid w:val="00D51F1D"/>
    <w:rsid w:val="00D52128"/>
    <w:rsid w:val="00D52201"/>
    <w:rsid w:val="00D52381"/>
    <w:rsid w:val="00D52744"/>
    <w:rsid w:val="00D52799"/>
    <w:rsid w:val="00D52B3C"/>
    <w:rsid w:val="00D52FB2"/>
    <w:rsid w:val="00D53010"/>
    <w:rsid w:val="00D53113"/>
    <w:rsid w:val="00D5330B"/>
    <w:rsid w:val="00D53693"/>
    <w:rsid w:val="00D53AD6"/>
    <w:rsid w:val="00D53B58"/>
    <w:rsid w:val="00D53BF8"/>
    <w:rsid w:val="00D53E7B"/>
    <w:rsid w:val="00D53EA6"/>
    <w:rsid w:val="00D54265"/>
    <w:rsid w:val="00D5428A"/>
    <w:rsid w:val="00D54D45"/>
    <w:rsid w:val="00D54F75"/>
    <w:rsid w:val="00D553FB"/>
    <w:rsid w:val="00D556D4"/>
    <w:rsid w:val="00D55B25"/>
    <w:rsid w:val="00D55B7C"/>
    <w:rsid w:val="00D55BB4"/>
    <w:rsid w:val="00D55D7D"/>
    <w:rsid w:val="00D56275"/>
    <w:rsid w:val="00D56519"/>
    <w:rsid w:val="00D56A07"/>
    <w:rsid w:val="00D56A68"/>
    <w:rsid w:val="00D56FB7"/>
    <w:rsid w:val="00D57F09"/>
    <w:rsid w:val="00D600BC"/>
    <w:rsid w:val="00D600C6"/>
    <w:rsid w:val="00D601B9"/>
    <w:rsid w:val="00D6026D"/>
    <w:rsid w:val="00D6030C"/>
    <w:rsid w:val="00D60881"/>
    <w:rsid w:val="00D60AAE"/>
    <w:rsid w:val="00D60B1D"/>
    <w:rsid w:val="00D60DEC"/>
    <w:rsid w:val="00D60F00"/>
    <w:rsid w:val="00D60F10"/>
    <w:rsid w:val="00D6115F"/>
    <w:rsid w:val="00D61400"/>
    <w:rsid w:val="00D6166D"/>
    <w:rsid w:val="00D61DA7"/>
    <w:rsid w:val="00D61F6D"/>
    <w:rsid w:val="00D623C9"/>
    <w:rsid w:val="00D623F1"/>
    <w:rsid w:val="00D6246A"/>
    <w:rsid w:val="00D629C2"/>
    <w:rsid w:val="00D62C46"/>
    <w:rsid w:val="00D62E1D"/>
    <w:rsid w:val="00D62E74"/>
    <w:rsid w:val="00D63222"/>
    <w:rsid w:val="00D63324"/>
    <w:rsid w:val="00D634F6"/>
    <w:rsid w:val="00D63668"/>
    <w:rsid w:val="00D638D9"/>
    <w:rsid w:val="00D6390E"/>
    <w:rsid w:val="00D63AC2"/>
    <w:rsid w:val="00D63BE1"/>
    <w:rsid w:val="00D63C2C"/>
    <w:rsid w:val="00D63D17"/>
    <w:rsid w:val="00D63D47"/>
    <w:rsid w:val="00D63F6D"/>
    <w:rsid w:val="00D6471C"/>
    <w:rsid w:val="00D648A0"/>
    <w:rsid w:val="00D64A2A"/>
    <w:rsid w:val="00D64EE5"/>
    <w:rsid w:val="00D64F6E"/>
    <w:rsid w:val="00D6546D"/>
    <w:rsid w:val="00D654BD"/>
    <w:rsid w:val="00D65673"/>
    <w:rsid w:val="00D65678"/>
    <w:rsid w:val="00D65AB8"/>
    <w:rsid w:val="00D65FFD"/>
    <w:rsid w:val="00D6604D"/>
    <w:rsid w:val="00D66970"/>
    <w:rsid w:val="00D66986"/>
    <w:rsid w:val="00D66A0B"/>
    <w:rsid w:val="00D6707D"/>
    <w:rsid w:val="00D670CB"/>
    <w:rsid w:val="00D672C9"/>
    <w:rsid w:val="00D673F5"/>
    <w:rsid w:val="00D67963"/>
    <w:rsid w:val="00D67CCD"/>
    <w:rsid w:val="00D67D54"/>
    <w:rsid w:val="00D67D9B"/>
    <w:rsid w:val="00D67DBB"/>
    <w:rsid w:val="00D67E1A"/>
    <w:rsid w:val="00D7014A"/>
    <w:rsid w:val="00D70252"/>
    <w:rsid w:val="00D704AE"/>
    <w:rsid w:val="00D70805"/>
    <w:rsid w:val="00D708BA"/>
    <w:rsid w:val="00D70A2E"/>
    <w:rsid w:val="00D70A63"/>
    <w:rsid w:val="00D70ABC"/>
    <w:rsid w:val="00D70CCE"/>
    <w:rsid w:val="00D70DE2"/>
    <w:rsid w:val="00D70E86"/>
    <w:rsid w:val="00D70EFB"/>
    <w:rsid w:val="00D70F8F"/>
    <w:rsid w:val="00D715C8"/>
    <w:rsid w:val="00D71793"/>
    <w:rsid w:val="00D71F5A"/>
    <w:rsid w:val="00D7202D"/>
    <w:rsid w:val="00D726D2"/>
    <w:rsid w:val="00D72792"/>
    <w:rsid w:val="00D728D2"/>
    <w:rsid w:val="00D72BA4"/>
    <w:rsid w:val="00D72C6C"/>
    <w:rsid w:val="00D731E3"/>
    <w:rsid w:val="00D733FB"/>
    <w:rsid w:val="00D73564"/>
    <w:rsid w:val="00D73A81"/>
    <w:rsid w:val="00D73BC9"/>
    <w:rsid w:val="00D73D1E"/>
    <w:rsid w:val="00D74313"/>
    <w:rsid w:val="00D74441"/>
    <w:rsid w:val="00D74623"/>
    <w:rsid w:val="00D748C3"/>
    <w:rsid w:val="00D749DB"/>
    <w:rsid w:val="00D74A28"/>
    <w:rsid w:val="00D74BCB"/>
    <w:rsid w:val="00D74DA0"/>
    <w:rsid w:val="00D74DD0"/>
    <w:rsid w:val="00D74E40"/>
    <w:rsid w:val="00D74E52"/>
    <w:rsid w:val="00D74E76"/>
    <w:rsid w:val="00D74FEA"/>
    <w:rsid w:val="00D756B5"/>
    <w:rsid w:val="00D759F5"/>
    <w:rsid w:val="00D75A36"/>
    <w:rsid w:val="00D75D93"/>
    <w:rsid w:val="00D760F1"/>
    <w:rsid w:val="00D76796"/>
    <w:rsid w:val="00D767BC"/>
    <w:rsid w:val="00D768BF"/>
    <w:rsid w:val="00D769B4"/>
    <w:rsid w:val="00D76D23"/>
    <w:rsid w:val="00D76D61"/>
    <w:rsid w:val="00D77151"/>
    <w:rsid w:val="00D771D4"/>
    <w:rsid w:val="00D7721A"/>
    <w:rsid w:val="00D772E9"/>
    <w:rsid w:val="00D773CF"/>
    <w:rsid w:val="00D773E5"/>
    <w:rsid w:val="00D7741C"/>
    <w:rsid w:val="00D774CB"/>
    <w:rsid w:val="00D7755F"/>
    <w:rsid w:val="00D777B4"/>
    <w:rsid w:val="00D77879"/>
    <w:rsid w:val="00D77AC4"/>
    <w:rsid w:val="00D77B64"/>
    <w:rsid w:val="00D803E7"/>
    <w:rsid w:val="00D80514"/>
    <w:rsid w:val="00D808E6"/>
    <w:rsid w:val="00D8096A"/>
    <w:rsid w:val="00D80B35"/>
    <w:rsid w:val="00D80BFC"/>
    <w:rsid w:val="00D80C9F"/>
    <w:rsid w:val="00D81122"/>
    <w:rsid w:val="00D8129D"/>
    <w:rsid w:val="00D81D38"/>
    <w:rsid w:val="00D82021"/>
    <w:rsid w:val="00D82052"/>
    <w:rsid w:val="00D820A1"/>
    <w:rsid w:val="00D82109"/>
    <w:rsid w:val="00D821EA"/>
    <w:rsid w:val="00D82520"/>
    <w:rsid w:val="00D82668"/>
    <w:rsid w:val="00D826B6"/>
    <w:rsid w:val="00D82895"/>
    <w:rsid w:val="00D82D1C"/>
    <w:rsid w:val="00D82DB3"/>
    <w:rsid w:val="00D82E6C"/>
    <w:rsid w:val="00D83121"/>
    <w:rsid w:val="00D8331B"/>
    <w:rsid w:val="00D83AEE"/>
    <w:rsid w:val="00D83DB7"/>
    <w:rsid w:val="00D83EF6"/>
    <w:rsid w:val="00D844EE"/>
    <w:rsid w:val="00D84592"/>
    <w:rsid w:val="00D84B2E"/>
    <w:rsid w:val="00D84F28"/>
    <w:rsid w:val="00D854A6"/>
    <w:rsid w:val="00D854F4"/>
    <w:rsid w:val="00D8563C"/>
    <w:rsid w:val="00D858CF"/>
    <w:rsid w:val="00D85986"/>
    <w:rsid w:val="00D8598A"/>
    <w:rsid w:val="00D85A7A"/>
    <w:rsid w:val="00D85C0E"/>
    <w:rsid w:val="00D85C41"/>
    <w:rsid w:val="00D8600E"/>
    <w:rsid w:val="00D86159"/>
    <w:rsid w:val="00D86173"/>
    <w:rsid w:val="00D861EA"/>
    <w:rsid w:val="00D86205"/>
    <w:rsid w:val="00D862CB"/>
    <w:rsid w:val="00D8645E"/>
    <w:rsid w:val="00D864C8"/>
    <w:rsid w:val="00D8681B"/>
    <w:rsid w:val="00D868AF"/>
    <w:rsid w:val="00D86938"/>
    <w:rsid w:val="00D86AF6"/>
    <w:rsid w:val="00D8702A"/>
    <w:rsid w:val="00D8704C"/>
    <w:rsid w:val="00D87050"/>
    <w:rsid w:val="00D87509"/>
    <w:rsid w:val="00D875BF"/>
    <w:rsid w:val="00D879C3"/>
    <w:rsid w:val="00D87D49"/>
    <w:rsid w:val="00D87F37"/>
    <w:rsid w:val="00D90179"/>
    <w:rsid w:val="00D903F0"/>
    <w:rsid w:val="00D90538"/>
    <w:rsid w:val="00D90E39"/>
    <w:rsid w:val="00D90E53"/>
    <w:rsid w:val="00D90F5A"/>
    <w:rsid w:val="00D912C4"/>
    <w:rsid w:val="00D916CC"/>
    <w:rsid w:val="00D918D7"/>
    <w:rsid w:val="00D918E9"/>
    <w:rsid w:val="00D91B56"/>
    <w:rsid w:val="00D92376"/>
    <w:rsid w:val="00D923DF"/>
    <w:rsid w:val="00D92464"/>
    <w:rsid w:val="00D92540"/>
    <w:rsid w:val="00D92660"/>
    <w:rsid w:val="00D92A80"/>
    <w:rsid w:val="00D92ADF"/>
    <w:rsid w:val="00D92D57"/>
    <w:rsid w:val="00D92EDE"/>
    <w:rsid w:val="00D930C3"/>
    <w:rsid w:val="00D9391E"/>
    <w:rsid w:val="00D93CFC"/>
    <w:rsid w:val="00D93F25"/>
    <w:rsid w:val="00D942CF"/>
    <w:rsid w:val="00D94304"/>
    <w:rsid w:val="00D9435B"/>
    <w:rsid w:val="00D94427"/>
    <w:rsid w:val="00D94508"/>
    <w:rsid w:val="00D94EBE"/>
    <w:rsid w:val="00D953A9"/>
    <w:rsid w:val="00D955FE"/>
    <w:rsid w:val="00D957D7"/>
    <w:rsid w:val="00D95A0C"/>
    <w:rsid w:val="00D95A9F"/>
    <w:rsid w:val="00D95D8F"/>
    <w:rsid w:val="00D96087"/>
    <w:rsid w:val="00D962A1"/>
    <w:rsid w:val="00D967CD"/>
    <w:rsid w:val="00D9684A"/>
    <w:rsid w:val="00D96C5E"/>
    <w:rsid w:val="00D96FC4"/>
    <w:rsid w:val="00D96FE9"/>
    <w:rsid w:val="00D972E4"/>
    <w:rsid w:val="00D97539"/>
    <w:rsid w:val="00D97611"/>
    <w:rsid w:val="00D976BF"/>
    <w:rsid w:val="00D97902"/>
    <w:rsid w:val="00D97ED8"/>
    <w:rsid w:val="00D97F00"/>
    <w:rsid w:val="00D97FAC"/>
    <w:rsid w:val="00D97FC1"/>
    <w:rsid w:val="00DA001A"/>
    <w:rsid w:val="00DA02C5"/>
    <w:rsid w:val="00DA05A3"/>
    <w:rsid w:val="00DA075F"/>
    <w:rsid w:val="00DA0926"/>
    <w:rsid w:val="00DA0B08"/>
    <w:rsid w:val="00DA0B91"/>
    <w:rsid w:val="00DA0C2F"/>
    <w:rsid w:val="00DA0F78"/>
    <w:rsid w:val="00DA0F7F"/>
    <w:rsid w:val="00DA11EA"/>
    <w:rsid w:val="00DA127E"/>
    <w:rsid w:val="00DA136F"/>
    <w:rsid w:val="00DA16BE"/>
    <w:rsid w:val="00DA1A43"/>
    <w:rsid w:val="00DA1E62"/>
    <w:rsid w:val="00DA1EF7"/>
    <w:rsid w:val="00DA2107"/>
    <w:rsid w:val="00DA2506"/>
    <w:rsid w:val="00DA25D6"/>
    <w:rsid w:val="00DA26D9"/>
    <w:rsid w:val="00DA275D"/>
    <w:rsid w:val="00DA2834"/>
    <w:rsid w:val="00DA2B6C"/>
    <w:rsid w:val="00DA2C41"/>
    <w:rsid w:val="00DA2D95"/>
    <w:rsid w:val="00DA3AE2"/>
    <w:rsid w:val="00DA3BA7"/>
    <w:rsid w:val="00DA4165"/>
    <w:rsid w:val="00DA4224"/>
    <w:rsid w:val="00DA432E"/>
    <w:rsid w:val="00DA436E"/>
    <w:rsid w:val="00DA441A"/>
    <w:rsid w:val="00DA447E"/>
    <w:rsid w:val="00DA475C"/>
    <w:rsid w:val="00DA4ABA"/>
    <w:rsid w:val="00DA4C39"/>
    <w:rsid w:val="00DA4D97"/>
    <w:rsid w:val="00DA4FE4"/>
    <w:rsid w:val="00DA54ED"/>
    <w:rsid w:val="00DA5B17"/>
    <w:rsid w:val="00DA60FD"/>
    <w:rsid w:val="00DA612D"/>
    <w:rsid w:val="00DA61D2"/>
    <w:rsid w:val="00DA61DF"/>
    <w:rsid w:val="00DA635B"/>
    <w:rsid w:val="00DA6650"/>
    <w:rsid w:val="00DA6908"/>
    <w:rsid w:val="00DA691E"/>
    <w:rsid w:val="00DA6934"/>
    <w:rsid w:val="00DA6B83"/>
    <w:rsid w:val="00DA6BD7"/>
    <w:rsid w:val="00DA6F4D"/>
    <w:rsid w:val="00DA6FF7"/>
    <w:rsid w:val="00DA764A"/>
    <w:rsid w:val="00DA76FD"/>
    <w:rsid w:val="00DA7721"/>
    <w:rsid w:val="00DA7743"/>
    <w:rsid w:val="00DA79A5"/>
    <w:rsid w:val="00DA7A1A"/>
    <w:rsid w:val="00DA7C84"/>
    <w:rsid w:val="00DA7F5A"/>
    <w:rsid w:val="00DB0A05"/>
    <w:rsid w:val="00DB0A74"/>
    <w:rsid w:val="00DB0B7F"/>
    <w:rsid w:val="00DB0DFD"/>
    <w:rsid w:val="00DB0FCE"/>
    <w:rsid w:val="00DB0FE6"/>
    <w:rsid w:val="00DB1132"/>
    <w:rsid w:val="00DB121F"/>
    <w:rsid w:val="00DB1889"/>
    <w:rsid w:val="00DB18B1"/>
    <w:rsid w:val="00DB1C3D"/>
    <w:rsid w:val="00DB1CAF"/>
    <w:rsid w:val="00DB2005"/>
    <w:rsid w:val="00DB23DE"/>
    <w:rsid w:val="00DB25D0"/>
    <w:rsid w:val="00DB27BD"/>
    <w:rsid w:val="00DB2943"/>
    <w:rsid w:val="00DB2B81"/>
    <w:rsid w:val="00DB2BCD"/>
    <w:rsid w:val="00DB2C55"/>
    <w:rsid w:val="00DB2DC8"/>
    <w:rsid w:val="00DB2FDB"/>
    <w:rsid w:val="00DB3580"/>
    <w:rsid w:val="00DB3B5C"/>
    <w:rsid w:val="00DB3BA3"/>
    <w:rsid w:val="00DB4008"/>
    <w:rsid w:val="00DB40B1"/>
    <w:rsid w:val="00DB42F2"/>
    <w:rsid w:val="00DB4449"/>
    <w:rsid w:val="00DB4AF8"/>
    <w:rsid w:val="00DB4AF9"/>
    <w:rsid w:val="00DB4D40"/>
    <w:rsid w:val="00DB5092"/>
    <w:rsid w:val="00DB52B9"/>
    <w:rsid w:val="00DB540C"/>
    <w:rsid w:val="00DB572A"/>
    <w:rsid w:val="00DB5A6D"/>
    <w:rsid w:val="00DB5AD7"/>
    <w:rsid w:val="00DB5DC2"/>
    <w:rsid w:val="00DB62B8"/>
    <w:rsid w:val="00DB64D2"/>
    <w:rsid w:val="00DB6508"/>
    <w:rsid w:val="00DB6543"/>
    <w:rsid w:val="00DB65BC"/>
    <w:rsid w:val="00DB6B8A"/>
    <w:rsid w:val="00DB6F52"/>
    <w:rsid w:val="00DB7278"/>
    <w:rsid w:val="00DB7574"/>
    <w:rsid w:val="00DB7747"/>
    <w:rsid w:val="00DB7A7E"/>
    <w:rsid w:val="00DB7BCC"/>
    <w:rsid w:val="00DB7CF9"/>
    <w:rsid w:val="00DB7D0F"/>
    <w:rsid w:val="00DB7E3F"/>
    <w:rsid w:val="00DB7EA4"/>
    <w:rsid w:val="00DC0154"/>
    <w:rsid w:val="00DC018E"/>
    <w:rsid w:val="00DC029A"/>
    <w:rsid w:val="00DC07DA"/>
    <w:rsid w:val="00DC09B0"/>
    <w:rsid w:val="00DC0D15"/>
    <w:rsid w:val="00DC0E4B"/>
    <w:rsid w:val="00DC0E52"/>
    <w:rsid w:val="00DC102C"/>
    <w:rsid w:val="00DC1181"/>
    <w:rsid w:val="00DC11E7"/>
    <w:rsid w:val="00DC12A6"/>
    <w:rsid w:val="00DC130A"/>
    <w:rsid w:val="00DC145D"/>
    <w:rsid w:val="00DC161E"/>
    <w:rsid w:val="00DC1B58"/>
    <w:rsid w:val="00DC1FBC"/>
    <w:rsid w:val="00DC21A1"/>
    <w:rsid w:val="00DC2227"/>
    <w:rsid w:val="00DC228F"/>
    <w:rsid w:val="00DC2553"/>
    <w:rsid w:val="00DC28FD"/>
    <w:rsid w:val="00DC2CCC"/>
    <w:rsid w:val="00DC2E48"/>
    <w:rsid w:val="00DC2EF8"/>
    <w:rsid w:val="00DC35D1"/>
    <w:rsid w:val="00DC38C4"/>
    <w:rsid w:val="00DC391C"/>
    <w:rsid w:val="00DC396B"/>
    <w:rsid w:val="00DC3B52"/>
    <w:rsid w:val="00DC3BFB"/>
    <w:rsid w:val="00DC3DA1"/>
    <w:rsid w:val="00DC3DB3"/>
    <w:rsid w:val="00DC3F1D"/>
    <w:rsid w:val="00DC4233"/>
    <w:rsid w:val="00DC436D"/>
    <w:rsid w:val="00DC4419"/>
    <w:rsid w:val="00DC476F"/>
    <w:rsid w:val="00DC4936"/>
    <w:rsid w:val="00DC4B6F"/>
    <w:rsid w:val="00DC4BC0"/>
    <w:rsid w:val="00DC500B"/>
    <w:rsid w:val="00DC53ED"/>
    <w:rsid w:val="00DC54D8"/>
    <w:rsid w:val="00DC5614"/>
    <w:rsid w:val="00DC59BD"/>
    <w:rsid w:val="00DC5AA3"/>
    <w:rsid w:val="00DC5B54"/>
    <w:rsid w:val="00DC5B73"/>
    <w:rsid w:val="00DC636A"/>
    <w:rsid w:val="00DC67DD"/>
    <w:rsid w:val="00DC6ABF"/>
    <w:rsid w:val="00DC6BA7"/>
    <w:rsid w:val="00DC6DD5"/>
    <w:rsid w:val="00DC6DE5"/>
    <w:rsid w:val="00DC7018"/>
    <w:rsid w:val="00DC70BB"/>
    <w:rsid w:val="00DC738F"/>
    <w:rsid w:val="00DC7413"/>
    <w:rsid w:val="00DC7568"/>
    <w:rsid w:val="00DC75C4"/>
    <w:rsid w:val="00DC76D1"/>
    <w:rsid w:val="00DC78E1"/>
    <w:rsid w:val="00DC79A6"/>
    <w:rsid w:val="00DC7AE8"/>
    <w:rsid w:val="00DC7B30"/>
    <w:rsid w:val="00DC7EE4"/>
    <w:rsid w:val="00DC7EFC"/>
    <w:rsid w:val="00DD008D"/>
    <w:rsid w:val="00DD0297"/>
    <w:rsid w:val="00DD04ED"/>
    <w:rsid w:val="00DD05FB"/>
    <w:rsid w:val="00DD06F5"/>
    <w:rsid w:val="00DD076C"/>
    <w:rsid w:val="00DD0B92"/>
    <w:rsid w:val="00DD0E3B"/>
    <w:rsid w:val="00DD0FA0"/>
    <w:rsid w:val="00DD105F"/>
    <w:rsid w:val="00DD12CC"/>
    <w:rsid w:val="00DD1544"/>
    <w:rsid w:val="00DD15C5"/>
    <w:rsid w:val="00DD1650"/>
    <w:rsid w:val="00DD186A"/>
    <w:rsid w:val="00DD19AC"/>
    <w:rsid w:val="00DD1B17"/>
    <w:rsid w:val="00DD1D52"/>
    <w:rsid w:val="00DD1D73"/>
    <w:rsid w:val="00DD1E00"/>
    <w:rsid w:val="00DD1FED"/>
    <w:rsid w:val="00DD2655"/>
    <w:rsid w:val="00DD293E"/>
    <w:rsid w:val="00DD2A37"/>
    <w:rsid w:val="00DD2A98"/>
    <w:rsid w:val="00DD2F22"/>
    <w:rsid w:val="00DD33EF"/>
    <w:rsid w:val="00DD34D8"/>
    <w:rsid w:val="00DD35B3"/>
    <w:rsid w:val="00DD35E7"/>
    <w:rsid w:val="00DD3647"/>
    <w:rsid w:val="00DD366C"/>
    <w:rsid w:val="00DD38D3"/>
    <w:rsid w:val="00DD3A3B"/>
    <w:rsid w:val="00DD4056"/>
    <w:rsid w:val="00DD4113"/>
    <w:rsid w:val="00DD429A"/>
    <w:rsid w:val="00DD438B"/>
    <w:rsid w:val="00DD488C"/>
    <w:rsid w:val="00DD515D"/>
    <w:rsid w:val="00DD5B81"/>
    <w:rsid w:val="00DD5B95"/>
    <w:rsid w:val="00DD5BC8"/>
    <w:rsid w:val="00DD5D67"/>
    <w:rsid w:val="00DD6090"/>
    <w:rsid w:val="00DD6149"/>
    <w:rsid w:val="00DD650D"/>
    <w:rsid w:val="00DD6727"/>
    <w:rsid w:val="00DD6837"/>
    <w:rsid w:val="00DD6873"/>
    <w:rsid w:val="00DD6CCD"/>
    <w:rsid w:val="00DD705B"/>
    <w:rsid w:val="00DD719B"/>
    <w:rsid w:val="00DD722E"/>
    <w:rsid w:val="00DD737D"/>
    <w:rsid w:val="00DD73F5"/>
    <w:rsid w:val="00DD75BA"/>
    <w:rsid w:val="00DD7835"/>
    <w:rsid w:val="00DD788A"/>
    <w:rsid w:val="00DD79A4"/>
    <w:rsid w:val="00DD7A3D"/>
    <w:rsid w:val="00DD7C8B"/>
    <w:rsid w:val="00DE02C4"/>
    <w:rsid w:val="00DE03B2"/>
    <w:rsid w:val="00DE04C6"/>
    <w:rsid w:val="00DE072E"/>
    <w:rsid w:val="00DE088A"/>
    <w:rsid w:val="00DE0909"/>
    <w:rsid w:val="00DE0984"/>
    <w:rsid w:val="00DE09EA"/>
    <w:rsid w:val="00DE127D"/>
    <w:rsid w:val="00DE1429"/>
    <w:rsid w:val="00DE15AE"/>
    <w:rsid w:val="00DE18D3"/>
    <w:rsid w:val="00DE1A5B"/>
    <w:rsid w:val="00DE1B61"/>
    <w:rsid w:val="00DE1CCE"/>
    <w:rsid w:val="00DE201F"/>
    <w:rsid w:val="00DE279D"/>
    <w:rsid w:val="00DE2CA4"/>
    <w:rsid w:val="00DE2CF6"/>
    <w:rsid w:val="00DE2E19"/>
    <w:rsid w:val="00DE375E"/>
    <w:rsid w:val="00DE3809"/>
    <w:rsid w:val="00DE38B1"/>
    <w:rsid w:val="00DE3B3B"/>
    <w:rsid w:val="00DE3BC5"/>
    <w:rsid w:val="00DE3D36"/>
    <w:rsid w:val="00DE3D5C"/>
    <w:rsid w:val="00DE3EB8"/>
    <w:rsid w:val="00DE40EB"/>
    <w:rsid w:val="00DE416D"/>
    <w:rsid w:val="00DE4256"/>
    <w:rsid w:val="00DE442E"/>
    <w:rsid w:val="00DE450C"/>
    <w:rsid w:val="00DE4677"/>
    <w:rsid w:val="00DE4781"/>
    <w:rsid w:val="00DE4ABD"/>
    <w:rsid w:val="00DE4E8B"/>
    <w:rsid w:val="00DE4F6C"/>
    <w:rsid w:val="00DE5077"/>
    <w:rsid w:val="00DE50BD"/>
    <w:rsid w:val="00DE52E4"/>
    <w:rsid w:val="00DE53BE"/>
    <w:rsid w:val="00DE55CD"/>
    <w:rsid w:val="00DE5690"/>
    <w:rsid w:val="00DE570F"/>
    <w:rsid w:val="00DE58E8"/>
    <w:rsid w:val="00DE5EE1"/>
    <w:rsid w:val="00DE6368"/>
    <w:rsid w:val="00DE642C"/>
    <w:rsid w:val="00DE67BD"/>
    <w:rsid w:val="00DE6855"/>
    <w:rsid w:val="00DE6C89"/>
    <w:rsid w:val="00DE6D3F"/>
    <w:rsid w:val="00DE7436"/>
    <w:rsid w:val="00DE753E"/>
    <w:rsid w:val="00DE79E5"/>
    <w:rsid w:val="00DE7A5E"/>
    <w:rsid w:val="00DE7B13"/>
    <w:rsid w:val="00DE7E95"/>
    <w:rsid w:val="00DE7F24"/>
    <w:rsid w:val="00DF00F3"/>
    <w:rsid w:val="00DF0317"/>
    <w:rsid w:val="00DF043A"/>
    <w:rsid w:val="00DF0510"/>
    <w:rsid w:val="00DF06A3"/>
    <w:rsid w:val="00DF0B35"/>
    <w:rsid w:val="00DF0C6E"/>
    <w:rsid w:val="00DF0D55"/>
    <w:rsid w:val="00DF0F85"/>
    <w:rsid w:val="00DF1074"/>
    <w:rsid w:val="00DF10DD"/>
    <w:rsid w:val="00DF1523"/>
    <w:rsid w:val="00DF1807"/>
    <w:rsid w:val="00DF228C"/>
    <w:rsid w:val="00DF23CB"/>
    <w:rsid w:val="00DF27A2"/>
    <w:rsid w:val="00DF2915"/>
    <w:rsid w:val="00DF2FFF"/>
    <w:rsid w:val="00DF31A7"/>
    <w:rsid w:val="00DF3677"/>
    <w:rsid w:val="00DF388F"/>
    <w:rsid w:val="00DF38EF"/>
    <w:rsid w:val="00DF3A49"/>
    <w:rsid w:val="00DF3E35"/>
    <w:rsid w:val="00DF3FAE"/>
    <w:rsid w:val="00DF4069"/>
    <w:rsid w:val="00DF411C"/>
    <w:rsid w:val="00DF4272"/>
    <w:rsid w:val="00DF4395"/>
    <w:rsid w:val="00DF488D"/>
    <w:rsid w:val="00DF48EF"/>
    <w:rsid w:val="00DF497F"/>
    <w:rsid w:val="00DF4A3D"/>
    <w:rsid w:val="00DF4AB3"/>
    <w:rsid w:val="00DF50C2"/>
    <w:rsid w:val="00DF54FB"/>
    <w:rsid w:val="00DF5684"/>
    <w:rsid w:val="00DF58D9"/>
    <w:rsid w:val="00DF5A0D"/>
    <w:rsid w:val="00DF5D38"/>
    <w:rsid w:val="00DF5D65"/>
    <w:rsid w:val="00DF5DBE"/>
    <w:rsid w:val="00DF5E12"/>
    <w:rsid w:val="00DF5E36"/>
    <w:rsid w:val="00DF613C"/>
    <w:rsid w:val="00DF6508"/>
    <w:rsid w:val="00DF6870"/>
    <w:rsid w:val="00DF6AE2"/>
    <w:rsid w:val="00DF6BA4"/>
    <w:rsid w:val="00DF6F75"/>
    <w:rsid w:val="00DF6FBD"/>
    <w:rsid w:val="00DF7698"/>
    <w:rsid w:val="00DF77E4"/>
    <w:rsid w:val="00DF7B20"/>
    <w:rsid w:val="00DF7B87"/>
    <w:rsid w:val="00DF7CCB"/>
    <w:rsid w:val="00DF7DD3"/>
    <w:rsid w:val="00DF7DE8"/>
    <w:rsid w:val="00E00200"/>
    <w:rsid w:val="00E0081C"/>
    <w:rsid w:val="00E008C1"/>
    <w:rsid w:val="00E00F55"/>
    <w:rsid w:val="00E00F83"/>
    <w:rsid w:val="00E01167"/>
    <w:rsid w:val="00E01378"/>
    <w:rsid w:val="00E013C1"/>
    <w:rsid w:val="00E015CD"/>
    <w:rsid w:val="00E016DE"/>
    <w:rsid w:val="00E017E8"/>
    <w:rsid w:val="00E01A42"/>
    <w:rsid w:val="00E020AD"/>
    <w:rsid w:val="00E02305"/>
    <w:rsid w:val="00E02388"/>
    <w:rsid w:val="00E023A0"/>
    <w:rsid w:val="00E026EE"/>
    <w:rsid w:val="00E0298A"/>
    <w:rsid w:val="00E029A8"/>
    <w:rsid w:val="00E02C80"/>
    <w:rsid w:val="00E02D25"/>
    <w:rsid w:val="00E02D28"/>
    <w:rsid w:val="00E02E42"/>
    <w:rsid w:val="00E02E4C"/>
    <w:rsid w:val="00E02F99"/>
    <w:rsid w:val="00E0300D"/>
    <w:rsid w:val="00E0321E"/>
    <w:rsid w:val="00E03376"/>
    <w:rsid w:val="00E0347A"/>
    <w:rsid w:val="00E03AE8"/>
    <w:rsid w:val="00E03E07"/>
    <w:rsid w:val="00E03F13"/>
    <w:rsid w:val="00E04252"/>
    <w:rsid w:val="00E0426C"/>
    <w:rsid w:val="00E04444"/>
    <w:rsid w:val="00E047B6"/>
    <w:rsid w:val="00E04C5A"/>
    <w:rsid w:val="00E04C65"/>
    <w:rsid w:val="00E04CD5"/>
    <w:rsid w:val="00E05440"/>
    <w:rsid w:val="00E05734"/>
    <w:rsid w:val="00E05C58"/>
    <w:rsid w:val="00E05E0B"/>
    <w:rsid w:val="00E05ECD"/>
    <w:rsid w:val="00E0606D"/>
    <w:rsid w:val="00E069C6"/>
    <w:rsid w:val="00E06D87"/>
    <w:rsid w:val="00E06F92"/>
    <w:rsid w:val="00E06FBA"/>
    <w:rsid w:val="00E07473"/>
    <w:rsid w:val="00E07609"/>
    <w:rsid w:val="00E07854"/>
    <w:rsid w:val="00E07B73"/>
    <w:rsid w:val="00E07DD0"/>
    <w:rsid w:val="00E07F3D"/>
    <w:rsid w:val="00E10981"/>
    <w:rsid w:val="00E10C9C"/>
    <w:rsid w:val="00E10D7F"/>
    <w:rsid w:val="00E10D9B"/>
    <w:rsid w:val="00E10EF2"/>
    <w:rsid w:val="00E11281"/>
    <w:rsid w:val="00E114AE"/>
    <w:rsid w:val="00E115B1"/>
    <w:rsid w:val="00E1172F"/>
    <w:rsid w:val="00E118C9"/>
    <w:rsid w:val="00E11AEF"/>
    <w:rsid w:val="00E121D9"/>
    <w:rsid w:val="00E123A5"/>
    <w:rsid w:val="00E123B1"/>
    <w:rsid w:val="00E12579"/>
    <w:rsid w:val="00E125FC"/>
    <w:rsid w:val="00E128BC"/>
    <w:rsid w:val="00E12D72"/>
    <w:rsid w:val="00E12EEA"/>
    <w:rsid w:val="00E12FFA"/>
    <w:rsid w:val="00E13082"/>
    <w:rsid w:val="00E135A8"/>
    <w:rsid w:val="00E135F7"/>
    <w:rsid w:val="00E13862"/>
    <w:rsid w:val="00E1390B"/>
    <w:rsid w:val="00E13AEB"/>
    <w:rsid w:val="00E13F3E"/>
    <w:rsid w:val="00E14204"/>
    <w:rsid w:val="00E143F6"/>
    <w:rsid w:val="00E14511"/>
    <w:rsid w:val="00E147E9"/>
    <w:rsid w:val="00E14837"/>
    <w:rsid w:val="00E14D86"/>
    <w:rsid w:val="00E14E41"/>
    <w:rsid w:val="00E14F88"/>
    <w:rsid w:val="00E15626"/>
    <w:rsid w:val="00E1582C"/>
    <w:rsid w:val="00E159EA"/>
    <w:rsid w:val="00E15C97"/>
    <w:rsid w:val="00E15D6E"/>
    <w:rsid w:val="00E15F70"/>
    <w:rsid w:val="00E15FCF"/>
    <w:rsid w:val="00E163F0"/>
    <w:rsid w:val="00E16433"/>
    <w:rsid w:val="00E167E5"/>
    <w:rsid w:val="00E16936"/>
    <w:rsid w:val="00E16DA9"/>
    <w:rsid w:val="00E16E2E"/>
    <w:rsid w:val="00E17017"/>
    <w:rsid w:val="00E170F7"/>
    <w:rsid w:val="00E1724C"/>
    <w:rsid w:val="00E173B3"/>
    <w:rsid w:val="00E173F3"/>
    <w:rsid w:val="00E17555"/>
    <w:rsid w:val="00E177AD"/>
    <w:rsid w:val="00E1780F"/>
    <w:rsid w:val="00E178A5"/>
    <w:rsid w:val="00E1792E"/>
    <w:rsid w:val="00E17BD1"/>
    <w:rsid w:val="00E17CE1"/>
    <w:rsid w:val="00E200B8"/>
    <w:rsid w:val="00E20154"/>
    <w:rsid w:val="00E20200"/>
    <w:rsid w:val="00E20414"/>
    <w:rsid w:val="00E20A27"/>
    <w:rsid w:val="00E20A2A"/>
    <w:rsid w:val="00E20DD8"/>
    <w:rsid w:val="00E21280"/>
    <w:rsid w:val="00E21B4B"/>
    <w:rsid w:val="00E22156"/>
    <w:rsid w:val="00E2233A"/>
    <w:rsid w:val="00E22759"/>
    <w:rsid w:val="00E22A6B"/>
    <w:rsid w:val="00E22CA2"/>
    <w:rsid w:val="00E22E26"/>
    <w:rsid w:val="00E2335D"/>
    <w:rsid w:val="00E234AF"/>
    <w:rsid w:val="00E234B4"/>
    <w:rsid w:val="00E23828"/>
    <w:rsid w:val="00E238FF"/>
    <w:rsid w:val="00E23CA1"/>
    <w:rsid w:val="00E2444A"/>
    <w:rsid w:val="00E24A78"/>
    <w:rsid w:val="00E24D61"/>
    <w:rsid w:val="00E25202"/>
    <w:rsid w:val="00E25217"/>
    <w:rsid w:val="00E25345"/>
    <w:rsid w:val="00E259B4"/>
    <w:rsid w:val="00E25A0B"/>
    <w:rsid w:val="00E25B53"/>
    <w:rsid w:val="00E25C27"/>
    <w:rsid w:val="00E262E7"/>
    <w:rsid w:val="00E26343"/>
    <w:rsid w:val="00E263A9"/>
    <w:rsid w:val="00E263FF"/>
    <w:rsid w:val="00E264B4"/>
    <w:rsid w:val="00E26847"/>
    <w:rsid w:val="00E26887"/>
    <w:rsid w:val="00E26EE6"/>
    <w:rsid w:val="00E26EF5"/>
    <w:rsid w:val="00E26FB3"/>
    <w:rsid w:val="00E26FFF"/>
    <w:rsid w:val="00E27391"/>
    <w:rsid w:val="00E27518"/>
    <w:rsid w:val="00E275A0"/>
    <w:rsid w:val="00E27788"/>
    <w:rsid w:val="00E2788E"/>
    <w:rsid w:val="00E27A9E"/>
    <w:rsid w:val="00E27CF3"/>
    <w:rsid w:val="00E3004F"/>
    <w:rsid w:val="00E305E1"/>
    <w:rsid w:val="00E308EC"/>
    <w:rsid w:val="00E30CBC"/>
    <w:rsid w:val="00E3125D"/>
    <w:rsid w:val="00E3138C"/>
    <w:rsid w:val="00E313DF"/>
    <w:rsid w:val="00E31474"/>
    <w:rsid w:val="00E31633"/>
    <w:rsid w:val="00E31844"/>
    <w:rsid w:val="00E31A86"/>
    <w:rsid w:val="00E31D7E"/>
    <w:rsid w:val="00E31E8C"/>
    <w:rsid w:val="00E31EE3"/>
    <w:rsid w:val="00E31F84"/>
    <w:rsid w:val="00E31FC4"/>
    <w:rsid w:val="00E32041"/>
    <w:rsid w:val="00E3246A"/>
    <w:rsid w:val="00E324C0"/>
    <w:rsid w:val="00E32AED"/>
    <w:rsid w:val="00E32B17"/>
    <w:rsid w:val="00E33451"/>
    <w:rsid w:val="00E339A6"/>
    <w:rsid w:val="00E33B40"/>
    <w:rsid w:val="00E33D6C"/>
    <w:rsid w:val="00E33E79"/>
    <w:rsid w:val="00E33FD8"/>
    <w:rsid w:val="00E34511"/>
    <w:rsid w:val="00E347F5"/>
    <w:rsid w:val="00E348AF"/>
    <w:rsid w:val="00E349F1"/>
    <w:rsid w:val="00E34B8C"/>
    <w:rsid w:val="00E34C99"/>
    <w:rsid w:val="00E34E88"/>
    <w:rsid w:val="00E3529C"/>
    <w:rsid w:val="00E35464"/>
    <w:rsid w:val="00E35565"/>
    <w:rsid w:val="00E3565C"/>
    <w:rsid w:val="00E357D2"/>
    <w:rsid w:val="00E357F4"/>
    <w:rsid w:val="00E3603E"/>
    <w:rsid w:val="00E36851"/>
    <w:rsid w:val="00E36B33"/>
    <w:rsid w:val="00E36E73"/>
    <w:rsid w:val="00E36F0C"/>
    <w:rsid w:val="00E36FA4"/>
    <w:rsid w:val="00E370E1"/>
    <w:rsid w:val="00E37370"/>
    <w:rsid w:val="00E37485"/>
    <w:rsid w:val="00E37566"/>
    <w:rsid w:val="00E3770E"/>
    <w:rsid w:val="00E3785F"/>
    <w:rsid w:val="00E379EB"/>
    <w:rsid w:val="00E37B9B"/>
    <w:rsid w:val="00E37E00"/>
    <w:rsid w:val="00E40C2D"/>
    <w:rsid w:val="00E40EED"/>
    <w:rsid w:val="00E40F3B"/>
    <w:rsid w:val="00E40FFB"/>
    <w:rsid w:val="00E4187D"/>
    <w:rsid w:val="00E41C1B"/>
    <w:rsid w:val="00E41E5B"/>
    <w:rsid w:val="00E41EE4"/>
    <w:rsid w:val="00E41FD3"/>
    <w:rsid w:val="00E42431"/>
    <w:rsid w:val="00E42682"/>
    <w:rsid w:val="00E42804"/>
    <w:rsid w:val="00E42ACE"/>
    <w:rsid w:val="00E42BD9"/>
    <w:rsid w:val="00E42E91"/>
    <w:rsid w:val="00E4336E"/>
    <w:rsid w:val="00E433DB"/>
    <w:rsid w:val="00E4362D"/>
    <w:rsid w:val="00E4390F"/>
    <w:rsid w:val="00E43964"/>
    <w:rsid w:val="00E43A19"/>
    <w:rsid w:val="00E4417F"/>
    <w:rsid w:val="00E4444E"/>
    <w:rsid w:val="00E4445E"/>
    <w:rsid w:val="00E445F7"/>
    <w:rsid w:val="00E4461A"/>
    <w:rsid w:val="00E447E6"/>
    <w:rsid w:val="00E447F1"/>
    <w:rsid w:val="00E44A97"/>
    <w:rsid w:val="00E45083"/>
    <w:rsid w:val="00E45825"/>
    <w:rsid w:val="00E45A0F"/>
    <w:rsid w:val="00E45A1A"/>
    <w:rsid w:val="00E45AD7"/>
    <w:rsid w:val="00E45AF5"/>
    <w:rsid w:val="00E45EB8"/>
    <w:rsid w:val="00E4613D"/>
    <w:rsid w:val="00E46429"/>
    <w:rsid w:val="00E4643B"/>
    <w:rsid w:val="00E467BD"/>
    <w:rsid w:val="00E46810"/>
    <w:rsid w:val="00E46BA6"/>
    <w:rsid w:val="00E46D13"/>
    <w:rsid w:val="00E46D28"/>
    <w:rsid w:val="00E47B39"/>
    <w:rsid w:val="00E47CA7"/>
    <w:rsid w:val="00E47E60"/>
    <w:rsid w:val="00E47E97"/>
    <w:rsid w:val="00E47F55"/>
    <w:rsid w:val="00E501E1"/>
    <w:rsid w:val="00E5056E"/>
    <w:rsid w:val="00E509B8"/>
    <w:rsid w:val="00E509D3"/>
    <w:rsid w:val="00E50B9E"/>
    <w:rsid w:val="00E50CC1"/>
    <w:rsid w:val="00E50E32"/>
    <w:rsid w:val="00E50E4D"/>
    <w:rsid w:val="00E510F6"/>
    <w:rsid w:val="00E5117F"/>
    <w:rsid w:val="00E5156B"/>
    <w:rsid w:val="00E5180F"/>
    <w:rsid w:val="00E51A5D"/>
    <w:rsid w:val="00E51A79"/>
    <w:rsid w:val="00E51B7C"/>
    <w:rsid w:val="00E51BFE"/>
    <w:rsid w:val="00E5202A"/>
    <w:rsid w:val="00E52288"/>
    <w:rsid w:val="00E528BE"/>
    <w:rsid w:val="00E5295F"/>
    <w:rsid w:val="00E529B6"/>
    <w:rsid w:val="00E52C80"/>
    <w:rsid w:val="00E52DF0"/>
    <w:rsid w:val="00E52E72"/>
    <w:rsid w:val="00E5336B"/>
    <w:rsid w:val="00E53385"/>
    <w:rsid w:val="00E53679"/>
    <w:rsid w:val="00E538DB"/>
    <w:rsid w:val="00E5396F"/>
    <w:rsid w:val="00E53B95"/>
    <w:rsid w:val="00E53C4B"/>
    <w:rsid w:val="00E541AB"/>
    <w:rsid w:val="00E541DF"/>
    <w:rsid w:val="00E54316"/>
    <w:rsid w:val="00E543CB"/>
    <w:rsid w:val="00E543F3"/>
    <w:rsid w:val="00E5445B"/>
    <w:rsid w:val="00E5466C"/>
    <w:rsid w:val="00E546C9"/>
    <w:rsid w:val="00E54934"/>
    <w:rsid w:val="00E54ED5"/>
    <w:rsid w:val="00E54F5D"/>
    <w:rsid w:val="00E551D7"/>
    <w:rsid w:val="00E5525E"/>
    <w:rsid w:val="00E555E4"/>
    <w:rsid w:val="00E5565D"/>
    <w:rsid w:val="00E55995"/>
    <w:rsid w:val="00E559F7"/>
    <w:rsid w:val="00E55C01"/>
    <w:rsid w:val="00E55D27"/>
    <w:rsid w:val="00E55E1D"/>
    <w:rsid w:val="00E55FE4"/>
    <w:rsid w:val="00E56014"/>
    <w:rsid w:val="00E56274"/>
    <w:rsid w:val="00E562A4"/>
    <w:rsid w:val="00E56405"/>
    <w:rsid w:val="00E56536"/>
    <w:rsid w:val="00E56758"/>
    <w:rsid w:val="00E567A6"/>
    <w:rsid w:val="00E5697D"/>
    <w:rsid w:val="00E56A57"/>
    <w:rsid w:val="00E56BA8"/>
    <w:rsid w:val="00E56C6E"/>
    <w:rsid w:val="00E56FF6"/>
    <w:rsid w:val="00E57084"/>
    <w:rsid w:val="00E5712E"/>
    <w:rsid w:val="00E57184"/>
    <w:rsid w:val="00E57231"/>
    <w:rsid w:val="00E57332"/>
    <w:rsid w:val="00E57392"/>
    <w:rsid w:val="00E57697"/>
    <w:rsid w:val="00E577E1"/>
    <w:rsid w:val="00E5780A"/>
    <w:rsid w:val="00E57845"/>
    <w:rsid w:val="00E57A37"/>
    <w:rsid w:val="00E57DB8"/>
    <w:rsid w:val="00E603E7"/>
    <w:rsid w:val="00E60451"/>
    <w:rsid w:val="00E60BC4"/>
    <w:rsid w:val="00E60DC9"/>
    <w:rsid w:val="00E60E3B"/>
    <w:rsid w:val="00E60E8D"/>
    <w:rsid w:val="00E610E4"/>
    <w:rsid w:val="00E6124F"/>
    <w:rsid w:val="00E61264"/>
    <w:rsid w:val="00E613F9"/>
    <w:rsid w:val="00E61423"/>
    <w:rsid w:val="00E6159F"/>
    <w:rsid w:val="00E61940"/>
    <w:rsid w:val="00E61987"/>
    <w:rsid w:val="00E61CD1"/>
    <w:rsid w:val="00E61D3F"/>
    <w:rsid w:val="00E62039"/>
    <w:rsid w:val="00E6232A"/>
    <w:rsid w:val="00E6235D"/>
    <w:rsid w:val="00E62548"/>
    <w:rsid w:val="00E62567"/>
    <w:rsid w:val="00E62AAD"/>
    <w:rsid w:val="00E62C19"/>
    <w:rsid w:val="00E62D62"/>
    <w:rsid w:val="00E62DB5"/>
    <w:rsid w:val="00E62F40"/>
    <w:rsid w:val="00E62FAE"/>
    <w:rsid w:val="00E632AC"/>
    <w:rsid w:val="00E6343B"/>
    <w:rsid w:val="00E63BCB"/>
    <w:rsid w:val="00E63CE4"/>
    <w:rsid w:val="00E642E1"/>
    <w:rsid w:val="00E643B9"/>
    <w:rsid w:val="00E644E6"/>
    <w:rsid w:val="00E645B6"/>
    <w:rsid w:val="00E6472E"/>
    <w:rsid w:val="00E6489F"/>
    <w:rsid w:val="00E648DA"/>
    <w:rsid w:val="00E64BE4"/>
    <w:rsid w:val="00E64CB0"/>
    <w:rsid w:val="00E64E1D"/>
    <w:rsid w:val="00E64F75"/>
    <w:rsid w:val="00E65244"/>
    <w:rsid w:val="00E6573C"/>
    <w:rsid w:val="00E65BCB"/>
    <w:rsid w:val="00E65F51"/>
    <w:rsid w:val="00E65FCD"/>
    <w:rsid w:val="00E6604D"/>
    <w:rsid w:val="00E66718"/>
    <w:rsid w:val="00E66815"/>
    <w:rsid w:val="00E66A57"/>
    <w:rsid w:val="00E66AB8"/>
    <w:rsid w:val="00E66B6E"/>
    <w:rsid w:val="00E66BC1"/>
    <w:rsid w:val="00E66CD0"/>
    <w:rsid w:val="00E66D16"/>
    <w:rsid w:val="00E66DE4"/>
    <w:rsid w:val="00E66E9A"/>
    <w:rsid w:val="00E66ED2"/>
    <w:rsid w:val="00E673C3"/>
    <w:rsid w:val="00E67AF8"/>
    <w:rsid w:val="00E67B97"/>
    <w:rsid w:val="00E67D88"/>
    <w:rsid w:val="00E7010F"/>
    <w:rsid w:val="00E70234"/>
    <w:rsid w:val="00E70286"/>
    <w:rsid w:val="00E70314"/>
    <w:rsid w:val="00E7041B"/>
    <w:rsid w:val="00E70DDF"/>
    <w:rsid w:val="00E70F44"/>
    <w:rsid w:val="00E7104F"/>
    <w:rsid w:val="00E711AD"/>
    <w:rsid w:val="00E71266"/>
    <w:rsid w:val="00E71762"/>
    <w:rsid w:val="00E71AE6"/>
    <w:rsid w:val="00E71D5C"/>
    <w:rsid w:val="00E724CF"/>
    <w:rsid w:val="00E725AC"/>
    <w:rsid w:val="00E727D1"/>
    <w:rsid w:val="00E72875"/>
    <w:rsid w:val="00E72944"/>
    <w:rsid w:val="00E729AD"/>
    <w:rsid w:val="00E72EBB"/>
    <w:rsid w:val="00E72F05"/>
    <w:rsid w:val="00E72FC1"/>
    <w:rsid w:val="00E731A9"/>
    <w:rsid w:val="00E7367A"/>
    <w:rsid w:val="00E738FB"/>
    <w:rsid w:val="00E739F3"/>
    <w:rsid w:val="00E73A1F"/>
    <w:rsid w:val="00E73A6A"/>
    <w:rsid w:val="00E73A73"/>
    <w:rsid w:val="00E73AF7"/>
    <w:rsid w:val="00E73BC9"/>
    <w:rsid w:val="00E74020"/>
    <w:rsid w:val="00E7487B"/>
    <w:rsid w:val="00E74AA3"/>
    <w:rsid w:val="00E74FBD"/>
    <w:rsid w:val="00E75475"/>
    <w:rsid w:val="00E7563C"/>
    <w:rsid w:val="00E75B0D"/>
    <w:rsid w:val="00E75B7C"/>
    <w:rsid w:val="00E76280"/>
    <w:rsid w:val="00E76364"/>
    <w:rsid w:val="00E76856"/>
    <w:rsid w:val="00E76BB4"/>
    <w:rsid w:val="00E770C1"/>
    <w:rsid w:val="00E77153"/>
    <w:rsid w:val="00E77181"/>
    <w:rsid w:val="00E774D9"/>
    <w:rsid w:val="00E7758E"/>
    <w:rsid w:val="00E7769F"/>
    <w:rsid w:val="00E776F8"/>
    <w:rsid w:val="00E77720"/>
    <w:rsid w:val="00E77E3B"/>
    <w:rsid w:val="00E80070"/>
    <w:rsid w:val="00E80256"/>
    <w:rsid w:val="00E8059D"/>
    <w:rsid w:val="00E8074C"/>
    <w:rsid w:val="00E809F5"/>
    <w:rsid w:val="00E80B29"/>
    <w:rsid w:val="00E8109B"/>
    <w:rsid w:val="00E812B2"/>
    <w:rsid w:val="00E81300"/>
    <w:rsid w:val="00E8130B"/>
    <w:rsid w:val="00E818E7"/>
    <w:rsid w:val="00E81926"/>
    <w:rsid w:val="00E81947"/>
    <w:rsid w:val="00E81A91"/>
    <w:rsid w:val="00E8204D"/>
    <w:rsid w:val="00E82604"/>
    <w:rsid w:val="00E82D0A"/>
    <w:rsid w:val="00E82FDE"/>
    <w:rsid w:val="00E83016"/>
    <w:rsid w:val="00E835CB"/>
    <w:rsid w:val="00E83A67"/>
    <w:rsid w:val="00E83AEB"/>
    <w:rsid w:val="00E83DE3"/>
    <w:rsid w:val="00E83FB6"/>
    <w:rsid w:val="00E842AE"/>
    <w:rsid w:val="00E843EC"/>
    <w:rsid w:val="00E8442D"/>
    <w:rsid w:val="00E844AF"/>
    <w:rsid w:val="00E848B7"/>
    <w:rsid w:val="00E84998"/>
    <w:rsid w:val="00E84F8B"/>
    <w:rsid w:val="00E84FDC"/>
    <w:rsid w:val="00E8511C"/>
    <w:rsid w:val="00E85141"/>
    <w:rsid w:val="00E85162"/>
    <w:rsid w:val="00E85215"/>
    <w:rsid w:val="00E85453"/>
    <w:rsid w:val="00E8546D"/>
    <w:rsid w:val="00E85AB5"/>
    <w:rsid w:val="00E85B4D"/>
    <w:rsid w:val="00E85E52"/>
    <w:rsid w:val="00E86187"/>
    <w:rsid w:val="00E86506"/>
    <w:rsid w:val="00E8695A"/>
    <w:rsid w:val="00E872DD"/>
    <w:rsid w:val="00E8756E"/>
    <w:rsid w:val="00E87963"/>
    <w:rsid w:val="00E87ABF"/>
    <w:rsid w:val="00E87E5D"/>
    <w:rsid w:val="00E87E90"/>
    <w:rsid w:val="00E902E6"/>
    <w:rsid w:val="00E90462"/>
    <w:rsid w:val="00E9069B"/>
    <w:rsid w:val="00E9071F"/>
    <w:rsid w:val="00E90AED"/>
    <w:rsid w:val="00E90C64"/>
    <w:rsid w:val="00E90F9A"/>
    <w:rsid w:val="00E91406"/>
    <w:rsid w:val="00E91681"/>
    <w:rsid w:val="00E91717"/>
    <w:rsid w:val="00E91DD9"/>
    <w:rsid w:val="00E922A5"/>
    <w:rsid w:val="00E92389"/>
    <w:rsid w:val="00E928A2"/>
    <w:rsid w:val="00E92A68"/>
    <w:rsid w:val="00E92AF5"/>
    <w:rsid w:val="00E92BA0"/>
    <w:rsid w:val="00E92C8E"/>
    <w:rsid w:val="00E92DC0"/>
    <w:rsid w:val="00E92E67"/>
    <w:rsid w:val="00E9305F"/>
    <w:rsid w:val="00E933EE"/>
    <w:rsid w:val="00E9361F"/>
    <w:rsid w:val="00E93657"/>
    <w:rsid w:val="00E9371E"/>
    <w:rsid w:val="00E937B3"/>
    <w:rsid w:val="00E93A66"/>
    <w:rsid w:val="00E93ADE"/>
    <w:rsid w:val="00E93D6B"/>
    <w:rsid w:val="00E93FBE"/>
    <w:rsid w:val="00E9432A"/>
    <w:rsid w:val="00E945EB"/>
    <w:rsid w:val="00E94ECB"/>
    <w:rsid w:val="00E94FF5"/>
    <w:rsid w:val="00E951CC"/>
    <w:rsid w:val="00E952EF"/>
    <w:rsid w:val="00E954B3"/>
    <w:rsid w:val="00E954ED"/>
    <w:rsid w:val="00E955B9"/>
    <w:rsid w:val="00E95C00"/>
    <w:rsid w:val="00E95C69"/>
    <w:rsid w:val="00E962DB"/>
    <w:rsid w:val="00E96AA6"/>
    <w:rsid w:val="00E96DE0"/>
    <w:rsid w:val="00E96E69"/>
    <w:rsid w:val="00E970C2"/>
    <w:rsid w:val="00E973F5"/>
    <w:rsid w:val="00E9749F"/>
    <w:rsid w:val="00E97A7D"/>
    <w:rsid w:val="00E97A9C"/>
    <w:rsid w:val="00E97C73"/>
    <w:rsid w:val="00E97D1D"/>
    <w:rsid w:val="00E97DC3"/>
    <w:rsid w:val="00E97E67"/>
    <w:rsid w:val="00EA0116"/>
    <w:rsid w:val="00EA01F1"/>
    <w:rsid w:val="00EA0434"/>
    <w:rsid w:val="00EA0725"/>
    <w:rsid w:val="00EA0A1C"/>
    <w:rsid w:val="00EA0EFA"/>
    <w:rsid w:val="00EA1044"/>
    <w:rsid w:val="00EA1428"/>
    <w:rsid w:val="00EA15D5"/>
    <w:rsid w:val="00EA16E7"/>
    <w:rsid w:val="00EA1803"/>
    <w:rsid w:val="00EA197C"/>
    <w:rsid w:val="00EA1A7C"/>
    <w:rsid w:val="00EA1C80"/>
    <w:rsid w:val="00EA1FE9"/>
    <w:rsid w:val="00EA2372"/>
    <w:rsid w:val="00EA2481"/>
    <w:rsid w:val="00EA252E"/>
    <w:rsid w:val="00EA2571"/>
    <w:rsid w:val="00EA25A0"/>
    <w:rsid w:val="00EA26CC"/>
    <w:rsid w:val="00EA27B2"/>
    <w:rsid w:val="00EA33AB"/>
    <w:rsid w:val="00EA34B1"/>
    <w:rsid w:val="00EA35DA"/>
    <w:rsid w:val="00EA37A0"/>
    <w:rsid w:val="00EA3BCF"/>
    <w:rsid w:val="00EA3E2A"/>
    <w:rsid w:val="00EA3F83"/>
    <w:rsid w:val="00EA4281"/>
    <w:rsid w:val="00EA43B0"/>
    <w:rsid w:val="00EA43C0"/>
    <w:rsid w:val="00EA49DC"/>
    <w:rsid w:val="00EA4BF7"/>
    <w:rsid w:val="00EA4D30"/>
    <w:rsid w:val="00EA4EAD"/>
    <w:rsid w:val="00EA5014"/>
    <w:rsid w:val="00EA505D"/>
    <w:rsid w:val="00EA528C"/>
    <w:rsid w:val="00EA52FF"/>
    <w:rsid w:val="00EA55D5"/>
    <w:rsid w:val="00EA5974"/>
    <w:rsid w:val="00EA5987"/>
    <w:rsid w:val="00EA5D73"/>
    <w:rsid w:val="00EA5F1C"/>
    <w:rsid w:val="00EA5FE2"/>
    <w:rsid w:val="00EA6316"/>
    <w:rsid w:val="00EA6327"/>
    <w:rsid w:val="00EA65F5"/>
    <w:rsid w:val="00EA6614"/>
    <w:rsid w:val="00EA679D"/>
    <w:rsid w:val="00EA6957"/>
    <w:rsid w:val="00EA6B70"/>
    <w:rsid w:val="00EA6FDB"/>
    <w:rsid w:val="00EA712E"/>
    <w:rsid w:val="00EA71F2"/>
    <w:rsid w:val="00EA71F6"/>
    <w:rsid w:val="00EA73BB"/>
    <w:rsid w:val="00EA7986"/>
    <w:rsid w:val="00EA7AE7"/>
    <w:rsid w:val="00EA7BFE"/>
    <w:rsid w:val="00EA7C8F"/>
    <w:rsid w:val="00EB064C"/>
    <w:rsid w:val="00EB0694"/>
    <w:rsid w:val="00EB06FE"/>
    <w:rsid w:val="00EB0783"/>
    <w:rsid w:val="00EB0860"/>
    <w:rsid w:val="00EB0CA9"/>
    <w:rsid w:val="00EB0CC0"/>
    <w:rsid w:val="00EB0CDF"/>
    <w:rsid w:val="00EB0F0A"/>
    <w:rsid w:val="00EB0FD2"/>
    <w:rsid w:val="00EB1024"/>
    <w:rsid w:val="00EB147A"/>
    <w:rsid w:val="00EB14AB"/>
    <w:rsid w:val="00EB157D"/>
    <w:rsid w:val="00EB15BE"/>
    <w:rsid w:val="00EB17E3"/>
    <w:rsid w:val="00EB18FE"/>
    <w:rsid w:val="00EB1A50"/>
    <w:rsid w:val="00EB1D81"/>
    <w:rsid w:val="00EB1EF0"/>
    <w:rsid w:val="00EB1F3F"/>
    <w:rsid w:val="00EB302E"/>
    <w:rsid w:val="00EB3313"/>
    <w:rsid w:val="00EB33EB"/>
    <w:rsid w:val="00EB358B"/>
    <w:rsid w:val="00EB3596"/>
    <w:rsid w:val="00EB35D2"/>
    <w:rsid w:val="00EB364A"/>
    <w:rsid w:val="00EB3933"/>
    <w:rsid w:val="00EB3A53"/>
    <w:rsid w:val="00EB3D46"/>
    <w:rsid w:val="00EB3EE9"/>
    <w:rsid w:val="00EB40B7"/>
    <w:rsid w:val="00EB44EA"/>
    <w:rsid w:val="00EB47B6"/>
    <w:rsid w:val="00EB47F6"/>
    <w:rsid w:val="00EB4844"/>
    <w:rsid w:val="00EB4BF9"/>
    <w:rsid w:val="00EB4D13"/>
    <w:rsid w:val="00EB4FF0"/>
    <w:rsid w:val="00EB50CD"/>
    <w:rsid w:val="00EB517A"/>
    <w:rsid w:val="00EB521B"/>
    <w:rsid w:val="00EB55B2"/>
    <w:rsid w:val="00EB590F"/>
    <w:rsid w:val="00EB5B26"/>
    <w:rsid w:val="00EB5BE9"/>
    <w:rsid w:val="00EB5C53"/>
    <w:rsid w:val="00EB5C99"/>
    <w:rsid w:val="00EB6111"/>
    <w:rsid w:val="00EB6138"/>
    <w:rsid w:val="00EB6145"/>
    <w:rsid w:val="00EB667D"/>
    <w:rsid w:val="00EB6761"/>
    <w:rsid w:val="00EB6B3C"/>
    <w:rsid w:val="00EB6C42"/>
    <w:rsid w:val="00EB6C59"/>
    <w:rsid w:val="00EB721B"/>
    <w:rsid w:val="00EB72A7"/>
    <w:rsid w:val="00EB7954"/>
    <w:rsid w:val="00EB7A3D"/>
    <w:rsid w:val="00EB7B41"/>
    <w:rsid w:val="00EB7B61"/>
    <w:rsid w:val="00EB7E20"/>
    <w:rsid w:val="00EC0452"/>
    <w:rsid w:val="00EC0B31"/>
    <w:rsid w:val="00EC0C00"/>
    <w:rsid w:val="00EC0CFA"/>
    <w:rsid w:val="00EC100A"/>
    <w:rsid w:val="00EC107F"/>
    <w:rsid w:val="00EC13C0"/>
    <w:rsid w:val="00EC158B"/>
    <w:rsid w:val="00EC17F6"/>
    <w:rsid w:val="00EC1B58"/>
    <w:rsid w:val="00EC1D67"/>
    <w:rsid w:val="00EC235E"/>
    <w:rsid w:val="00EC255A"/>
    <w:rsid w:val="00EC25E8"/>
    <w:rsid w:val="00EC27DA"/>
    <w:rsid w:val="00EC2F33"/>
    <w:rsid w:val="00EC2FC6"/>
    <w:rsid w:val="00EC31B7"/>
    <w:rsid w:val="00EC3440"/>
    <w:rsid w:val="00EC3CF8"/>
    <w:rsid w:val="00EC3D40"/>
    <w:rsid w:val="00EC4081"/>
    <w:rsid w:val="00EC4731"/>
    <w:rsid w:val="00EC5077"/>
    <w:rsid w:val="00EC51E8"/>
    <w:rsid w:val="00EC539A"/>
    <w:rsid w:val="00EC5845"/>
    <w:rsid w:val="00EC5D2D"/>
    <w:rsid w:val="00EC6267"/>
    <w:rsid w:val="00EC6307"/>
    <w:rsid w:val="00EC65B6"/>
    <w:rsid w:val="00EC6B3A"/>
    <w:rsid w:val="00EC6BAA"/>
    <w:rsid w:val="00EC6CC7"/>
    <w:rsid w:val="00EC6D89"/>
    <w:rsid w:val="00EC6DBB"/>
    <w:rsid w:val="00EC71BC"/>
    <w:rsid w:val="00EC7939"/>
    <w:rsid w:val="00EC7EDE"/>
    <w:rsid w:val="00EC7F4B"/>
    <w:rsid w:val="00ED00C2"/>
    <w:rsid w:val="00ED00FB"/>
    <w:rsid w:val="00ED0593"/>
    <w:rsid w:val="00ED0768"/>
    <w:rsid w:val="00ED0970"/>
    <w:rsid w:val="00ED0C59"/>
    <w:rsid w:val="00ED110D"/>
    <w:rsid w:val="00ED122C"/>
    <w:rsid w:val="00ED127F"/>
    <w:rsid w:val="00ED1607"/>
    <w:rsid w:val="00ED164A"/>
    <w:rsid w:val="00ED1789"/>
    <w:rsid w:val="00ED1CB8"/>
    <w:rsid w:val="00ED1EDE"/>
    <w:rsid w:val="00ED2062"/>
    <w:rsid w:val="00ED2162"/>
    <w:rsid w:val="00ED2214"/>
    <w:rsid w:val="00ED229E"/>
    <w:rsid w:val="00ED2697"/>
    <w:rsid w:val="00ED2754"/>
    <w:rsid w:val="00ED2820"/>
    <w:rsid w:val="00ED2A1D"/>
    <w:rsid w:val="00ED2A61"/>
    <w:rsid w:val="00ED2D5E"/>
    <w:rsid w:val="00ED2E05"/>
    <w:rsid w:val="00ED2E59"/>
    <w:rsid w:val="00ED3390"/>
    <w:rsid w:val="00ED377B"/>
    <w:rsid w:val="00ED38F2"/>
    <w:rsid w:val="00ED3ACE"/>
    <w:rsid w:val="00ED3ADE"/>
    <w:rsid w:val="00ED3FD9"/>
    <w:rsid w:val="00ED418E"/>
    <w:rsid w:val="00ED45B8"/>
    <w:rsid w:val="00ED5236"/>
    <w:rsid w:val="00ED53BC"/>
    <w:rsid w:val="00ED5635"/>
    <w:rsid w:val="00ED56EA"/>
    <w:rsid w:val="00ED5C42"/>
    <w:rsid w:val="00ED5CAB"/>
    <w:rsid w:val="00ED5CD9"/>
    <w:rsid w:val="00ED5CE3"/>
    <w:rsid w:val="00ED6102"/>
    <w:rsid w:val="00ED6245"/>
    <w:rsid w:val="00ED62D0"/>
    <w:rsid w:val="00ED65C4"/>
    <w:rsid w:val="00ED66CE"/>
    <w:rsid w:val="00ED683C"/>
    <w:rsid w:val="00ED6A6D"/>
    <w:rsid w:val="00ED6B4E"/>
    <w:rsid w:val="00ED6E68"/>
    <w:rsid w:val="00ED6F37"/>
    <w:rsid w:val="00ED7286"/>
    <w:rsid w:val="00ED73A1"/>
    <w:rsid w:val="00ED755B"/>
    <w:rsid w:val="00ED770B"/>
    <w:rsid w:val="00ED7FB9"/>
    <w:rsid w:val="00EE01C8"/>
    <w:rsid w:val="00EE04F5"/>
    <w:rsid w:val="00EE053C"/>
    <w:rsid w:val="00EE08FA"/>
    <w:rsid w:val="00EE0A7E"/>
    <w:rsid w:val="00EE0C2E"/>
    <w:rsid w:val="00EE0C9D"/>
    <w:rsid w:val="00EE0D59"/>
    <w:rsid w:val="00EE0E4A"/>
    <w:rsid w:val="00EE0FF2"/>
    <w:rsid w:val="00EE1132"/>
    <w:rsid w:val="00EE135D"/>
    <w:rsid w:val="00EE1377"/>
    <w:rsid w:val="00EE1388"/>
    <w:rsid w:val="00EE13BA"/>
    <w:rsid w:val="00EE15CF"/>
    <w:rsid w:val="00EE167C"/>
    <w:rsid w:val="00EE178A"/>
    <w:rsid w:val="00EE1CDD"/>
    <w:rsid w:val="00EE1E96"/>
    <w:rsid w:val="00EE2193"/>
    <w:rsid w:val="00EE2409"/>
    <w:rsid w:val="00EE2B9D"/>
    <w:rsid w:val="00EE2DDC"/>
    <w:rsid w:val="00EE35AB"/>
    <w:rsid w:val="00EE3704"/>
    <w:rsid w:val="00EE37B1"/>
    <w:rsid w:val="00EE385A"/>
    <w:rsid w:val="00EE39E6"/>
    <w:rsid w:val="00EE436E"/>
    <w:rsid w:val="00EE4624"/>
    <w:rsid w:val="00EE46B3"/>
    <w:rsid w:val="00EE4740"/>
    <w:rsid w:val="00EE4939"/>
    <w:rsid w:val="00EE4C67"/>
    <w:rsid w:val="00EE4D35"/>
    <w:rsid w:val="00EE4D8F"/>
    <w:rsid w:val="00EE51AC"/>
    <w:rsid w:val="00EE5865"/>
    <w:rsid w:val="00EE58A7"/>
    <w:rsid w:val="00EE5940"/>
    <w:rsid w:val="00EE595B"/>
    <w:rsid w:val="00EE5C4D"/>
    <w:rsid w:val="00EE5DD9"/>
    <w:rsid w:val="00EE5EC8"/>
    <w:rsid w:val="00EE5FCF"/>
    <w:rsid w:val="00EE60FA"/>
    <w:rsid w:val="00EE6659"/>
    <w:rsid w:val="00EE691D"/>
    <w:rsid w:val="00EE6F38"/>
    <w:rsid w:val="00EE7107"/>
    <w:rsid w:val="00EE75B5"/>
    <w:rsid w:val="00EE76D9"/>
    <w:rsid w:val="00EE774D"/>
    <w:rsid w:val="00EE7807"/>
    <w:rsid w:val="00EE7864"/>
    <w:rsid w:val="00EE7953"/>
    <w:rsid w:val="00EE79AE"/>
    <w:rsid w:val="00EE7A77"/>
    <w:rsid w:val="00EE7A79"/>
    <w:rsid w:val="00EE7C47"/>
    <w:rsid w:val="00EE7D5D"/>
    <w:rsid w:val="00EF08ED"/>
    <w:rsid w:val="00EF0A20"/>
    <w:rsid w:val="00EF0DF3"/>
    <w:rsid w:val="00EF10AB"/>
    <w:rsid w:val="00EF10D0"/>
    <w:rsid w:val="00EF10E8"/>
    <w:rsid w:val="00EF1560"/>
    <w:rsid w:val="00EF19A7"/>
    <w:rsid w:val="00EF19E4"/>
    <w:rsid w:val="00EF1BC7"/>
    <w:rsid w:val="00EF1F50"/>
    <w:rsid w:val="00EF1F84"/>
    <w:rsid w:val="00EF205A"/>
    <w:rsid w:val="00EF20F4"/>
    <w:rsid w:val="00EF222D"/>
    <w:rsid w:val="00EF22BC"/>
    <w:rsid w:val="00EF24B7"/>
    <w:rsid w:val="00EF26FA"/>
    <w:rsid w:val="00EF2811"/>
    <w:rsid w:val="00EF2913"/>
    <w:rsid w:val="00EF2BD8"/>
    <w:rsid w:val="00EF2D70"/>
    <w:rsid w:val="00EF2E6E"/>
    <w:rsid w:val="00EF3339"/>
    <w:rsid w:val="00EF375E"/>
    <w:rsid w:val="00EF393A"/>
    <w:rsid w:val="00EF3946"/>
    <w:rsid w:val="00EF3DCF"/>
    <w:rsid w:val="00EF413F"/>
    <w:rsid w:val="00EF4299"/>
    <w:rsid w:val="00EF43A2"/>
    <w:rsid w:val="00EF4A51"/>
    <w:rsid w:val="00EF4CA8"/>
    <w:rsid w:val="00EF523E"/>
    <w:rsid w:val="00EF55CF"/>
    <w:rsid w:val="00EF5A2F"/>
    <w:rsid w:val="00EF5F39"/>
    <w:rsid w:val="00EF60E6"/>
    <w:rsid w:val="00EF63C9"/>
    <w:rsid w:val="00EF6B8B"/>
    <w:rsid w:val="00EF6DBD"/>
    <w:rsid w:val="00EF6E27"/>
    <w:rsid w:val="00EF705E"/>
    <w:rsid w:val="00EF736E"/>
    <w:rsid w:val="00EF748C"/>
    <w:rsid w:val="00EF74AC"/>
    <w:rsid w:val="00EF76EE"/>
    <w:rsid w:val="00EF77D4"/>
    <w:rsid w:val="00EF7845"/>
    <w:rsid w:val="00EF790C"/>
    <w:rsid w:val="00EF79AE"/>
    <w:rsid w:val="00EF7AEE"/>
    <w:rsid w:val="00EF7B71"/>
    <w:rsid w:val="00EF7BED"/>
    <w:rsid w:val="00F004A8"/>
    <w:rsid w:val="00F00564"/>
    <w:rsid w:val="00F0088D"/>
    <w:rsid w:val="00F00E45"/>
    <w:rsid w:val="00F01126"/>
    <w:rsid w:val="00F01254"/>
    <w:rsid w:val="00F0126D"/>
    <w:rsid w:val="00F01380"/>
    <w:rsid w:val="00F0165E"/>
    <w:rsid w:val="00F0173B"/>
    <w:rsid w:val="00F0186E"/>
    <w:rsid w:val="00F018C4"/>
    <w:rsid w:val="00F0253F"/>
    <w:rsid w:val="00F0255B"/>
    <w:rsid w:val="00F02662"/>
    <w:rsid w:val="00F02A94"/>
    <w:rsid w:val="00F02BD0"/>
    <w:rsid w:val="00F02D32"/>
    <w:rsid w:val="00F02DBA"/>
    <w:rsid w:val="00F02ED9"/>
    <w:rsid w:val="00F03003"/>
    <w:rsid w:val="00F0308B"/>
    <w:rsid w:val="00F030E1"/>
    <w:rsid w:val="00F03147"/>
    <w:rsid w:val="00F031BA"/>
    <w:rsid w:val="00F0326C"/>
    <w:rsid w:val="00F0356E"/>
    <w:rsid w:val="00F03747"/>
    <w:rsid w:val="00F039D9"/>
    <w:rsid w:val="00F03D85"/>
    <w:rsid w:val="00F03DCC"/>
    <w:rsid w:val="00F03E1C"/>
    <w:rsid w:val="00F03E73"/>
    <w:rsid w:val="00F03E86"/>
    <w:rsid w:val="00F03EC3"/>
    <w:rsid w:val="00F04116"/>
    <w:rsid w:val="00F0418B"/>
    <w:rsid w:val="00F04323"/>
    <w:rsid w:val="00F044D8"/>
    <w:rsid w:val="00F044F0"/>
    <w:rsid w:val="00F04900"/>
    <w:rsid w:val="00F04902"/>
    <w:rsid w:val="00F0496D"/>
    <w:rsid w:val="00F04A5E"/>
    <w:rsid w:val="00F04A69"/>
    <w:rsid w:val="00F04E07"/>
    <w:rsid w:val="00F04FE4"/>
    <w:rsid w:val="00F050B2"/>
    <w:rsid w:val="00F0566D"/>
    <w:rsid w:val="00F057C8"/>
    <w:rsid w:val="00F05EA8"/>
    <w:rsid w:val="00F06021"/>
    <w:rsid w:val="00F0647A"/>
    <w:rsid w:val="00F0648E"/>
    <w:rsid w:val="00F06604"/>
    <w:rsid w:val="00F06626"/>
    <w:rsid w:val="00F067EF"/>
    <w:rsid w:val="00F069BD"/>
    <w:rsid w:val="00F06A26"/>
    <w:rsid w:val="00F06C9E"/>
    <w:rsid w:val="00F06CD1"/>
    <w:rsid w:val="00F06D52"/>
    <w:rsid w:val="00F06D95"/>
    <w:rsid w:val="00F06F67"/>
    <w:rsid w:val="00F07273"/>
    <w:rsid w:val="00F073C0"/>
    <w:rsid w:val="00F074B9"/>
    <w:rsid w:val="00F076D5"/>
    <w:rsid w:val="00F07749"/>
    <w:rsid w:val="00F07B54"/>
    <w:rsid w:val="00F07D02"/>
    <w:rsid w:val="00F07E6F"/>
    <w:rsid w:val="00F10112"/>
    <w:rsid w:val="00F10155"/>
    <w:rsid w:val="00F10205"/>
    <w:rsid w:val="00F103D6"/>
    <w:rsid w:val="00F103FD"/>
    <w:rsid w:val="00F104AD"/>
    <w:rsid w:val="00F10848"/>
    <w:rsid w:val="00F1088E"/>
    <w:rsid w:val="00F10BA3"/>
    <w:rsid w:val="00F10C0C"/>
    <w:rsid w:val="00F1141F"/>
    <w:rsid w:val="00F11472"/>
    <w:rsid w:val="00F115CA"/>
    <w:rsid w:val="00F117A0"/>
    <w:rsid w:val="00F117AF"/>
    <w:rsid w:val="00F117F6"/>
    <w:rsid w:val="00F11994"/>
    <w:rsid w:val="00F11DD4"/>
    <w:rsid w:val="00F11E45"/>
    <w:rsid w:val="00F11EDD"/>
    <w:rsid w:val="00F11FC1"/>
    <w:rsid w:val="00F12047"/>
    <w:rsid w:val="00F121AC"/>
    <w:rsid w:val="00F127C0"/>
    <w:rsid w:val="00F12837"/>
    <w:rsid w:val="00F12845"/>
    <w:rsid w:val="00F13116"/>
    <w:rsid w:val="00F138EB"/>
    <w:rsid w:val="00F13A70"/>
    <w:rsid w:val="00F141A0"/>
    <w:rsid w:val="00F14344"/>
    <w:rsid w:val="00F143AC"/>
    <w:rsid w:val="00F1461B"/>
    <w:rsid w:val="00F1470C"/>
    <w:rsid w:val="00F14CE8"/>
    <w:rsid w:val="00F14F59"/>
    <w:rsid w:val="00F15115"/>
    <w:rsid w:val="00F151CA"/>
    <w:rsid w:val="00F1534E"/>
    <w:rsid w:val="00F153CC"/>
    <w:rsid w:val="00F15502"/>
    <w:rsid w:val="00F15508"/>
    <w:rsid w:val="00F1551A"/>
    <w:rsid w:val="00F15597"/>
    <w:rsid w:val="00F1566B"/>
    <w:rsid w:val="00F156E9"/>
    <w:rsid w:val="00F1589A"/>
    <w:rsid w:val="00F1591F"/>
    <w:rsid w:val="00F1596B"/>
    <w:rsid w:val="00F15A40"/>
    <w:rsid w:val="00F15CAB"/>
    <w:rsid w:val="00F15F73"/>
    <w:rsid w:val="00F15FDA"/>
    <w:rsid w:val="00F160D2"/>
    <w:rsid w:val="00F16126"/>
    <w:rsid w:val="00F164B1"/>
    <w:rsid w:val="00F16548"/>
    <w:rsid w:val="00F169AB"/>
    <w:rsid w:val="00F16DF3"/>
    <w:rsid w:val="00F16E95"/>
    <w:rsid w:val="00F173AA"/>
    <w:rsid w:val="00F174A6"/>
    <w:rsid w:val="00F174D7"/>
    <w:rsid w:val="00F17677"/>
    <w:rsid w:val="00F176E5"/>
    <w:rsid w:val="00F178E4"/>
    <w:rsid w:val="00F17FE1"/>
    <w:rsid w:val="00F203F1"/>
    <w:rsid w:val="00F20511"/>
    <w:rsid w:val="00F205BA"/>
    <w:rsid w:val="00F205BD"/>
    <w:rsid w:val="00F205C9"/>
    <w:rsid w:val="00F206C4"/>
    <w:rsid w:val="00F20845"/>
    <w:rsid w:val="00F208C8"/>
    <w:rsid w:val="00F20CC0"/>
    <w:rsid w:val="00F21211"/>
    <w:rsid w:val="00F21265"/>
    <w:rsid w:val="00F21594"/>
    <w:rsid w:val="00F215A6"/>
    <w:rsid w:val="00F216BC"/>
    <w:rsid w:val="00F21742"/>
    <w:rsid w:val="00F21E7E"/>
    <w:rsid w:val="00F21F7A"/>
    <w:rsid w:val="00F220C8"/>
    <w:rsid w:val="00F221EB"/>
    <w:rsid w:val="00F2269A"/>
    <w:rsid w:val="00F226CF"/>
    <w:rsid w:val="00F22A18"/>
    <w:rsid w:val="00F22A51"/>
    <w:rsid w:val="00F22B79"/>
    <w:rsid w:val="00F22D71"/>
    <w:rsid w:val="00F22E33"/>
    <w:rsid w:val="00F23142"/>
    <w:rsid w:val="00F23245"/>
    <w:rsid w:val="00F2359C"/>
    <w:rsid w:val="00F235D6"/>
    <w:rsid w:val="00F23673"/>
    <w:rsid w:val="00F23A8A"/>
    <w:rsid w:val="00F23AC9"/>
    <w:rsid w:val="00F23B9E"/>
    <w:rsid w:val="00F242EE"/>
    <w:rsid w:val="00F244F9"/>
    <w:rsid w:val="00F249C8"/>
    <w:rsid w:val="00F24B66"/>
    <w:rsid w:val="00F24CB6"/>
    <w:rsid w:val="00F24EBF"/>
    <w:rsid w:val="00F250E4"/>
    <w:rsid w:val="00F25241"/>
    <w:rsid w:val="00F25518"/>
    <w:rsid w:val="00F25585"/>
    <w:rsid w:val="00F25929"/>
    <w:rsid w:val="00F25C75"/>
    <w:rsid w:val="00F25D4B"/>
    <w:rsid w:val="00F25F7F"/>
    <w:rsid w:val="00F26206"/>
    <w:rsid w:val="00F2654C"/>
    <w:rsid w:val="00F26608"/>
    <w:rsid w:val="00F2667F"/>
    <w:rsid w:val="00F269FD"/>
    <w:rsid w:val="00F26CD1"/>
    <w:rsid w:val="00F26DA8"/>
    <w:rsid w:val="00F26E53"/>
    <w:rsid w:val="00F26E8C"/>
    <w:rsid w:val="00F272A3"/>
    <w:rsid w:val="00F2737A"/>
    <w:rsid w:val="00F2747F"/>
    <w:rsid w:val="00F275A5"/>
    <w:rsid w:val="00F27827"/>
    <w:rsid w:val="00F2796F"/>
    <w:rsid w:val="00F27AFB"/>
    <w:rsid w:val="00F27BA5"/>
    <w:rsid w:val="00F27CF5"/>
    <w:rsid w:val="00F3014D"/>
    <w:rsid w:val="00F3044C"/>
    <w:rsid w:val="00F30490"/>
    <w:rsid w:val="00F30590"/>
    <w:rsid w:val="00F30786"/>
    <w:rsid w:val="00F3085E"/>
    <w:rsid w:val="00F30929"/>
    <w:rsid w:val="00F3092C"/>
    <w:rsid w:val="00F30ACE"/>
    <w:rsid w:val="00F30B01"/>
    <w:rsid w:val="00F30B4C"/>
    <w:rsid w:val="00F30C73"/>
    <w:rsid w:val="00F31270"/>
    <w:rsid w:val="00F312EB"/>
    <w:rsid w:val="00F3176D"/>
    <w:rsid w:val="00F31AAA"/>
    <w:rsid w:val="00F31C36"/>
    <w:rsid w:val="00F31FD9"/>
    <w:rsid w:val="00F31FE8"/>
    <w:rsid w:val="00F3207F"/>
    <w:rsid w:val="00F329B8"/>
    <w:rsid w:val="00F329CD"/>
    <w:rsid w:val="00F32BD8"/>
    <w:rsid w:val="00F32D2E"/>
    <w:rsid w:val="00F32ECF"/>
    <w:rsid w:val="00F32FD0"/>
    <w:rsid w:val="00F33147"/>
    <w:rsid w:val="00F33432"/>
    <w:rsid w:val="00F33A3A"/>
    <w:rsid w:val="00F33C95"/>
    <w:rsid w:val="00F33DE0"/>
    <w:rsid w:val="00F33E81"/>
    <w:rsid w:val="00F33F2A"/>
    <w:rsid w:val="00F34162"/>
    <w:rsid w:val="00F34872"/>
    <w:rsid w:val="00F34A04"/>
    <w:rsid w:val="00F34B5C"/>
    <w:rsid w:val="00F34BAC"/>
    <w:rsid w:val="00F34C86"/>
    <w:rsid w:val="00F35087"/>
    <w:rsid w:val="00F3547C"/>
    <w:rsid w:val="00F35798"/>
    <w:rsid w:val="00F357CB"/>
    <w:rsid w:val="00F359B5"/>
    <w:rsid w:val="00F35A62"/>
    <w:rsid w:val="00F35BC0"/>
    <w:rsid w:val="00F35CE9"/>
    <w:rsid w:val="00F36284"/>
    <w:rsid w:val="00F368A4"/>
    <w:rsid w:val="00F36C12"/>
    <w:rsid w:val="00F3701B"/>
    <w:rsid w:val="00F3718B"/>
    <w:rsid w:val="00F372E7"/>
    <w:rsid w:val="00F3730F"/>
    <w:rsid w:val="00F37798"/>
    <w:rsid w:val="00F37E89"/>
    <w:rsid w:val="00F37FB4"/>
    <w:rsid w:val="00F40048"/>
    <w:rsid w:val="00F4025C"/>
    <w:rsid w:val="00F402B3"/>
    <w:rsid w:val="00F40486"/>
    <w:rsid w:val="00F404C1"/>
    <w:rsid w:val="00F4081D"/>
    <w:rsid w:val="00F40B79"/>
    <w:rsid w:val="00F40D6F"/>
    <w:rsid w:val="00F41169"/>
    <w:rsid w:val="00F417ED"/>
    <w:rsid w:val="00F41996"/>
    <w:rsid w:val="00F419B0"/>
    <w:rsid w:val="00F42062"/>
    <w:rsid w:val="00F421C6"/>
    <w:rsid w:val="00F426D8"/>
    <w:rsid w:val="00F42D46"/>
    <w:rsid w:val="00F42F56"/>
    <w:rsid w:val="00F43023"/>
    <w:rsid w:val="00F4309C"/>
    <w:rsid w:val="00F43146"/>
    <w:rsid w:val="00F43230"/>
    <w:rsid w:val="00F435E1"/>
    <w:rsid w:val="00F4382A"/>
    <w:rsid w:val="00F43865"/>
    <w:rsid w:val="00F4388E"/>
    <w:rsid w:val="00F43B2F"/>
    <w:rsid w:val="00F43D62"/>
    <w:rsid w:val="00F44088"/>
    <w:rsid w:val="00F4418A"/>
    <w:rsid w:val="00F44245"/>
    <w:rsid w:val="00F442C8"/>
    <w:rsid w:val="00F443A3"/>
    <w:rsid w:val="00F44453"/>
    <w:rsid w:val="00F44460"/>
    <w:rsid w:val="00F4463B"/>
    <w:rsid w:val="00F446A1"/>
    <w:rsid w:val="00F44710"/>
    <w:rsid w:val="00F44761"/>
    <w:rsid w:val="00F447AC"/>
    <w:rsid w:val="00F448FA"/>
    <w:rsid w:val="00F448FD"/>
    <w:rsid w:val="00F44EF8"/>
    <w:rsid w:val="00F4511F"/>
    <w:rsid w:val="00F45326"/>
    <w:rsid w:val="00F45763"/>
    <w:rsid w:val="00F45C45"/>
    <w:rsid w:val="00F45E61"/>
    <w:rsid w:val="00F461BD"/>
    <w:rsid w:val="00F4673B"/>
    <w:rsid w:val="00F46AFC"/>
    <w:rsid w:val="00F46CF5"/>
    <w:rsid w:val="00F46F3C"/>
    <w:rsid w:val="00F46F4D"/>
    <w:rsid w:val="00F47047"/>
    <w:rsid w:val="00F4742E"/>
    <w:rsid w:val="00F47479"/>
    <w:rsid w:val="00F474FD"/>
    <w:rsid w:val="00F478EA"/>
    <w:rsid w:val="00F478F5"/>
    <w:rsid w:val="00F47AEB"/>
    <w:rsid w:val="00F5023B"/>
    <w:rsid w:val="00F5071B"/>
    <w:rsid w:val="00F50AD4"/>
    <w:rsid w:val="00F50D66"/>
    <w:rsid w:val="00F50DC5"/>
    <w:rsid w:val="00F5106D"/>
    <w:rsid w:val="00F51208"/>
    <w:rsid w:val="00F512B6"/>
    <w:rsid w:val="00F51659"/>
    <w:rsid w:val="00F51860"/>
    <w:rsid w:val="00F5187C"/>
    <w:rsid w:val="00F51923"/>
    <w:rsid w:val="00F51B2B"/>
    <w:rsid w:val="00F51F48"/>
    <w:rsid w:val="00F51FEA"/>
    <w:rsid w:val="00F52379"/>
    <w:rsid w:val="00F52617"/>
    <w:rsid w:val="00F5284B"/>
    <w:rsid w:val="00F52CB2"/>
    <w:rsid w:val="00F52DC9"/>
    <w:rsid w:val="00F52F8B"/>
    <w:rsid w:val="00F531F6"/>
    <w:rsid w:val="00F53463"/>
    <w:rsid w:val="00F53498"/>
    <w:rsid w:val="00F53567"/>
    <w:rsid w:val="00F5369F"/>
    <w:rsid w:val="00F538EE"/>
    <w:rsid w:val="00F53C22"/>
    <w:rsid w:val="00F53E96"/>
    <w:rsid w:val="00F546FF"/>
    <w:rsid w:val="00F54973"/>
    <w:rsid w:val="00F54A1F"/>
    <w:rsid w:val="00F54A31"/>
    <w:rsid w:val="00F54AAA"/>
    <w:rsid w:val="00F54B9A"/>
    <w:rsid w:val="00F557CB"/>
    <w:rsid w:val="00F5583F"/>
    <w:rsid w:val="00F55B7F"/>
    <w:rsid w:val="00F55F09"/>
    <w:rsid w:val="00F561B7"/>
    <w:rsid w:val="00F563F1"/>
    <w:rsid w:val="00F56727"/>
    <w:rsid w:val="00F5677D"/>
    <w:rsid w:val="00F56CC1"/>
    <w:rsid w:val="00F56E04"/>
    <w:rsid w:val="00F56F75"/>
    <w:rsid w:val="00F56FED"/>
    <w:rsid w:val="00F57090"/>
    <w:rsid w:val="00F573FE"/>
    <w:rsid w:val="00F5756A"/>
    <w:rsid w:val="00F576D2"/>
    <w:rsid w:val="00F5784A"/>
    <w:rsid w:val="00F57893"/>
    <w:rsid w:val="00F579A3"/>
    <w:rsid w:val="00F600C7"/>
    <w:rsid w:val="00F60297"/>
    <w:rsid w:val="00F602CC"/>
    <w:rsid w:val="00F6068C"/>
    <w:rsid w:val="00F6080F"/>
    <w:rsid w:val="00F60815"/>
    <w:rsid w:val="00F609F5"/>
    <w:rsid w:val="00F60D23"/>
    <w:rsid w:val="00F60D69"/>
    <w:rsid w:val="00F6113B"/>
    <w:rsid w:val="00F61277"/>
    <w:rsid w:val="00F61279"/>
    <w:rsid w:val="00F61433"/>
    <w:rsid w:val="00F61AF3"/>
    <w:rsid w:val="00F61DA7"/>
    <w:rsid w:val="00F61E61"/>
    <w:rsid w:val="00F61FAF"/>
    <w:rsid w:val="00F6215E"/>
    <w:rsid w:val="00F62176"/>
    <w:rsid w:val="00F626C1"/>
    <w:rsid w:val="00F6309C"/>
    <w:rsid w:val="00F6322D"/>
    <w:rsid w:val="00F633BF"/>
    <w:rsid w:val="00F635BC"/>
    <w:rsid w:val="00F63B2F"/>
    <w:rsid w:val="00F63DF7"/>
    <w:rsid w:val="00F64254"/>
    <w:rsid w:val="00F6436C"/>
    <w:rsid w:val="00F64486"/>
    <w:rsid w:val="00F6482E"/>
    <w:rsid w:val="00F6484D"/>
    <w:rsid w:val="00F64B05"/>
    <w:rsid w:val="00F64BDB"/>
    <w:rsid w:val="00F64D90"/>
    <w:rsid w:val="00F64E9C"/>
    <w:rsid w:val="00F65582"/>
    <w:rsid w:val="00F65717"/>
    <w:rsid w:val="00F65739"/>
    <w:rsid w:val="00F6587E"/>
    <w:rsid w:val="00F65E55"/>
    <w:rsid w:val="00F65F6E"/>
    <w:rsid w:val="00F660D9"/>
    <w:rsid w:val="00F66515"/>
    <w:rsid w:val="00F66867"/>
    <w:rsid w:val="00F66B15"/>
    <w:rsid w:val="00F66B27"/>
    <w:rsid w:val="00F66D79"/>
    <w:rsid w:val="00F670EF"/>
    <w:rsid w:val="00F671BF"/>
    <w:rsid w:val="00F672F2"/>
    <w:rsid w:val="00F673A4"/>
    <w:rsid w:val="00F6762B"/>
    <w:rsid w:val="00F6787B"/>
    <w:rsid w:val="00F678EC"/>
    <w:rsid w:val="00F67997"/>
    <w:rsid w:val="00F67AC8"/>
    <w:rsid w:val="00F67EFF"/>
    <w:rsid w:val="00F70002"/>
    <w:rsid w:val="00F701F3"/>
    <w:rsid w:val="00F7043F"/>
    <w:rsid w:val="00F7057C"/>
    <w:rsid w:val="00F709CB"/>
    <w:rsid w:val="00F709E1"/>
    <w:rsid w:val="00F70A36"/>
    <w:rsid w:val="00F70B0E"/>
    <w:rsid w:val="00F70E6C"/>
    <w:rsid w:val="00F70F85"/>
    <w:rsid w:val="00F71076"/>
    <w:rsid w:val="00F7119F"/>
    <w:rsid w:val="00F7128B"/>
    <w:rsid w:val="00F7130B"/>
    <w:rsid w:val="00F713EC"/>
    <w:rsid w:val="00F714E6"/>
    <w:rsid w:val="00F7187C"/>
    <w:rsid w:val="00F718E1"/>
    <w:rsid w:val="00F7194C"/>
    <w:rsid w:val="00F71BC2"/>
    <w:rsid w:val="00F71D1E"/>
    <w:rsid w:val="00F71DAA"/>
    <w:rsid w:val="00F722C1"/>
    <w:rsid w:val="00F7235C"/>
    <w:rsid w:val="00F7274D"/>
    <w:rsid w:val="00F72C0D"/>
    <w:rsid w:val="00F72D9A"/>
    <w:rsid w:val="00F72EA2"/>
    <w:rsid w:val="00F732B0"/>
    <w:rsid w:val="00F732C1"/>
    <w:rsid w:val="00F73981"/>
    <w:rsid w:val="00F73BD7"/>
    <w:rsid w:val="00F73F5C"/>
    <w:rsid w:val="00F7419A"/>
    <w:rsid w:val="00F746BA"/>
    <w:rsid w:val="00F74872"/>
    <w:rsid w:val="00F749F1"/>
    <w:rsid w:val="00F74AFE"/>
    <w:rsid w:val="00F74F09"/>
    <w:rsid w:val="00F753F1"/>
    <w:rsid w:val="00F754F4"/>
    <w:rsid w:val="00F756BA"/>
    <w:rsid w:val="00F75767"/>
    <w:rsid w:val="00F75CC8"/>
    <w:rsid w:val="00F75D80"/>
    <w:rsid w:val="00F761D3"/>
    <w:rsid w:val="00F76642"/>
    <w:rsid w:val="00F7668D"/>
    <w:rsid w:val="00F766FF"/>
    <w:rsid w:val="00F767D6"/>
    <w:rsid w:val="00F769C2"/>
    <w:rsid w:val="00F76B26"/>
    <w:rsid w:val="00F76CE1"/>
    <w:rsid w:val="00F76D73"/>
    <w:rsid w:val="00F76DDA"/>
    <w:rsid w:val="00F77023"/>
    <w:rsid w:val="00F771D6"/>
    <w:rsid w:val="00F774F1"/>
    <w:rsid w:val="00F7772A"/>
    <w:rsid w:val="00F777D3"/>
    <w:rsid w:val="00F77A92"/>
    <w:rsid w:val="00F77D59"/>
    <w:rsid w:val="00F77F95"/>
    <w:rsid w:val="00F80063"/>
    <w:rsid w:val="00F80597"/>
    <w:rsid w:val="00F8069D"/>
    <w:rsid w:val="00F81345"/>
    <w:rsid w:val="00F813D9"/>
    <w:rsid w:val="00F81432"/>
    <w:rsid w:val="00F8159A"/>
    <w:rsid w:val="00F81680"/>
    <w:rsid w:val="00F816DB"/>
    <w:rsid w:val="00F8174D"/>
    <w:rsid w:val="00F81A9F"/>
    <w:rsid w:val="00F81B74"/>
    <w:rsid w:val="00F81B9F"/>
    <w:rsid w:val="00F81BC0"/>
    <w:rsid w:val="00F81D10"/>
    <w:rsid w:val="00F81F12"/>
    <w:rsid w:val="00F82065"/>
    <w:rsid w:val="00F82323"/>
    <w:rsid w:val="00F82334"/>
    <w:rsid w:val="00F8250E"/>
    <w:rsid w:val="00F826C4"/>
    <w:rsid w:val="00F82717"/>
    <w:rsid w:val="00F8285E"/>
    <w:rsid w:val="00F82959"/>
    <w:rsid w:val="00F82979"/>
    <w:rsid w:val="00F829A4"/>
    <w:rsid w:val="00F829BB"/>
    <w:rsid w:val="00F82A86"/>
    <w:rsid w:val="00F82C54"/>
    <w:rsid w:val="00F82E20"/>
    <w:rsid w:val="00F82E2B"/>
    <w:rsid w:val="00F8318F"/>
    <w:rsid w:val="00F83720"/>
    <w:rsid w:val="00F83899"/>
    <w:rsid w:val="00F840EE"/>
    <w:rsid w:val="00F84523"/>
    <w:rsid w:val="00F845CA"/>
    <w:rsid w:val="00F8493E"/>
    <w:rsid w:val="00F84B84"/>
    <w:rsid w:val="00F84C3E"/>
    <w:rsid w:val="00F84C5E"/>
    <w:rsid w:val="00F84D15"/>
    <w:rsid w:val="00F84E38"/>
    <w:rsid w:val="00F84E6D"/>
    <w:rsid w:val="00F85197"/>
    <w:rsid w:val="00F852EF"/>
    <w:rsid w:val="00F85484"/>
    <w:rsid w:val="00F855AA"/>
    <w:rsid w:val="00F85675"/>
    <w:rsid w:val="00F8567A"/>
    <w:rsid w:val="00F85986"/>
    <w:rsid w:val="00F859F0"/>
    <w:rsid w:val="00F85AFD"/>
    <w:rsid w:val="00F85B4F"/>
    <w:rsid w:val="00F85B7C"/>
    <w:rsid w:val="00F85BE2"/>
    <w:rsid w:val="00F85C38"/>
    <w:rsid w:val="00F86239"/>
    <w:rsid w:val="00F86248"/>
    <w:rsid w:val="00F86389"/>
    <w:rsid w:val="00F863BC"/>
    <w:rsid w:val="00F86B14"/>
    <w:rsid w:val="00F86BDB"/>
    <w:rsid w:val="00F86C36"/>
    <w:rsid w:val="00F86D54"/>
    <w:rsid w:val="00F86D61"/>
    <w:rsid w:val="00F87315"/>
    <w:rsid w:val="00F8734E"/>
    <w:rsid w:val="00F87D35"/>
    <w:rsid w:val="00F87DC2"/>
    <w:rsid w:val="00F90365"/>
    <w:rsid w:val="00F907CC"/>
    <w:rsid w:val="00F909DF"/>
    <w:rsid w:val="00F90B02"/>
    <w:rsid w:val="00F90F75"/>
    <w:rsid w:val="00F91026"/>
    <w:rsid w:val="00F91130"/>
    <w:rsid w:val="00F91B68"/>
    <w:rsid w:val="00F91F1D"/>
    <w:rsid w:val="00F92CA7"/>
    <w:rsid w:val="00F92EE2"/>
    <w:rsid w:val="00F93158"/>
    <w:rsid w:val="00F9315C"/>
    <w:rsid w:val="00F93219"/>
    <w:rsid w:val="00F93220"/>
    <w:rsid w:val="00F933FE"/>
    <w:rsid w:val="00F934E5"/>
    <w:rsid w:val="00F93557"/>
    <w:rsid w:val="00F937BC"/>
    <w:rsid w:val="00F937CA"/>
    <w:rsid w:val="00F938DE"/>
    <w:rsid w:val="00F93C26"/>
    <w:rsid w:val="00F93FDB"/>
    <w:rsid w:val="00F93FE8"/>
    <w:rsid w:val="00F940F1"/>
    <w:rsid w:val="00F940FE"/>
    <w:rsid w:val="00F9454E"/>
    <w:rsid w:val="00F948A2"/>
    <w:rsid w:val="00F94938"/>
    <w:rsid w:val="00F94CAD"/>
    <w:rsid w:val="00F94E7F"/>
    <w:rsid w:val="00F953E9"/>
    <w:rsid w:val="00F955AE"/>
    <w:rsid w:val="00F955AF"/>
    <w:rsid w:val="00F957FA"/>
    <w:rsid w:val="00F9597E"/>
    <w:rsid w:val="00F959D9"/>
    <w:rsid w:val="00F95A94"/>
    <w:rsid w:val="00F95BC3"/>
    <w:rsid w:val="00F95F73"/>
    <w:rsid w:val="00F9688E"/>
    <w:rsid w:val="00F969D2"/>
    <w:rsid w:val="00F96B96"/>
    <w:rsid w:val="00F96E37"/>
    <w:rsid w:val="00F96EE5"/>
    <w:rsid w:val="00F96F2A"/>
    <w:rsid w:val="00F96F51"/>
    <w:rsid w:val="00F9702E"/>
    <w:rsid w:val="00F97219"/>
    <w:rsid w:val="00F97284"/>
    <w:rsid w:val="00F972A4"/>
    <w:rsid w:val="00F975D2"/>
    <w:rsid w:val="00F9777F"/>
    <w:rsid w:val="00F97A9B"/>
    <w:rsid w:val="00F97B96"/>
    <w:rsid w:val="00FA059F"/>
    <w:rsid w:val="00FA0619"/>
    <w:rsid w:val="00FA0696"/>
    <w:rsid w:val="00FA0777"/>
    <w:rsid w:val="00FA0783"/>
    <w:rsid w:val="00FA0821"/>
    <w:rsid w:val="00FA0841"/>
    <w:rsid w:val="00FA0890"/>
    <w:rsid w:val="00FA08F3"/>
    <w:rsid w:val="00FA0ACE"/>
    <w:rsid w:val="00FA107D"/>
    <w:rsid w:val="00FA167F"/>
    <w:rsid w:val="00FA192C"/>
    <w:rsid w:val="00FA19FB"/>
    <w:rsid w:val="00FA1AAB"/>
    <w:rsid w:val="00FA1D7C"/>
    <w:rsid w:val="00FA1D7F"/>
    <w:rsid w:val="00FA1E1C"/>
    <w:rsid w:val="00FA1FEC"/>
    <w:rsid w:val="00FA2265"/>
    <w:rsid w:val="00FA22BE"/>
    <w:rsid w:val="00FA24F4"/>
    <w:rsid w:val="00FA25D6"/>
    <w:rsid w:val="00FA2766"/>
    <w:rsid w:val="00FA27F4"/>
    <w:rsid w:val="00FA28A9"/>
    <w:rsid w:val="00FA2A0F"/>
    <w:rsid w:val="00FA2A79"/>
    <w:rsid w:val="00FA2CE7"/>
    <w:rsid w:val="00FA3015"/>
    <w:rsid w:val="00FA32D7"/>
    <w:rsid w:val="00FA339D"/>
    <w:rsid w:val="00FA34E1"/>
    <w:rsid w:val="00FA3577"/>
    <w:rsid w:val="00FA3786"/>
    <w:rsid w:val="00FA3B3A"/>
    <w:rsid w:val="00FA3D80"/>
    <w:rsid w:val="00FA3EE6"/>
    <w:rsid w:val="00FA41DA"/>
    <w:rsid w:val="00FA42AB"/>
    <w:rsid w:val="00FA4457"/>
    <w:rsid w:val="00FA44AD"/>
    <w:rsid w:val="00FA44C3"/>
    <w:rsid w:val="00FA45E7"/>
    <w:rsid w:val="00FA4F1D"/>
    <w:rsid w:val="00FA5016"/>
    <w:rsid w:val="00FA5175"/>
    <w:rsid w:val="00FA548F"/>
    <w:rsid w:val="00FA5721"/>
    <w:rsid w:val="00FA58C1"/>
    <w:rsid w:val="00FA5998"/>
    <w:rsid w:val="00FA59CF"/>
    <w:rsid w:val="00FA5B31"/>
    <w:rsid w:val="00FA5C82"/>
    <w:rsid w:val="00FA5FAE"/>
    <w:rsid w:val="00FA630D"/>
    <w:rsid w:val="00FA68C7"/>
    <w:rsid w:val="00FA696A"/>
    <w:rsid w:val="00FA6A9A"/>
    <w:rsid w:val="00FA6C6F"/>
    <w:rsid w:val="00FA6C87"/>
    <w:rsid w:val="00FA6D12"/>
    <w:rsid w:val="00FA6D27"/>
    <w:rsid w:val="00FA6D7A"/>
    <w:rsid w:val="00FA6DAE"/>
    <w:rsid w:val="00FA6E0F"/>
    <w:rsid w:val="00FA735E"/>
    <w:rsid w:val="00FA7373"/>
    <w:rsid w:val="00FA7533"/>
    <w:rsid w:val="00FA7BA1"/>
    <w:rsid w:val="00FA7D69"/>
    <w:rsid w:val="00FA7E33"/>
    <w:rsid w:val="00FA7F74"/>
    <w:rsid w:val="00FA7FAD"/>
    <w:rsid w:val="00FB0031"/>
    <w:rsid w:val="00FB03C8"/>
    <w:rsid w:val="00FB04B9"/>
    <w:rsid w:val="00FB0594"/>
    <w:rsid w:val="00FB06E6"/>
    <w:rsid w:val="00FB07EA"/>
    <w:rsid w:val="00FB0C43"/>
    <w:rsid w:val="00FB0D7D"/>
    <w:rsid w:val="00FB1156"/>
    <w:rsid w:val="00FB1157"/>
    <w:rsid w:val="00FB1ECC"/>
    <w:rsid w:val="00FB21C8"/>
    <w:rsid w:val="00FB22F8"/>
    <w:rsid w:val="00FB24E4"/>
    <w:rsid w:val="00FB25B0"/>
    <w:rsid w:val="00FB2C47"/>
    <w:rsid w:val="00FB2EC0"/>
    <w:rsid w:val="00FB2ED8"/>
    <w:rsid w:val="00FB30B1"/>
    <w:rsid w:val="00FB31D7"/>
    <w:rsid w:val="00FB3745"/>
    <w:rsid w:val="00FB3DDA"/>
    <w:rsid w:val="00FB3E0A"/>
    <w:rsid w:val="00FB407F"/>
    <w:rsid w:val="00FB40BF"/>
    <w:rsid w:val="00FB4205"/>
    <w:rsid w:val="00FB42FA"/>
    <w:rsid w:val="00FB43F2"/>
    <w:rsid w:val="00FB4769"/>
    <w:rsid w:val="00FB4865"/>
    <w:rsid w:val="00FB498E"/>
    <w:rsid w:val="00FB4AD9"/>
    <w:rsid w:val="00FB4B2C"/>
    <w:rsid w:val="00FB4E6E"/>
    <w:rsid w:val="00FB4E8B"/>
    <w:rsid w:val="00FB4F69"/>
    <w:rsid w:val="00FB5027"/>
    <w:rsid w:val="00FB5298"/>
    <w:rsid w:val="00FB52CB"/>
    <w:rsid w:val="00FB54E3"/>
    <w:rsid w:val="00FB57DF"/>
    <w:rsid w:val="00FB5B4F"/>
    <w:rsid w:val="00FB5B9E"/>
    <w:rsid w:val="00FB5C97"/>
    <w:rsid w:val="00FB5D58"/>
    <w:rsid w:val="00FB5EC6"/>
    <w:rsid w:val="00FB5F23"/>
    <w:rsid w:val="00FB628F"/>
    <w:rsid w:val="00FB6850"/>
    <w:rsid w:val="00FB6870"/>
    <w:rsid w:val="00FB691A"/>
    <w:rsid w:val="00FB6ABA"/>
    <w:rsid w:val="00FB6B00"/>
    <w:rsid w:val="00FB6C86"/>
    <w:rsid w:val="00FB6E0B"/>
    <w:rsid w:val="00FB6F62"/>
    <w:rsid w:val="00FB7211"/>
    <w:rsid w:val="00FB7661"/>
    <w:rsid w:val="00FB7BFE"/>
    <w:rsid w:val="00FB7C6E"/>
    <w:rsid w:val="00FB7F69"/>
    <w:rsid w:val="00FB7FBD"/>
    <w:rsid w:val="00FC03D2"/>
    <w:rsid w:val="00FC073F"/>
    <w:rsid w:val="00FC0AC1"/>
    <w:rsid w:val="00FC0B6F"/>
    <w:rsid w:val="00FC0C34"/>
    <w:rsid w:val="00FC0F28"/>
    <w:rsid w:val="00FC1071"/>
    <w:rsid w:val="00FC14D9"/>
    <w:rsid w:val="00FC179E"/>
    <w:rsid w:val="00FC181C"/>
    <w:rsid w:val="00FC1B60"/>
    <w:rsid w:val="00FC1C07"/>
    <w:rsid w:val="00FC1DF4"/>
    <w:rsid w:val="00FC1E5D"/>
    <w:rsid w:val="00FC1EBD"/>
    <w:rsid w:val="00FC1F2F"/>
    <w:rsid w:val="00FC206F"/>
    <w:rsid w:val="00FC2102"/>
    <w:rsid w:val="00FC29DD"/>
    <w:rsid w:val="00FC3007"/>
    <w:rsid w:val="00FC3112"/>
    <w:rsid w:val="00FC32D6"/>
    <w:rsid w:val="00FC33C9"/>
    <w:rsid w:val="00FC411E"/>
    <w:rsid w:val="00FC443B"/>
    <w:rsid w:val="00FC4BC4"/>
    <w:rsid w:val="00FC4D64"/>
    <w:rsid w:val="00FC4DFE"/>
    <w:rsid w:val="00FC519B"/>
    <w:rsid w:val="00FC538B"/>
    <w:rsid w:val="00FC5414"/>
    <w:rsid w:val="00FC566A"/>
    <w:rsid w:val="00FC5682"/>
    <w:rsid w:val="00FC593F"/>
    <w:rsid w:val="00FC5AA8"/>
    <w:rsid w:val="00FC5AF5"/>
    <w:rsid w:val="00FC5BAC"/>
    <w:rsid w:val="00FC64B2"/>
    <w:rsid w:val="00FC6871"/>
    <w:rsid w:val="00FC691C"/>
    <w:rsid w:val="00FC6958"/>
    <w:rsid w:val="00FC79E6"/>
    <w:rsid w:val="00FC79EA"/>
    <w:rsid w:val="00FC7A58"/>
    <w:rsid w:val="00FC7F0A"/>
    <w:rsid w:val="00FC7F8D"/>
    <w:rsid w:val="00FC7FB3"/>
    <w:rsid w:val="00FD00CA"/>
    <w:rsid w:val="00FD0100"/>
    <w:rsid w:val="00FD08AD"/>
    <w:rsid w:val="00FD0B0C"/>
    <w:rsid w:val="00FD0C94"/>
    <w:rsid w:val="00FD0D89"/>
    <w:rsid w:val="00FD0F04"/>
    <w:rsid w:val="00FD0FA6"/>
    <w:rsid w:val="00FD1177"/>
    <w:rsid w:val="00FD123A"/>
    <w:rsid w:val="00FD162A"/>
    <w:rsid w:val="00FD178A"/>
    <w:rsid w:val="00FD1D54"/>
    <w:rsid w:val="00FD2152"/>
    <w:rsid w:val="00FD2C9F"/>
    <w:rsid w:val="00FD2EA3"/>
    <w:rsid w:val="00FD2FCF"/>
    <w:rsid w:val="00FD3008"/>
    <w:rsid w:val="00FD3044"/>
    <w:rsid w:val="00FD314D"/>
    <w:rsid w:val="00FD32CE"/>
    <w:rsid w:val="00FD33A0"/>
    <w:rsid w:val="00FD344D"/>
    <w:rsid w:val="00FD362C"/>
    <w:rsid w:val="00FD374C"/>
    <w:rsid w:val="00FD37D6"/>
    <w:rsid w:val="00FD3864"/>
    <w:rsid w:val="00FD3DCE"/>
    <w:rsid w:val="00FD3E3A"/>
    <w:rsid w:val="00FD3FE7"/>
    <w:rsid w:val="00FD408C"/>
    <w:rsid w:val="00FD4228"/>
    <w:rsid w:val="00FD43A8"/>
    <w:rsid w:val="00FD47EE"/>
    <w:rsid w:val="00FD4D8B"/>
    <w:rsid w:val="00FD4F79"/>
    <w:rsid w:val="00FD4F85"/>
    <w:rsid w:val="00FD51CA"/>
    <w:rsid w:val="00FD51FC"/>
    <w:rsid w:val="00FD5379"/>
    <w:rsid w:val="00FD595B"/>
    <w:rsid w:val="00FD5BF3"/>
    <w:rsid w:val="00FD5D04"/>
    <w:rsid w:val="00FD5D05"/>
    <w:rsid w:val="00FD5D33"/>
    <w:rsid w:val="00FD5F71"/>
    <w:rsid w:val="00FD684B"/>
    <w:rsid w:val="00FD6AC0"/>
    <w:rsid w:val="00FD6DEF"/>
    <w:rsid w:val="00FD6F4F"/>
    <w:rsid w:val="00FD74DD"/>
    <w:rsid w:val="00FD78B3"/>
    <w:rsid w:val="00FD7B63"/>
    <w:rsid w:val="00FD7F70"/>
    <w:rsid w:val="00FE0139"/>
    <w:rsid w:val="00FE0477"/>
    <w:rsid w:val="00FE049F"/>
    <w:rsid w:val="00FE04DF"/>
    <w:rsid w:val="00FE0626"/>
    <w:rsid w:val="00FE0670"/>
    <w:rsid w:val="00FE0987"/>
    <w:rsid w:val="00FE09B3"/>
    <w:rsid w:val="00FE0B89"/>
    <w:rsid w:val="00FE0CEA"/>
    <w:rsid w:val="00FE11C0"/>
    <w:rsid w:val="00FE1295"/>
    <w:rsid w:val="00FE140B"/>
    <w:rsid w:val="00FE1541"/>
    <w:rsid w:val="00FE1BB6"/>
    <w:rsid w:val="00FE1CA8"/>
    <w:rsid w:val="00FE1F60"/>
    <w:rsid w:val="00FE20A9"/>
    <w:rsid w:val="00FE20CB"/>
    <w:rsid w:val="00FE2169"/>
    <w:rsid w:val="00FE250E"/>
    <w:rsid w:val="00FE266B"/>
    <w:rsid w:val="00FE291B"/>
    <w:rsid w:val="00FE2CFA"/>
    <w:rsid w:val="00FE2EDD"/>
    <w:rsid w:val="00FE2F1B"/>
    <w:rsid w:val="00FE31A3"/>
    <w:rsid w:val="00FE3378"/>
    <w:rsid w:val="00FE346B"/>
    <w:rsid w:val="00FE3663"/>
    <w:rsid w:val="00FE39E5"/>
    <w:rsid w:val="00FE4131"/>
    <w:rsid w:val="00FE413B"/>
    <w:rsid w:val="00FE424C"/>
    <w:rsid w:val="00FE4395"/>
    <w:rsid w:val="00FE4863"/>
    <w:rsid w:val="00FE4A42"/>
    <w:rsid w:val="00FE4C80"/>
    <w:rsid w:val="00FE4E96"/>
    <w:rsid w:val="00FE53C1"/>
    <w:rsid w:val="00FE56EE"/>
    <w:rsid w:val="00FE5848"/>
    <w:rsid w:val="00FE58ED"/>
    <w:rsid w:val="00FE5BC3"/>
    <w:rsid w:val="00FE5FCE"/>
    <w:rsid w:val="00FE6160"/>
    <w:rsid w:val="00FE623C"/>
    <w:rsid w:val="00FE635E"/>
    <w:rsid w:val="00FE64D2"/>
    <w:rsid w:val="00FE696B"/>
    <w:rsid w:val="00FE6B30"/>
    <w:rsid w:val="00FE6B5F"/>
    <w:rsid w:val="00FE6FCD"/>
    <w:rsid w:val="00FE74C4"/>
    <w:rsid w:val="00FE7A2B"/>
    <w:rsid w:val="00FE7E4C"/>
    <w:rsid w:val="00FE7F46"/>
    <w:rsid w:val="00FE7F68"/>
    <w:rsid w:val="00FF09E4"/>
    <w:rsid w:val="00FF0A8D"/>
    <w:rsid w:val="00FF0F62"/>
    <w:rsid w:val="00FF1A23"/>
    <w:rsid w:val="00FF21D9"/>
    <w:rsid w:val="00FF22DF"/>
    <w:rsid w:val="00FF2565"/>
    <w:rsid w:val="00FF2602"/>
    <w:rsid w:val="00FF278C"/>
    <w:rsid w:val="00FF27CC"/>
    <w:rsid w:val="00FF2911"/>
    <w:rsid w:val="00FF29BB"/>
    <w:rsid w:val="00FF29EC"/>
    <w:rsid w:val="00FF2C17"/>
    <w:rsid w:val="00FF2DDF"/>
    <w:rsid w:val="00FF2F3A"/>
    <w:rsid w:val="00FF2FC6"/>
    <w:rsid w:val="00FF32D6"/>
    <w:rsid w:val="00FF35EE"/>
    <w:rsid w:val="00FF3691"/>
    <w:rsid w:val="00FF396E"/>
    <w:rsid w:val="00FF3DA6"/>
    <w:rsid w:val="00FF3E78"/>
    <w:rsid w:val="00FF41AA"/>
    <w:rsid w:val="00FF42F9"/>
    <w:rsid w:val="00FF440F"/>
    <w:rsid w:val="00FF459D"/>
    <w:rsid w:val="00FF4823"/>
    <w:rsid w:val="00FF489B"/>
    <w:rsid w:val="00FF4B4E"/>
    <w:rsid w:val="00FF5139"/>
    <w:rsid w:val="00FF52CF"/>
    <w:rsid w:val="00FF53D1"/>
    <w:rsid w:val="00FF53F4"/>
    <w:rsid w:val="00FF5472"/>
    <w:rsid w:val="00FF554F"/>
    <w:rsid w:val="00FF56B5"/>
    <w:rsid w:val="00FF5790"/>
    <w:rsid w:val="00FF57FB"/>
    <w:rsid w:val="00FF59FF"/>
    <w:rsid w:val="00FF5ADA"/>
    <w:rsid w:val="00FF5BEF"/>
    <w:rsid w:val="00FF5DCC"/>
    <w:rsid w:val="00FF634A"/>
    <w:rsid w:val="00FF67B8"/>
    <w:rsid w:val="00FF6A3E"/>
    <w:rsid w:val="00FF6C95"/>
    <w:rsid w:val="00FF6D32"/>
    <w:rsid w:val="00FF6E57"/>
    <w:rsid w:val="00FF7034"/>
    <w:rsid w:val="00FF7450"/>
    <w:rsid w:val="00FF76E4"/>
    <w:rsid w:val="00FF76EF"/>
    <w:rsid w:val="00FF776E"/>
    <w:rsid w:val="00FF7799"/>
    <w:rsid w:val="00FF7800"/>
    <w:rsid w:val="00FF7965"/>
    <w:rsid w:val="00FF79CF"/>
    <w:rsid w:val="00FF7AEB"/>
    <w:rsid w:val="00FF7E45"/>
    <w:rsid w:val="01119D05"/>
    <w:rsid w:val="01A0CDA0"/>
    <w:rsid w:val="01A2BCCB"/>
    <w:rsid w:val="025EF081"/>
    <w:rsid w:val="02B1FC1F"/>
    <w:rsid w:val="032F4ED6"/>
    <w:rsid w:val="032FA1A8"/>
    <w:rsid w:val="039D89E0"/>
    <w:rsid w:val="03A7AA9E"/>
    <w:rsid w:val="03EBBA2C"/>
    <w:rsid w:val="0473C3C0"/>
    <w:rsid w:val="06C2DEBD"/>
    <w:rsid w:val="06D4C39F"/>
    <w:rsid w:val="07935A27"/>
    <w:rsid w:val="07B0CA09"/>
    <w:rsid w:val="07BA2D85"/>
    <w:rsid w:val="07E07E4A"/>
    <w:rsid w:val="0992299A"/>
    <w:rsid w:val="09E2129A"/>
    <w:rsid w:val="0BBA66F7"/>
    <w:rsid w:val="0BEEEA1E"/>
    <w:rsid w:val="0C569851"/>
    <w:rsid w:val="0DBD43BD"/>
    <w:rsid w:val="10223A5E"/>
    <w:rsid w:val="109570C9"/>
    <w:rsid w:val="117A3828"/>
    <w:rsid w:val="1189F231"/>
    <w:rsid w:val="1193598C"/>
    <w:rsid w:val="12191E88"/>
    <w:rsid w:val="12CEDEC8"/>
    <w:rsid w:val="138A7193"/>
    <w:rsid w:val="14014340"/>
    <w:rsid w:val="14362D4D"/>
    <w:rsid w:val="1550BF4A"/>
    <w:rsid w:val="16582604"/>
    <w:rsid w:val="18CAC745"/>
    <w:rsid w:val="19B2AC36"/>
    <w:rsid w:val="1A388AA0"/>
    <w:rsid w:val="1ABC4173"/>
    <w:rsid w:val="1BB6ECAD"/>
    <w:rsid w:val="1C57A508"/>
    <w:rsid w:val="1C9F526F"/>
    <w:rsid w:val="1CF13A26"/>
    <w:rsid w:val="1D3C84E8"/>
    <w:rsid w:val="1DD9C159"/>
    <w:rsid w:val="1DF613F0"/>
    <w:rsid w:val="1FA0E44B"/>
    <w:rsid w:val="1FAF7667"/>
    <w:rsid w:val="1FD9BA2E"/>
    <w:rsid w:val="1FE350BA"/>
    <w:rsid w:val="201391FB"/>
    <w:rsid w:val="2073A641"/>
    <w:rsid w:val="207EE475"/>
    <w:rsid w:val="20C4BDDA"/>
    <w:rsid w:val="20CF2627"/>
    <w:rsid w:val="212C1683"/>
    <w:rsid w:val="21ACE7FC"/>
    <w:rsid w:val="21DC37BA"/>
    <w:rsid w:val="235CA260"/>
    <w:rsid w:val="24B0A267"/>
    <w:rsid w:val="24BED5A6"/>
    <w:rsid w:val="25572341"/>
    <w:rsid w:val="25896EED"/>
    <w:rsid w:val="25C64693"/>
    <w:rsid w:val="26040833"/>
    <w:rsid w:val="26434857"/>
    <w:rsid w:val="26944322"/>
    <w:rsid w:val="26E954C6"/>
    <w:rsid w:val="27253F4E"/>
    <w:rsid w:val="2758169D"/>
    <w:rsid w:val="2787FE2C"/>
    <w:rsid w:val="27898164"/>
    <w:rsid w:val="27A8FB76"/>
    <w:rsid w:val="27BAE508"/>
    <w:rsid w:val="27F0F255"/>
    <w:rsid w:val="27FF52CA"/>
    <w:rsid w:val="2898CCF2"/>
    <w:rsid w:val="29B89BE0"/>
    <w:rsid w:val="2AC58730"/>
    <w:rsid w:val="2ACE3D33"/>
    <w:rsid w:val="2B095670"/>
    <w:rsid w:val="2B50A303"/>
    <w:rsid w:val="2BC9CFA0"/>
    <w:rsid w:val="2C544AEA"/>
    <w:rsid w:val="2C6A9E97"/>
    <w:rsid w:val="2CC4D9BC"/>
    <w:rsid w:val="2D9480D2"/>
    <w:rsid w:val="2DE500CC"/>
    <w:rsid w:val="2EE31294"/>
    <w:rsid w:val="2F61B066"/>
    <w:rsid w:val="2F6AB5B6"/>
    <w:rsid w:val="2FBDC6F4"/>
    <w:rsid w:val="2FEF0C37"/>
    <w:rsid w:val="306E0A25"/>
    <w:rsid w:val="30BC6FBC"/>
    <w:rsid w:val="30C1B947"/>
    <w:rsid w:val="30DECF0C"/>
    <w:rsid w:val="31043C5F"/>
    <w:rsid w:val="31523B9C"/>
    <w:rsid w:val="321E7312"/>
    <w:rsid w:val="3220D0BA"/>
    <w:rsid w:val="33641811"/>
    <w:rsid w:val="338B1EFF"/>
    <w:rsid w:val="34544250"/>
    <w:rsid w:val="34E88299"/>
    <w:rsid w:val="351E5115"/>
    <w:rsid w:val="3612B89F"/>
    <w:rsid w:val="371711D2"/>
    <w:rsid w:val="3730FACB"/>
    <w:rsid w:val="3899B9D6"/>
    <w:rsid w:val="3919DA36"/>
    <w:rsid w:val="3A37012E"/>
    <w:rsid w:val="3ADFF585"/>
    <w:rsid w:val="3B14A034"/>
    <w:rsid w:val="3BE3ACD1"/>
    <w:rsid w:val="3C2323F1"/>
    <w:rsid w:val="3CDDCDF7"/>
    <w:rsid w:val="3D0B2049"/>
    <w:rsid w:val="3D2C4718"/>
    <w:rsid w:val="3EE4F215"/>
    <w:rsid w:val="410B6F0A"/>
    <w:rsid w:val="41E1BF15"/>
    <w:rsid w:val="42644C4D"/>
    <w:rsid w:val="42C37333"/>
    <w:rsid w:val="4323A866"/>
    <w:rsid w:val="4334D9E1"/>
    <w:rsid w:val="4344AD90"/>
    <w:rsid w:val="44150D79"/>
    <w:rsid w:val="44528FCE"/>
    <w:rsid w:val="44659BA5"/>
    <w:rsid w:val="4466F9E2"/>
    <w:rsid w:val="4494BFFD"/>
    <w:rsid w:val="44DBEA50"/>
    <w:rsid w:val="44E77416"/>
    <w:rsid w:val="455B20C7"/>
    <w:rsid w:val="45C5B7D0"/>
    <w:rsid w:val="4653F415"/>
    <w:rsid w:val="46C8F02D"/>
    <w:rsid w:val="480CDB35"/>
    <w:rsid w:val="48A8109C"/>
    <w:rsid w:val="48D71C52"/>
    <w:rsid w:val="49AD5386"/>
    <w:rsid w:val="4A0A43E2"/>
    <w:rsid w:val="4A479647"/>
    <w:rsid w:val="4BB01354"/>
    <w:rsid w:val="4BB44234"/>
    <w:rsid w:val="4CB613B8"/>
    <w:rsid w:val="4D078021"/>
    <w:rsid w:val="4D3DE042"/>
    <w:rsid w:val="4DB1B31F"/>
    <w:rsid w:val="4DD72A91"/>
    <w:rsid w:val="4E0EFA57"/>
    <w:rsid w:val="4E505082"/>
    <w:rsid w:val="4EF9E63C"/>
    <w:rsid w:val="4F29A6F8"/>
    <w:rsid w:val="4F448273"/>
    <w:rsid w:val="4F6A5CB8"/>
    <w:rsid w:val="501C950A"/>
    <w:rsid w:val="503F20E3"/>
    <w:rsid w:val="5087A1C5"/>
    <w:rsid w:val="51758F45"/>
    <w:rsid w:val="51FEEFF1"/>
    <w:rsid w:val="522B8E1D"/>
    <w:rsid w:val="52576D89"/>
    <w:rsid w:val="530F020F"/>
    <w:rsid w:val="53944898"/>
    <w:rsid w:val="53B12628"/>
    <w:rsid w:val="53E5E8F7"/>
    <w:rsid w:val="53FA7DCD"/>
    <w:rsid w:val="546E4DD6"/>
    <w:rsid w:val="54DCCC32"/>
    <w:rsid w:val="551521BC"/>
    <w:rsid w:val="55B06220"/>
    <w:rsid w:val="560D2783"/>
    <w:rsid w:val="56263059"/>
    <w:rsid w:val="5632ED70"/>
    <w:rsid w:val="564EA1AE"/>
    <w:rsid w:val="56C78AC4"/>
    <w:rsid w:val="57B61F22"/>
    <w:rsid w:val="57F9A49C"/>
    <w:rsid w:val="58D99748"/>
    <w:rsid w:val="58E7D7E9"/>
    <w:rsid w:val="58EDADAA"/>
    <w:rsid w:val="59360835"/>
    <w:rsid w:val="5960DC5F"/>
    <w:rsid w:val="598C36BD"/>
    <w:rsid w:val="59BD5E06"/>
    <w:rsid w:val="5A5096F4"/>
    <w:rsid w:val="5A626DB3"/>
    <w:rsid w:val="5A88C372"/>
    <w:rsid w:val="5A9055D4"/>
    <w:rsid w:val="5A9376D5"/>
    <w:rsid w:val="5A988DD3"/>
    <w:rsid w:val="5BA07D3C"/>
    <w:rsid w:val="5BEB2A22"/>
    <w:rsid w:val="5C65C704"/>
    <w:rsid w:val="5CF70A20"/>
    <w:rsid w:val="5DE7E472"/>
    <w:rsid w:val="5DE89AE4"/>
    <w:rsid w:val="5DFE9B1D"/>
    <w:rsid w:val="5E049560"/>
    <w:rsid w:val="5E392EC9"/>
    <w:rsid w:val="5EF3D8CF"/>
    <w:rsid w:val="5F01EF4F"/>
    <w:rsid w:val="5F8AAB66"/>
    <w:rsid w:val="601A9E5F"/>
    <w:rsid w:val="605F8C4D"/>
    <w:rsid w:val="60E36A14"/>
    <w:rsid w:val="60E388A9"/>
    <w:rsid w:val="617041FC"/>
    <w:rsid w:val="6257ACCA"/>
    <w:rsid w:val="625D4912"/>
    <w:rsid w:val="628C3EE8"/>
    <w:rsid w:val="62C24C28"/>
    <w:rsid w:val="63045D0C"/>
    <w:rsid w:val="632543B3"/>
    <w:rsid w:val="639CF2EE"/>
    <w:rsid w:val="64267799"/>
    <w:rsid w:val="645E1C89"/>
    <w:rsid w:val="64833818"/>
    <w:rsid w:val="6547B498"/>
    <w:rsid w:val="655617F9"/>
    <w:rsid w:val="65C2AC57"/>
    <w:rsid w:val="66121076"/>
    <w:rsid w:val="66A37B0F"/>
    <w:rsid w:val="6805D19C"/>
    <w:rsid w:val="68446F94"/>
    <w:rsid w:val="68C24DD1"/>
    <w:rsid w:val="6932A820"/>
    <w:rsid w:val="693E9ABE"/>
    <w:rsid w:val="6949B138"/>
    <w:rsid w:val="694A027B"/>
    <w:rsid w:val="6978C19C"/>
    <w:rsid w:val="698BDA17"/>
    <w:rsid w:val="6AF7FDAF"/>
    <w:rsid w:val="6B1E65C1"/>
    <w:rsid w:val="6B6DD502"/>
    <w:rsid w:val="6B89EE2C"/>
    <w:rsid w:val="6BD7F01D"/>
    <w:rsid w:val="6BEA5FDC"/>
    <w:rsid w:val="6BF4D05B"/>
    <w:rsid w:val="6BFCFB79"/>
    <w:rsid w:val="6C46531E"/>
    <w:rsid w:val="6C738371"/>
    <w:rsid w:val="6CCF8246"/>
    <w:rsid w:val="6D3E44F1"/>
    <w:rsid w:val="6D47D1A4"/>
    <w:rsid w:val="6D87F7C5"/>
    <w:rsid w:val="6DA9D212"/>
    <w:rsid w:val="70600C7D"/>
    <w:rsid w:val="71E07B16"/>
    <w:rsid w:val="72A922F8"/>
    <w:rsid w:val="72EF05CB"/>
    <w:rsid w:val="731D0CD2"/>
    <w:rsid w:val="73D9B0F3"/>
    <w:rsid w:val="74045509"/>
    <w:rsid w:val="740AB001"/>
    <w:rsid w:val="74D3C2D1"/>
    <w:rsid w:val="74F8D08F"/>
    <w:rsid w:val="75037629"/>
    <w:rsid w:val="76144DD6"/>
    <w:rsid w:val="77B29023"/>
    <w:rsid w:val="78285AB6"/>
    <w:rsid w:val="782F91E7"/>
    <w:rsid w:val="782FBB57"/>
    <w:rsid w:val="7848BACE"/>
    <w:rsid w:val="784D58E2"/>
    <w:rsid w:val="79164130"/>
    <w:rsid w:val="7956EB5D"/>
    <w:rsid w:val="7A5B4644"/>
    <w:rsid w:val="7A6FCE7C"/>
    <w:rsid w:val="7B39366D"/>
    <w:rsid w:val="7BE36ACD"/>
    <w:rsid w:val="7BEF6856"/>
    <w:rsid w:val="7CA9F1DA"/>
    <w:rsid w:val="7CF3497F"/>
    <w:rsid w:val="7D94F465"/>
    <w:rsid w:val="7E07C57B"/>
    <w:rsid w:val="7F303E3C"/>
    <w:rsid w:val="7F79006B"/>
    <w:rsid w:val="7FE1929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FB9AB3B"/>
  <w15:docId w15:val="{7EC798BD-F51A-4A80-897F-EF563915A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5C2E"/>
    <w:rPr>
      <w:sz w:val="24"/>
      <w:szCs w:val="24"/>
      <w:lang w:eastAsia="en-US"/>
    </w:rPr>
  </w:style>
  <w:style w:type="paragraph" w:styleId="Heading1">
    <w:name w:val="heading 1"/>
    <w:basedOn w:val="Normal"/>
    <w:next w:val="Normal"/>
    <w:link w:val="Heading1Char"/>
    <w:uiPriority w:val="9"/>
    <w:qFormat/>
    <w:rsid w:val="001F1ACD"/>
    <w:pPr>
      <w:keepNext/>
      <w:keepLines/>
      <w:spacing w:before="240"/>
      <w:outlineLvl w:val="0"/>
    </w:pPr>
    <w:rPr>
      <w:rFonts w:ascii="Calibri" w:eastAsia="MS Gothic" w:hAnsi="Calibri" w:cs="Times New Roman"/>
      <w:b/>
      <w:sz w:val="32"/>
      <w:szCs w:val="32"/>
    </w:rPr>
  </w:style>
  <w:style w:type="paragraph" w:styleId="Heading2">
    <w:name w:val="heading 2"/>
    <w:basedOn w:val="Normal"/>
    <w:next w:val="Normal"/>
    <w:link w:val="Heading2Char"/>
    <w:uiPriority w:val="9"/>
    <w:unhideWhenUsed/>
    <w:qFormat/>
    <w:rsid w:val="00C20B7E"/>
    <w:pPr>
      <w:keepNext/>
      <w:keepLines/>
      <w:spacing w:before="40"/>
      <w:outlineLvl w:val="1"/>
    </w:pPr>
    <w:rPr>
      <w:rFonts w:ascii="Calibri" w:eastAsia="MS Gothic" w:hAnsi="Calibri" w:cs="Times New Roman"/>
      <w:b/>
      <w:i/>
      <w:sz w:val="26"/>
      <w:szCs w:val="26"/>
    </w:rPr>
  </w:style>
  <w:style w:type="paragraph" w:styleId="Heading3">
    <w:name w:val="heading 3"/>
    <w:basedOn w:val="Normal"/>
    <w:next w:val="Normal"/>
    <w:link w:val="Heading3Char"/>
    <w:qFormat/>
    <w:rsid w:val="00B34B0D"/>
    <w:pPr>
      <w:keepNext/>
      <w:spacing w:line="480" w:lineRule="auto"/>
      <w:outlineLvl w:val="2"/>
    </w:pPr>
    <w:rPr>
      <w:rFonts w:ascii="Times New Roman" w:eastAsia="Times New Roman" w:hAnsi="Times New Roman"/>
      <w:b/>
      <w:i/>
      <w:color w:val="1F497D"/>
      <w:kern w:val="32"/>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3D24B4"/>
    <w:rPr>
      <w:color w:val="0000FF"/>
      <w:u w:val="single"/>
    </w:rPr>
  </w:style>
  <w:style w:type="paragraph" w:customStyle="1" w:styleId="NoSpacing1">
    <w:name w:val="No Spacing1"/>
    <w:uiPriority w:val="1"/>
    <w:qFormat/>
    <w:rsid w:val="003D24B4"/>
    <w:rPr>
      <w:rFonts w:ascii="Calibri" w:eastAsia="Calibri" w:hAnsi="Calibri" w:cs="Times New Roman"/>
      <w:sz w:val="22"/>
      <w:szCs w:val="22"/>
      <w:lang w:eastAsia="en-US"/>
    </w:rPr>
  </w:style>
  <w:style w:type="character" w:styleId="CommentReference">
    <w:name w:val="annotation reference"/>
    <w:uiPriority w:val="99"/>
    <w:semiHidden/>
    <w:unhideWhenUsed/>
    <w:rsid w:val="002C1807"/>
    <w:rPr>
      <w:sz w:val="16"/>
      <w:szCs w:val="16"/>
    </w:rPr>
  </w:style>
  <w:style w:type="paragraph" w:styleId="CommentText">
    <w:name w:val="annotation text"/>
    <w:basedOn w:val="Normal"/>
    <w:link w:val="CommentTextChar"/>
    <w:uiPriority w:val="99"/>
    <w:unhideWhenUsed/>
    <w:rsid w:val="002C1807"/>
    <w:pPr>
      <w:ind w:firstLine="720"/>
    </w:pPr>
    <w:rPr>
      <w:rFonts w:ascii="Times New Roman" w:eastAsia="Times New Roman" w:hAnsi="Times New Roman" w:cs="Times New Roman"/>
      <w:sz w:val="20"/>
      <w:szCs w:val="20"/>
    </w:rPr>
  </w:style>
  <w:style w:type="character" w:customStyle="1" w:styleId="CommentTextChar">
    <w:name w:val="Comment Text Char"/>
    <w:link w:val="CommentText"/>
    <w:uiPriority w:val="99"/>
    <w:rsid w:val="002C1807"/>
    <w:rPr>
      <w:rFonts w:ascii="Times New Roman" w:eastAsia="Times New Roman" w:hAnsi="Times New Roman" w:cs="Times New Roman"/>
      <w:sz w:val="20"/>
      <w:szCs w:val="20"/>
    </w:rPr>
  </w:style>
  <w:style w:type="paragraph" w:styleId="BodyText">
    <w:name w:val="Body Text"/>
    <w:basedOn w:val="Normal"/>
    <w:link w:val="BodyTextChar"/>
    <w:rsid w:val="002C1807"/>
    <w:pPr>
      <w:spacing w:line="480" w:lineRule="auto"/>
      <w:ind w:firstLine="720"/>
    </w:pPr>
    <w:rPr>
      <w:rFonts w:ascii="Times New Roman" w:eastAsia="Times New Roman" w:hAnsi="Times New Roman" w:cs="Times New Roman"/>
    </w:rPr>
  </w:style>
  <w:style w:type="character" w:customStyle="1" w:styleId="BodyTextChar">
    <w:name w:val="Body Text Char"/>
    <w:link w:val="BodyText"/>
    <w:rsid w:val="002C1807"/>
    <w:rPr>
      <w:rFonts w:ascii="Times New Roman" w:eastAsia="Times New Roman" w:hAnsi="Times New Roman" w:cs="Times New Roman"/>
    </w:rPr>
  </w:style>
  <w:style w:type="paragraph" w:customStyle="1" w:styleId="ColorfulList-Accent11">
    <w:name w:val="Colorful List - Accent 11"/>
    <w:basedOn w:val="Normal"/>
    <w:uiPriority w:val="99"/>
    <w:qFormat/>
    <w:rsid w:val="002C1807"/>
    <w:pPr>
      <w:spacing w:after="200" w:line="276" w:lineRule="auto"/>
      <w:ind w:left="720"/>
      <w:contextualSpacing/>
    </w:pPr>
    <w:rPr>
      <w:rFonts w:ascii="Calibri" w:eastAsia="Calibri" w:hAnsi="Calibri" w:cs="Times New Roman"/>
      <w:sz w:val="22"/>
      <w:szCs w:val="22"/>
    </w:rPr>
  </w:style>
  <w:style w:type="paragraph" w:styleId="BalloonText">
    <w:name w:val="Balloon Text"/>
    <w:basedOn w:val="Normal"/>
    <w:link w:val="BalloonTextChar"/>
    <w:uiPriority w:val="99"/>
    <w:semiHidden/>
    <w:unhideWhenUsed/>
    <w:rsid w:val="002C1807"/>
    <w:rPr>
      <w:rFonts w:ascii="Lucida Grande" w:hAnsi="Lucida Grande" w:cs="Lucida Grande"/>
      <w:sz w:val="18"/>
      <w:szCs w:val="18"/>
    </w:rPr>
  </w:style>
  <w:style w:type="character" w:customStyle="1" w:styleId="BalloonTextChar">
    <w:name w:val="Balloon Text Char"/>
    <w:link w:val="BalloonText"/>
    <w:uiPriority w:val="99"/>
    <w:semiHidden/>
    <w:rsid w:val="002C1807"/>
    <w:rPr>
      <w:rFonts w:ascii="Lucida Grande" w:hAnsi="Lucida Grande" w:cs="Lucida Grande"/>
      <w:sz w:val="18"/>
      <w:szCs w:val="18"/>
    </w:rPr>
  </w:style>
  <w:style w:type="paragraph" w:styleId="CommentSubject">
    <w:name w:val="annotation subject"/>
    <w:basedOn w:val="CommentText"/>
    <w:next w:val="CommentText"/>
    <w:link w:val="CommentSubjectChar"/>
    <w:uiPriority w:val="99"/>
    <w:semiHidden/>
    <w:unhideWhenUsed/>
    <w:rsid w:val="009B580B"/>
    <w:pPr>
      <w:ind w:firstLine="0"/>
    </w:pPr>
    <w:rPr>
      <w:rFonts w:ascii="Cambria" w:eastAsia="MS Mincho" w:hAnsi="Cambria" w:cs="Arial"/>
      <w:b/>
      <w:bCs/>
    </w:rPr>
  </w:style>
  <w:style w:type="character" w:customStyle="1" w:styleId="CommentSubjectChar">
    <w:name w:val="Comment Subject Char"/>
    <w:link w:val="CommentSubject"/>
    <w:uiPriority w:val="99"/>
    <w:semiHidden/>
    <w:rsid w:val="009B580B"/>
    <w:rPr>
      <w:rFonts w:ascii="Times New Roman" w:eastAsia="Times New Roman" w:hAnsi="Times New Roman" w:cs="Times New Roman"/>
      <w:b/>
      <w:bCs/>
      <w:sz w:val="20"/>
      <w:szCs w:val="20"/>
    </w:rPr>
  </w:style>
  <w:style w:type="character" w:customStyle="1" w:styleId="Heading3Char">
    <w:name w:val="Heading 3 Char"/>
    <w:link w:val="Heading3"/>
    <w:rsid w:val="00B34B0D"/>
    <w:rPr>
      <w:rFonts w:ascii="Times New Roman" w:eastAsia="Times New Roman" w:hAnsi="Times New Roman" w:cs="Arial"/>
      <w:b/>
      <w:i/>
      <w:color w:val="1F497D"/>
      <w:kern w:val="32"/>
      <w:sz w:val="26"/>
      <w:szCs w:val="26"/>
    </w:rPr>
  </w:style>
  <w:style w:type="character" w:customStyle="1" w:styleId="phpmaker">
    <w:name w:val="phpmaker"/>
    <w:basedOn w:val="DefaultParagraphFont"/>
    <w:rsid w:val="00C25946"/>
  </w:style>
  <w:style w:type="paragraph" w:styleId="Footer">
    <w:name w:val="footer"/>
    <w:basedOn w:val="Normal"/>
    <w:link w:val="FooterChar"/>
    <w:uiPriority w:val="99"/>
    <w:unhideWhenUsed/>
    <w:rsid w:val="00D9391E"/>
    <w:pPr>
      <w:tabs>
        <w:tab w:val="center" w:pos="4320"/>
        <w:tab w:val="right" w:pos="8640"/>
      </w:tabs>
    </w:pPr>
  </w:style>
  <w:style w:type="character" w:customStyle="1" w:styleId="FooterChar">
    <w:name w:val="Footer Char"/>
    <w:basedOn w:val="DefaultParagraphFont"/>
    <w:link w:val="Footer"/>
    <w:uiPriority w:val="99"/>
    <w:rsid w:val="00D9391E"/>
  </w:style>
  <w:style w:type="character" w:styleId="PageNumber">
    <w:name w:val="page number"/>
    <w:basedOn w:val="DefaultParagraphFont"/>
    <w:uiPriority w:val="99"/>
    <w:semiHidden/>
    <w:unhideWhenUsed/>
    <w:rsid w:val="00D9391E"/>
  </w:style>
  <w:style w:type="character" w:styleId="LineNumber">
    <w:name w:val="line number"/>
    <w:basedOn w:val="DefaultParagraphFont"/>
    <w:uiPriority w:val="99"/>
    <w:semiHidden/>
    <w:unhideWhenUsed/>
    <w:rsid w:val="00D9391E"/>
  </w:style>
  <w:style w:type="paragraph" w:styleId="ListParagraph">
    <w:name w:val="List Paragraph"/>
    <w:basedOn w:val="Normal"/>
    <w:uiPriority w:val="34"/>
    <w:qFormat/>
    <w:rsid w:val="009F4F85"/>
    <w:pPr>
      <w:ind w:left="720"/>
      <w:contextualSpacing/>
    </w:pPr>
  </w:style>
  <w:style w:type="character" w:customStyle="1" w:styleId="Heading1Char">
    <w:name w:val="Heading 1 Char"/>
    <w:link w:val="Heading1"/>
    <w:uiPriority w:val="9"/>
    <w:rsid w:val="001F1ACD"/>
    <w:rPr>
      <w:rFonts w:ascii="Calibri" w:eastAsia="MS Gothic" w:hAnsi="Calibri" w:cs="Times New Roman"/>
      <w:b/>
      <w:sz w:val="32"/>
      <w:szCs w:val="32"/>
    </w:rPr>
  </w:style>
  <w:style w:type="character" w:customStyle="1" w:styleId="Heading2Char">
    <w:name w:val="Heading 2 Char"/>
    <w:link w:val="Heading2"/>
    <w:uiPriority w:val="9"/>
    <w:rsid w:val="00C20B7E"/>
    <w:rPr>
      <w:rFonts w:ascii="Calibri" w:eastAsia="MS Gothic" w:hAnsi="Calibri" w:cs="Times New Roman"/>
      <w:b/>
      <w:i/>
      <w:sz w:val="26"/>
      <w:szCs w:val="26"/>
    </w:rPr>
  </w:style>
  <w:style w:type="paragraph" w:customStyle="1" w:styleId="Default">
    <w:name w:val="Default"/>
    <w:rsid w:val="004E73A4"/>
    <w:pPr>
      <w:autoSpaceDE w:val="0"/>
      <w:autoSpaceDN w:val="0"/>
      <w:adjustRightInd w:val="0"/>
    </w:pPr>
    <w:rPr>
      <w:rFonts w:ascii="Minion" w:hAnsi="Minion" w:cs="Minion"/>
      <w:color w:val="000000"/>
      <w:sz w:val="24"/>
      <w:szCs w:val="24"/>
      <w:lang w:eastAsia="en-US"/>
    </w:rPr>
  </w:style>
  <w:style w:type="character" w:customStyle="1" w:styleId="A7">
    <w:name w:val="A7"/>
    <w:uiPriority w:val="99"/>
    <w:rsid w:val="004E73A4"/>
    <w:rPr>
      <w:rFonts w:cs="Minion"/>
      <w:b/>
      <w:bCs/>
      <w:color w:val="000000"/>
    </w:rPr>
  </w:style>
  <w:style w:type="table" w:styleId="TableGrid">
    <w:name w:val="Table Grid"/>
    <w:basedOn w:val="TableNormal"/>
    <w:uiPriority w:val="39"/>
    <w:rsid w:val="0027354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7E53F2"/>
  </w:style>
  <w:style w:type="paragraph" w:styleId="NoSpacing">
    <w:name w:val="No Spacing"/>
    <w:uiPriority w:val="1"/>
    <w:qFormat/>
    <w:rsid w:val="00DD73F5"/>
    <w:rPr>
      <w:rFonts w:eastAsia="Cambria"/>
      <w:sz w:val="22"/>
      <w:szCs w:val="22"/>
      <w:lang w:eastAsia="en-US"/>
    </w:rPr>
  </w:style>
  <w:style w:type="character" w:customStyle="1" w:styleId="author">
    <w:name w:val="author"/>
    <w:basedOn w:val="DefaultParagraphFont"/>
    <w:rsid w:val="00DA2C41"/>
  </w:style>
  <w:style w:type="character" w:customStyle="1" w:styleId="pubyear">
    <w:name w:val="pubyear"/>
    <w:basedOn w:val="DefaultParagraphFont"/>
    <w:rsid w:val="00DA2C41"/>
  </w:style>
  <w:style w:type="character" w:customStyle="1" w:styleId="articletitle">
    <w:name w:val="articletitle"/>
    <w:basedOn w:val="DefaultParagraphFont"/>
    <w:rsid w:val="00DA2C41"/>
  </w:style>
  <w:style w:type="character" w:customStyle="1" w:styleId="journaltitle">
    <w:name w:val="journaltitle"/>
    <w:basedOn w:val="DefaultParagraphFont"/>
    <w:rsid w:val="00DA2C41"/>
  </w:style>
  <w:style w:type="character" w:customStyle="1" w:styleId="vol">
    <w:name w:val="vol"/>
    <w:basedOn w:val="DefaultParagraphFont"/>
    <w:rsid w:val="00DA2C41"/>
  </w:style>
  <w:style w:type="character" w:customStyle="1" w:styleId="citedissue">
    <w:name w:val="citedissue"/>
    <w:basedOn w:val="DefaultParagraphFont"/>
    <w:rsid w:val="00DA2C41"/>
  </w:style>
  <w:style w:type="character" w:customStyle="1" w:styleId="pagefirst">
    <w:name w:val="pagefirst"/>
    <w:basedOn w:val="DefaultParagraphFont"/>
    <w:rsid w:val="00DA2C41"/>
  </w:style>
  <w:style w:type="character" w:customStyle="1" w:styleId="pagelast">
    <w:name w:val="pagelast"/>
    <w:basedOn w:val="DefaultParagraphFont"/>
    <w:rsid w:val="00DA2C41"/>
  </w:style>
  <w:style w:type="table" w:styleId="LightShading">
    <w:name w:val="Light Shading"/>
    <w:basedOn w:val="TableNormal"/>
    <w:uiPriority w:val="60"/>
    <w:rsid w:val="00D26F2E"/>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styleId="FollowedHyperlink">
    <w:name w:val="FollowedHyperlink"/>
    <w:uiPriority w:val="99"/>
    <w:semiHidden/>
    <w:unhideWhenUsed/>
    <w:rsid w:val="000F240F"/>
    <w:rPr>
      <w:color w:val="800080"/>
      <w:u w:val="single"/>
    </w:rPr>
  </w:style>
  <w:style w:type="paragraph" w:customStyle="1" w:styleId="Bibliography1">
    <w:name w:val="Bibliography1"/>
    <w:basedOn w:val="Normal"/>
    <w:next w:val="Normal"/>
    <w:uiPriority w:val="37"/>
    <w:unhideWhenUsed/>
    <w:rsid w:val="007722B3"/>
    <w:pPr>
      <w:spacing w:line="360" w:lineRule="auto"/>
      <w:ind w:firstLine="720"/>
    </w:pPr>
    <w:rPr>
      <w:rFonts w:ascii="Times New Roman" w:eastAsia="Times New Roman" w:hAnsi="Times New Roman" w:cs="Times New Roman"/>
    </w:rPr>
  </w:style>
  <w:style w:type="character" w:customStyle="1" w:styleId="maintitle">
    <w:name w:val="maintitle"/>
    <w:basedOn w:val="DefaultParagraphFont"/>
    <w:rsid w:val="002617A3"/>
  </w:style>
  <w:style w:type="paragraph" w:styleId="NormalWeb">
    <w:name w:val="Normal (Web)"/>
    <w:basedOn w:val="Normal"/>
    <w:uiPriority w:val="99"/>
    <w:semiHidden/>
    <w:unhideWhenUsed/>
    <w:rsid w:val="002617A3"/>
    <w:pPr>
      <w:spacing w:before="100" w:beforeAutospacing="1" w:after="100" w:afterAutospacing="1"/>
    </w:pPr>
    <w:rPr>
      <w:rFonts w:ascii="Times New Roman" w:hAnsi="Times New Roman" w:cs="Times New Roman"/>
    </w:rPr>
  </w:style>
  <w:style w:type="character" w:customStyle="1" w:styleId="slug-pub-date">
    <w:name w:val="slug-pub-date"/>
    <w:basedOn w:val="DefaultParagraphFont"/>
    <w:rsid w:val="007E46B4"/>
  </w:style>
  <w:style w:type="character" w:customStyle="1" w:styleId="slug-vol">
    <w:name w:val="slug-vol"/>
    <w:basedOn w:val="DefaultParagraphFont"/>
    <w:rsid w:val="007E46B4"/>
  </w:style>
  <w:style w:type="character" w:customStyle="1" w:styleId="slug-issue">
    <w:name w:val="slug-issue"/>
    <w:basedOn w:val="DefaultParagraphFont"/>
    <w:rsid w:val="007E46B4"/>
  </w:style>
  <w:style w:type="character" w:customStyle="1" w:styleId="slug-pages">
    <w:name w:val="slug-pages"/>
    <w:basedOn w:val="DefaultParagraphFont"/>
    <w:rsid w:val="007E46B4"/>
  </w:style>
  <w:style w:type="character" w:customStyle="1" w:styleId="slug-doi-wrapper">
    <w:name w:val="slug-doi-wrapper"/>
    <w:basedOn w:val="DefaultParagraphFont"/>
    <w:rsid w:val="007E46B4"/>
  </w:style>
  <w:style w:type="character" w:customStyle="1" w:styleId="slug-doi">
    <w:name w:val="slug-doi"/>
    <w:basedOn w:val="DefaultParagraphFont"/>
    <w:rsid w:val="007E46B4"/>
  </w:style>
  <w:style w:type="character" w:customStyle="1" w:styleId="articlecitationyear">
    <w:name w:val="articlecitation_year"/>
    <w:basedOn w:val="DefaultParagraphFont"/>
    <w:rsid w:val="007E46B4"/>
  </w:style>
  <w:style w:type="character" w:customStyle="1" w:styleId="articlecitationvolume">
    <w:name w:val="articlecitation_volume"/>
    <w:basedOn w:val="DefaultParagraphFont"/>
    <w:rsid w:val="007E46B4"/>
  </w:style>
  <w:style w:type="character" w:customStyle="1" w:styleId="articlecitationpages">
    <w:name w:val="articlecitation_pages"/>
    <w:basedOn w:val="DefaultParagraphFont"/>
    <w:rsid w:val="007E46B4"/>
  </w:style>
  <w:style w:type="character" w:customStyle="1" w:styleId="authorname">
    <w:name w:val="authorname"/>
    <w:basedOn w:val="DefaultParagraphFont"/>
    <w:rsid w:val="007E46B4"/>
  </w:style>
  <w:style w:type="paragraph" w:styleId="Revision">
    <w:name w:val="Revision"/>
    <w:hidden/>
    <w:uiPriority w:val="99"/>
    <w:semiHidden/>
    <w:rsid w:val="008C2B96"/>
    <w:rPr>
      <w:sz w:val="24"/>
      <w:szCs w:val="24"/>
      <w:lang w:eastAsia="en-US"/>
    </w:rPr>
  </w:style>
  <w:style w:type="paragraph" w:styleId="FootnoteText">
    <w:name w:val="footnote text"/>
    <w:basedOn w:val="Normal"/>
    <w:link w:val="FootnoteTextChar"/>
    <w:uiPriority w:val="99"/>
    <w:semiHidden/>
    <w:unhideWhenUsed/>
    <w:rsid w:val="00634A05"/>
    <w:rPr>
      <w:sz w:val="20"/>
      <w:szCs w:val="20"/>
    </w:rPr>
  </w:style>
  <w:style w:type="character" w:customStyle="1" w:styleId="FootnoteTextChar">
    <w:name w:val="Footnote Text Char"/>
    <w:link w:val="FootnoteText"/>
    <w:uiPriority w:val="99"/>
    <w:semiHidden/>
    <w:rsid w:val="00634A05"/>
    <w:rPr>
      <w:sz w:val="20"/>
      <w:szCs w:val="20"/>
    </w:rPr>
  </w:style>
  <w:style w:type="character" w:styleId="FootnoteReference">
    <w:name w:val="footnote reference"/>
    <w:uiPriority w:val="99"/>
    <w:semiHidden/>
    <w:unhideWhenUsed/>
    <w:rsid w:val="00634A05"/>
    <w:rPr>
      <w:vertAlign w:val="superscript"/>
    </w:rPr>
  </w:style>
  <w:style w:type="paragraph" w:styleId="Header">
    <w:name w:val="header"/>
    <w:basedOn w:val="Normal"/>
    <w:link w:val="HeaderChar"/>
    <w:uiPriority w:val="99"/>
    <w:unhideWhenUsed/>
    <w:rsid w:val="00A00786"/>
    <w:pPr>
      <w:tabs>
        <w:tab w:val="center" w:pos="4680"/>
        <w:tab w:val="right" w:pos="9360"/>
      </w:tabs>
    </w:pPr>
  </w:style>
  <w:style w:type="character" w:customStyle="1" w:styleId="HeaderChar">
    <w:name w:val="Header Char"/>
    <w:basedOn w:val="DefaultParagraphFont"/>
    <w:link w:val="Header"/>
    <w:uiPriority w:val="99"/>
    <w:rsid w:val="00A00786"/>
  </w:style>
  <w:style w:type="character" w:styleId="EndnoteReference">
    <w:name w:val="endnote reference"/>
    <w:uiPriority w:val="99"/>
    <w:semiHidden/>
    <w:unhideWhenUsed/>
    <w:rsid w:val="00C73B2C"/>
    <w:rPr>
      <w:vertAlign w:val="superscript"/>
    </w:rPr>
  </w:style>
  <w:style w:type="table" w:styleId="TableGridLight">
    <w:name w:val="Grid Table Light"/>
    <w:basedOn w:val="TableNormal"/>
    <w:uiPriority w:val="40"/>
    <w:rsid w:val="00131499"/>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PlainTable2">
    <w:name w:val="Plain Table 2"/>
    <w:basedOn w:val="TableNormal"/>
    <w:uiPriority w:val="42"/>
    <w:rsid w:val="00131499"/>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styleId="BodyTextIndent">
    <w:name w:val="Body Text Indent"/>
    <w:basedOn w:val="Normal"/>
    <w:link w:val="BodyTextIndentChar"/>
    <w:uiPriority w:val="99"/>
    <w:unhideWhenUsed/>
    <w:rsid w:val="008E3CAA"/>
    <w:pPr>
      <w:spacing w:after="120"/>
      <w:ind w:left="360"/>
    </w:pPr>
  </w:style>
  <w:style w:type="character" w:customStyle="1" w:styleId="BodyTextIndentChar">
    <w:name w:val="Body Text Indent Char"/>
    <w:basedOn w:val="DefaultParagraphFont"/>
    <w:link w:val="BodyTextIndent"/>
    <w:uiPriority w:val="99"/>
    <w:rsid w:val="008E3CAA"/>
  </w:style>
  <w:style w:type="paragraph" w:styleId="HTMLPreformatted">
    <w:name w:val="HTML Preformatted"/>
    <w:basedOn w:val="Normal"/>
    <w:link w:val="HTMLPreformattedChar"/>
    <w:uiPriority w:val="99"/>
    <w:unhideWhenUsed/>
    <w:rsid w:val="00A15F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link w:val="HTMLPreformatted"/>
    <w:uiPriority w:val="99"/>
    <w:rsid w:val="00A15F9E"/>
    <w:rPr>
      <w:rFonts w:ascii="Courier New" w:eastAsia="Times New Roman" w:hAnsi="Courier New" w:cs="Courier New"/>
      <w:sz w:val="20"/>
      <w:szCs w:val="20"/>
    </w:rPr>
  </w:style>
  <w:style w:type="paragraph" w:styleId="PlainText">
    <w:name w:val="Plain Text"/>
    <w:basedOn w:val="Normal"/>
    <w:link w:val="PlainTextChar"/>
    <w:uiPriority w:val="99"/>
    <w:unhideWhenUsed/>
    <w:rsid w:val="00520039"/>
    <w:rPr>
      <w:rFonts w:ascii="Calibri" w:eastAsia="Cambria" w:hAnsi="Calibri" w:cs="Calibri"/>
      <w:sz w:val="22"/>
      <w:szCs w:val="22"/>
    </w:rPr>
  </w:style>
  <w:style w:type="character" w:customStyle="1" w:styleId="PlainTextChar">
    <w:name w:val="Plain Text Char"/>
    <w:link w:val="PlainText"/>
    <w:uiPriority w:val="99"/>
    <w:rsid w:val="00520039"/>
    <w:rPr>
      <w:rFonts w:ascii="Calibri" w:eastAsia="Cambria" w:hAnsi="Calibri" w:cs="Calibri"/>
      <w:sz w:val="22"/>
      <w:szCs w:val="22"/>
    </w:rPr>
  </w:style>
  <w:style w:type="paragraph" w:customStyle="1" w:styleId="EndNoteBibliographyTitle">
    <w:name w:val="EndNote Bibliography Title"/>
    <w:basedOn w:val="Normal"/>
    <w:link w:val="EndNoteBibliographyTitleChar"/>
    <w:rsid w:val="00820461"/>
    <w:pPr>
      <w:spacing w:line="259" w:lineRule="auto"/>
      <w:jc w:val="center"/>
    </w:pPr>
    <w:rPr>
      <w:rFonts w:ascii="Calibri" w:hAnsi="Calibri" w:cs="Calibri"/>
      <w:noProof/>
      <w:sz w:val="22"/>
      <w:szCs w:val="22"/>
      <w:lang w:eastAsia="zh-CN"/>
    </w:rPr>
  </w:style>
  <w:style w:type="character" w:customStyle="1" w:styleId="EndNoteBibliographyTitleChar">
    <w:name w:val="EndNote Bibliography Title Char"/>
    <w:link w:val="EndNoteBibliographyTitle"/>
    <w:rsid w:val="00820461"/>
    <w:rPr>
      <w:rFonts w:ascii="Calibri" w:hAnsi="Calibri" w:cs="Calibri"/>
      <w:noProof/>
      <w:sz w:val="22"/>
      <w:szCs w:val="22"/>
      <w:lang w:eastAsia="zh-CN"/>
    </w:rPr>
  </w:style>
  <w:style w:type="table" w:styleId="GridTable1Light">
    <w:name w:val="Grid Table 1 Light"/>
    <w:basedOn w:val="TableNormal"/>
    <w:uiPriority w:val="46"/>
    <w:rsid w:val="009D688B"/>
    <w:rPr>
      <w:rFonts w:eastAsia="Cambria"/>
      <w:sz w:val="22"/>
      <w:szCs w:val="22"/>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character" w:customStyle="1" w:styleId="UnresolvedMention1">
    <w:name w:val="Unresolved Mention1"/>
    <w:uiPriority w:val="99"/>
    <w:semiHidden/>
    <w:unhideWhenUsed/>
    <w:rsid w:val="00E933EE"/>
    <w:rPr>
      <w:color w:val="605E5C"/>
      <w:shd w:val="clear" w:color="auto" w:fill="E1DFDD"/>
    </w:rPr>
  </w:style>
  <w:style w:type="table" w:styleId="PlainTable1">
    <w:name w:val="Plain Table 1"/>
    <w:basedOn w:val="TableNormal"/>
    <w:uiPriority w:val="41"/>
    <w:rsid w:val="00C02144"/>
    <w:rPr>
      <w:rFonts w:asciiTheme="minorHAnsi" w:eastAsiaTheme="minorHAnsi" w:hAnsiTheme="minorHAnsi" w:cstheme="minorBidi"/>
      <w:sz w:val="22"/>
      <w:szCs w:val="22"/>
      <w:lang w:eastAsia="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mark1033k9vfk">
    <w:name w:val="mark1033k9vfk"/>
    <w:basedOn w:val="DefaultParagraphFont"/>
    <w:rsid w:val="00176570"/>
  </w:style>
  <w:style w:type="character" w:customStyle="1" w:styleId="highwire-citation-authors">
    <w:name w:val="highwire-citation-authors"/>
    <w:basedOn w:val="DefaultParagraphFont"/>
    <w:rsid w:val="008F0697"/>
  </w:style>
  <w:style w:type="character" w:customStyle="1" w:styleId="nlm-given-names">
    <w:name w:val="nlm-given-names"/>
    <w:basedOn w:val="DefaultParagraphFont"/>
    <w:rsid w:val="008F0697"/>
  </w:style>
  <w:style w:type="character" w:customStyle="1" w:styleId="nlm-surname">
    <w:name w:val="nlm-surname"/>
    <w:basedOn w:val="DefaultParagraphFont"/>
    <w:rsid w:val="008F0697"/>
  </w:style>
  <w:style w:type="character" w:customStyle="1" w:styleId="highwire-cite-metadata-journal">
    <w:name w:val="highwire-cite-metadata-journal"/>
    <w:basedOn w:val="DefaultParagraphFont"/>
    <w:rsid w:val="008F0697"/>
  </w:style>
  <w:style w:type="character" w:customStyle="1" w:styleId="highwire-cite-metadata-pages">
    <w:name w:val="highwire-cite-metadata-pages"/>
    <w:basedOn w:val="DefaultParagraphFont"/>
    <w:rsid w:val="008F0697"/>
  </w:style>
  <w:style w:type="character" w:customStyle="1" w:styleId="highwire-cite-metadata-doi">
    <w:name w:val="highwire-cite-metadata-doi"/>
    <w:basedOn w:val="DefaultParagraphFont"/>
    <w:rsid w:val="008F0697"/>
  </w:style>
  <w:style w:type="character" w:customStyle="1" w:styleId="doilabel">
    <w:name w:val="doi_label"/>
    <w:basedOn w:val="DefaultParagraphFont"/>
    <w:rsid w:val="008F0697"/>
  </w:style>
  <w:style w:type="character" w:styleId="PlaceholderText">
    <w:name w:val="Placeholder Text"/>
    <w:basedOn w:val="DefaultParagraphFont"/>
    <w:uiPriority w:val="99"/>
    <w:semiHidden/>
    <w:rsid w:val="00F5187C"/>
    <w:rPr>
      <w:color w:val="808080"/>
    </w:rPr>
  </w:style>
  <w:style w:type="character" w:customStyle="1" w:styleId="markrtxwacp81">
    <w:name w:val="markrtxwacp81"/>
    <w:basedOn w:val="DefaultParagraphFont"/>
    <w:rsid w:val="0047252B"/>
  </w:style>
  <w:style w:type="character" w:customStyle="1" w:styleId="marknft1h3zt3">
    <w:name w:val="marknft1h3zt3"/>
    <w:basedOn w:val="DefaultParagraphFont"/>
    <w:rsid w:val="0047252B"/>
  </w:style>
  <w:style w:type="character" w:customStyle="1" w:styleId="mark5qywu8p0c">
    <w:name w:val="mark5qywu8p0c"/>
    <w:basedOn w:val="DefaultParagraphFont"/>
    <w:rsid w:val="0047252B"/>
  </w:style>
  <w:style w:type="character" w:styleId="Strong">
    <w:name w:val="Strong"/>
    <w:basedOn w:val="DefaultParagraphFont"/>
    <w:uiPriority w:val="22"/>
    <w:qFormat/>
    <w:rsid w:val="00ED0593"/>
    <w:rPr>
      <w:b/>
      <w:bCs/>
    </w:rPr>
  </w:style>
  <w:style w:type="character" w:styleId="Emphasis">
    <w:name w:val="Emphasis"/>
    <w:basedOn w:val="DefaultParagraphFont"/>
    <w:uiPriority w:val="20"/>
    <w:qFormat/>
    <w:rsid w:val="00ED0593"/>
    <w:rPr>
      <w:i/>
      <w:iCs/>
    </w:rPr>
  </w:style>
  <w:style w:type="character" w:customStyle="1" w:styleId="cf01">
    <w:name w:val="cf01"/>
    <w:basedOn w:val="DefaultParagraphFont"/>
    <w:rsid w:val="006B1295"/>
    <w:rPr>
      <w:rFonts w:ascii="Segoe UI" w:hAnsi="Segoe UI" w:cs="Segoe UI" w:hint="default"/>
      <w:sz w:val="18"/>
      <w:szCs w:val="18"/>
    </w:rPr>
  </w:style>
  <w:style w:type="character" w:customStyle="1" w:styleId="cf11">
    <w:name w:val="cf11"/>
    <w:basedOn w:val="DefaultParagraphFont"/>
    <w:rsid w:val="00BF1F56"/>
    <w:rPr>
      <w:rFonts w:ascii="Segoe UI" w:hAnsi="Segoe UI" w:cs="Segoe UI" w:hint="default"/>
      <w:i/>
      <w:iCs/>
      <w:sz w:val="18"/>
      <w:szCs w:val="18"/>
    </w:rPr>
  </w:style>
  <w:style w:type="character" w:styleId="UnresolvedMention">
    <w:name w:val="Unresolved Mention"/>
    <w:basedOn w:val="DefaultParagraphFont"/>
    <w:uiPriority w:val="99"/>
    <w:semiHidden/>
    <w:unhideWhenUsed/>
    <w:rsid w:val="00400DB9"/>
    <w:rPr>
      <w:color w:val="605E5C"/>
      <w:shd w:val="clear" w:color="auto" w:fill="E1DFDD"/>
    </w:rPr>
  </w:style>
  <w:style w:type="character" w:customStyle="1" w:styleId="anchor-text">
    <w:name w:val="anchor-text"/>
    <w:basedOn w:val="DefaultParagraphFont"/>
    <w:rsid w:val="00426C02"/>
  </w:style>
  <w:style w:type="paragraph" w:styleId="Bibliography">
    <w:name w:val="Bibliography"/>
    <w:basedOn w:val="Normal"/>
    <w:next w:val="Normal"/>
    <w:uiPriority w:val="37"/>
    <w:unhideWhenUsed/>
    <w:rsid w:val="003E3C7D"/>
    <w:pPr>
      <w:spacing w:line="480" w:lineRule="auto"/>
      <w:ind w:left="720" w:hanging="720"/>
    </w:pPr>
  </w:style>
  <w:style w:type="paragraph" w:styleId="Title">
    <w:name w:val="Title"/>
    <w:basedOn w:val="Normal"/>
    <w:next w:val="Normal"/>
    <w:link w:val="TitleChar"/>
    <w:uiPriority w:val="10"/>
    <w:qFormat/>
    <w:rsid w:val="009D68AC"/>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68AC"/>
    <w:rPr>
      <w:rFonts w:asciiTheme="majorHAnsi" w:eastAsiaTheme="majorEastAsia" w:hAnsiTheme="majorHAnsi" w:cstheme="majorBidi"/>
      <w:spacing w:val="-10"/>
      <w:kern w:val="28"/>
      <w:sz w:val="56"/>
      <w:szCs w:val="5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385753">
      <w:bodyDiv w:val="1"/>
      <w:marLeft w:val="0"/>
      <w:marRight w:val="0"/>
      <w:marTop w:val="0"/>
      <w:marBottom w:val="0"/>
      <w:divBdr>
        <w:top w:val="none" w:sz="0" w:space="0" w:color="auto"/>
        <w:left w:val="none" w:sz="0" w:space="0" w:color="auto"/>
        <w:bottom w:val="none" w:sz="0" w:space="0" w:color="auto"/>
        <w:right w:val="none" w:sz="0" w:space="0" w:color="auto"/>
      </w:divBdr>
    </w:div>
    <w:div w:id="48576303">
      <w:bodyDiv w:val="1"/>
      <w:marLeft w:val="0"/>
      <w:marRight w:val="0"/>
      <w:marTop w:val="0"/>
      <w:marBottom w:val="0"/>
      <w:divBdr>
        <w:top w:val="none" w:sz="0" w:space="0" w:color="auto"/>
        <w:left w:val="none" w:sz="0" w:space="0" w:color="auto"/>
        <w:bottom w:val="none" w:sz="0" w:space="0" w:color="auto"/>
        <w:right w:val="none" w:sz="0" w:space="0" w:color="auto"/>
      </w:divBdr>
    </w:div>
    <w:div w:id="69154649">
      <w:bodyDiv w:val="1"/>
      <w:marLeft w:val="0"/>
      <w:marRight w:val="0"/>
      <w:marTop w:val="0"/>
      <w:marBottom w:val="0"/>
      <w:divBdr>
        <w:top w:val="none" w:sz="0" w:space="0" w:color="auto"/>
        <w:left w:val="none" w:sz="0" w:space="0" w:color="auto"/>
        <w:bottom w:val="none" w:sz="0" w:space="0" w:color="auto"/>
        <w:right w:val="none" w:sz="0" w:space="0" w:color="auto"/>
      </w:divBdr>
    </w:div>
    <w:div w:id="81730483">
      <w:bodyDiv w:val="1"/>
      <w:marLeft w:val="0"/>
      <w:marRight w:val="0"/>
      <w:marTop w:val="0"/>
      <w:marBottom w:val="0"/>
      <w:divBdr>
        <w:top w:val="none" w:sz="0" w:space="0" w:color="auto"/>
        <w:left w:val="none" w:sz="0" w:space="0" w:color="auto"/>
        <w:bottom w:val="none" w:sz="0" w:space="0" w:color="auto"/>
        <w:right w:val="none" w:sz="0" w:space="0" w:color="auto"/>
      </w:divBdr>
    </w:div>
    <w:div w:id="167406783">
      <w:bodyDiv w:val="1"/>
      <w:marLeft w:val="0"/>
      <w:marRight w:val="0"/>
      <w:marTop w:val="0"/>
      <w:marBottom w:val="0"/>
      <w:divBdr>
        <w:top w:val="none" w:sz="0" w:space="0" w:color="auto"/>
        <w:left w:val="none" w:sz="0" w:space="0" w:color="auto"/>
        <w:bottom w:val="none" w:sz="0" w:space="0" w:color="auto"/>
        <w:right w:val="none" w:sz="0" w:space="0" w:color="auto"/>
      </w:divBdr>
      <w:divsChild>
        <w:div w:id="102582439">
          <w:marLeft w:val="0"/>
          <w:marRight w:val="0"/>
          <w:marTop w:val="0"/>
          <w:marBottom w:val="0"/>
          <w:divBdr>
            <w:top w:val="none" w:sz="0" w:space="0" w:color="auto"/>
            <w:left w:val="none" w:sz="0" w:space="0" w:color="auto"/>
            <w:bottom w:val="none" w:sz="0" w:space="0" w:color="auto"/>
            <w:right w:val="none" w:sz="0" w:space="0" w:color="auto"/>
          </w:divBdr>
        </w:div>
        <w:div w:id="189034473">
          <w:marLeft w:val="0"/>
          <w:marRight w:val="0"/>
          <w:marTop w:val="0"/>
          <w:marBottom w:val="0"/>
          <w:divBdr>
            <w:top w:val="none" w:sz="0" w:space="0" w:color="auto"/>
            <w:left w:val="none" w:sz="0" w:space="0" w:color="auto"/>
            <w:bottom w:val="none" w:sz="0" w:space="0" w:color="auto"/>
            <w:right w:val="none" w:sz="0" w:space="0" w:color="auto"/>
          </w:divBdr>
        </w:div>
        <w:div w:id="310672135">
          <w:marLeft w:val="0"/>
          <w:marRight w:val="0"/>
          <w:marTop w:val="0"/>
          <w:marBottom w:val="0"/>
          <w:divBdr>
            <w:top w:val="none" w:sz="0" w:space="0" w:color="auto"/>
            <w:left w:val="none" w:sz="0" w:space="0" w:color="auto"/>
            <w:bottom w:val="none" w:sz="0" w:space="0" w:color="auto"/>
            <w:right w:val="none" w:sz="0" w:space="0" w:color="auto"/>
          </w:divBdr>
        </w:div>
        <w:div w:id="469909291">
          <w:marLeft w:val="0"/>
          <w:marRight w:val="0"/>
          <w:marTop w:val="0"/>
          <w:marBottom w:val="0"/>
          <w:divBdr>
            <w:top w:val="none" w:sz="0" w:space="0" w:color="auto"/>
            <w:left w:val="none" w:sz="0" w:space="0" w:color="auto"/>
            <w:bottom w:val="none" w:sz="0" w:space="0" w:color="auto"/>
            <w:right w:val="none" w:sz="0" w:space="0" w:color="auto"/>
          </w:divBdr>
        </w:div>
        <w:div w:id="723138647">
          <w:marLeft w:val="0"/>
          <w:marRight w:val="0"/>
          <w:marTop w:val="0"/>
          <w:marBottom w:val="0"/>
          <w:divBdr>
            <w:top w:val="none" w:sz="0" w:space="0" w:color="auto"/>
            <w:left w:val="none" w:sz="0" w:space="0" w:color="auto"/>
            <w:bottom w:val="none" w:sz="0" w:space="0" w:color="auto"/>
            <w:right w:val="none" w:sz="0" w:space="0" w:color="auto"/>
          </w:divBdr>
        </w:div>
        <w:div w:id="827012812">
          <w:marLeft w:val="0"/>
          <w:marRight w:val="0"/>
          <w:marTop w:val="0"/>
          <w:marBottom w:val="0"/>
          <w:divBdr>
            <w:top w:val="none" w:sz="0" w:space="0" w:color="auto"/>
            <w:left w:val="none" w:sz="0" w:space="0" w:color="auto"/>
            <w:bottom w:val="none" w:sz="0" w:space="0" w:color="auto"/>
            <w:right w:val="none" w:sz="0" w:space="0" w:color="auto"/>
          </w:divBdr>
        </w:div>
        <w:div w:id="900599828">
          <w:marLeft w:val="0"/>
          <w:marRight w:val="0"/>
          <w:marTop w:val="0"/>
          <w:marBottom w:val="0"/>
          <w:divBdr>
            <w:top w:val="none" w:sz="0" w:space="0" w:color="auto"/>
            <w:left w:val="none" w:sz="0" w:space="0" w:color="auto"/>
            <w:bottom w:val="none" w:sz="0" w:space="0" w:color="auto"/>
            <w:right w:val="none" w:sz="0" w:space="0" w:color="auto"/>
          </w:divBdr>
        </w:div>
        <w:div w:id="929123427">
          <w:marLeft w:val="0"/>
          <w:marRight w:val="0"/>
          <w:marTop w:val="0"/>
          <w:marBottom w:val="0"/>
          <w:divBdr>
            <w:top w:val="none" w:sz="0" w:space="0" w:color="auto"/>
            <w:left w:val="none" w:sz="0" w:space="0" w:color="auto"/>
            <w:bottom w:val="none" w:sz="0" w:space="0" w:color="auto"/>
            <w:right w:val="none" w:sz="0" w:space="0" w:color="auto"/>
          </w:divBdr>
        </w:div>
        <w:div w:id="1158231045">
          <w:marLeft w:val="0"/>
          <w:marRight w:val="0"/>
          <w:marTop w:val="0"/>
          <w:marBottom w:val="0"/>
          <w:divBdr>
            <w:top w:val="none" w:sz="0" w:space="0" w:color="auto"/>
            <w:left w:val="none" w:sz="0" w:space="0" w:color="auto"/>
            <w:bottom w:val="none" w:sz="0" w:space="0" w:color="auto"/>
            <w:right w:val="none" w:sz="0" w:space="0" w:color="auto"/>
          </w:divBdr>
          <w:divsChild>
            <w:div w:id="270741799">
              <w:marLeft w:val="0"/>
              <w:marRight w:val="0"/>
              <w:marTop w:val="0"/>
              <w:marBottom w:val="0"/>
              <w:divBdr>
                <w:top w:val="none" w:sz="0" w:space="0" w:color="auto"/>
                <w:left w:val="none" w:sz="0" w:space="0" w:color="auto"/>
                <w:bottom w:val="none" w:sz="0" w:space="0" w:color="auto"/>
                <w:right w:val="none" w:sz="0" w:space="0" w:color="auto"/>
              </w:divBdr>
            </w:div>
            <w:div w:id="1088574718">
              <w:marLeft w:val="0"/>
              <w:marRight w:val="0"/>
              <w:marTop w:val="0"/>
              <w:marBottom w:val="0"/>
              <w:divBdr>
                <w:top w:val="none" w:sz="0" w:space="0" w:color="auto"/>
                <w:left w:val="none" w:sz="0" w:space="0" w:color="auto"/>
                <w:bottom w:val="none" w:sz="0" w:space="0" w:color="auto"/>
                <w:right w:val="none" w:sz="0" w:space="0" w:color="auto"/>
              </w:divBdr>
            </w:div>
            <w:div w:id="1115520333">
              <w:marLeft w:val="0"/>
              <w:marRight w:val="0"/>
              <w:marTop w:val="0"/>
              <w:marBottom w:val="0"/>
              <w:divBdr>
                <w:top w:val="none" w:sz="0" w:space="0" w:color="auto"/>
                <w:left w:val="none" w:sz="0" w:space="0" w:color="auto"/>
                <w:bottom w:val="none" w:sz="0" w:space="0" w:color="auto"/>
                <w:right w:val="none" w:sz="0" w:space="0" w:color="auto"/>
              </w:divBdr>
            </w:div>
          </w:divsChild>
        </w:div>
        <w:div w:id="1228027021">
          <w:marLeft w:val="0"/>
          <w:marRight w:val="0"/>
          <w:marTop w:val="0"/>
          <w:marBottom w:val="0"/>
          <w:divBdr>
            <w:top w:val="none" w:sz="0" w:space="0" w:color="auto"/>
            <w:left w:val="none" w:sz="0" w:space="0" w:color="auto"/>
            <w:bottom w:val="none" w:sz="0" w:space="0" w:color="auto"/>
            <w:right w:val="none" w:sz="0" w:space="0" w:color="auto"/>
          </w:divBdr>
        </w:div>
        <w:div w:id="1234776029">
          <w:marLeft w:val="0"/>
          <w:marRight w:val="0"/>
          <w:marTop w:val="0"/>
          <w:marBottom w:val="0"/>
          <w:divBdr>
            <w:top w:val="none" w:sz="0" w:space="0" w:color="auto"/>
            <w:left w:val="none" w:sz="0" w:space="0" w:color="auto"/>
            <w:bottom w:val="none" w:sz="0" w:space="0" w:color="auto"/>
            <w:right w:val="none" w:sz="0" w:space="0" w:color="auto"/>
          </w:divBdr>
        </w:div>
        <w:div w:id="1296638768">
          <w:marLeft w:val="0"/>
          <w:marRight w:val="0"/>
          <w:marTop w:val="0"/>
          <w:marBottom w:val="0"/>
          <w:divBdr>
            <w:top w:val="none" w:sz="0" w:space="0" w:color="auto"/>
            <w:left w:val="none" w:sz="0" w:space="0" w:color="auto"/>
            <w:bottom w:val="none" w:sz="0" w:space="0" w:color="auto"/>
            <w:right w:val="none" w:sz="0" w:space="0" w:color="auto"/>
          </w:divBdr>
        </w:div>
        <w:div w:id="1482842779">
          <w:marLeft w:val="0"/>
          <w:marRight w:val="0"/>
          <w:marTop w:val="0"/>
          <w:marBottom w:val="0"/>
          <w:divBdr>
            <w:top w:val="none" w:sz="0" w:space="0" w:color="auto"/>
            <w:left w:val="none" w:sz="0" w:space="0" w:color="auto"/>
            <w:bottom w:val="none" w:sz="0" w:space="0" w:color="auto"/>
            <w:right w:val="none" w:sz="0" w:space="0" w:color="auto"/>
          </w:divBdr>
        </w:div>
        <w:div w:id="1562474354">
          <w:marLeft w:val="0"/>
          <w:marRight w:val="0"/>
          <w:marTop w:val="0"/>
          <w:marBottom w:val="0"/>
          <w:divBdr>
            <w:top w:val="none" w:sz="0" w:space="0" w:color="auto"/>
            <w:left w:val="none" w:sz="0" w:space="0" w:color="auto"/>
            <w:bottom w:val="none" w:sz="0" w:space="0" w:color="auto"/>
            <w:right w:val="none" w:sz="0" w:space="0" w:color="auto"/>
          </w:divBdr>
        </w:div>
        <w:div w:id="1575510096">
          <w:marLeft w:val="0"/>
          <w:marRight w:val="0"/>
          <w:marTop w:val="0"/>
          <w:marBottom w:val="0"/>
          <w:divBdr>
            <w:top w:val="none" w:sz="0" w:space="0" w:color="auto"/>
            <w:left w:val="none" w:sz="0" w:space="0" w:color="auto"/>
            <w:bottom w:val="none" w:sz="0" w:space="0" w:color="auto"/>
            <w:right w:val="none" w:sz="0" w:space="0" w:color="auto"/>
          </w:divBdr>
          <w:divsChild>
            <w:div w:id="199441870">
              <w:marLeft w:val="0"/>
              <w:marRight w:val="0"/>
              <w:marTop w:val="0"/>
              <w:marBottom w:val="0"/>
              <w:divBdr>
                <w:top w:val="none" w:sz="0" w:space="0" w:color="auto"/>
                <w:left w:val="none" w:sz="0" w:space="0" w:color="auto"/>
                <w:bottom w:val="none" w:sz="0" w:space="0" w:color="auto"/>
                <w:right w:val="none" w:sz="0" w:space="0" w:color="auto"/>
              </w:divBdr>
            </w:div>
            <w:div w:id="502741597">
              <w:marLeft w:val="0"/>
              <w:marRight w:val="0"/>
              <w:marTop w:val="0"/>
              <w:marBottom w:val="0"/>
              <w:divBdr>
                <w:top w:val="none" w:sz="0" w:space="0" w:color="auto"/>
                <w:left w:val="none" w:sz="0" w:space="0" w:color="auto"/>
                <w:bottom w:val="none" w:sz="0" w:space="0" w:color="auto"/>
                <w:right w:val="none" w:sz="0" w:space="0" w:color="auto"/>
              </w:divBdr>
            </w:div>
            <w:div w:id="536308789">
              <w:marLeft w:val="0"/>
              <w:marRight w:val="0"/>
              <w:marTop w:val="0"/>
              <w:marBottom w:val="0"/>
              <w:divBdr>
                <w:top w:val="none" w:sz="0" w:space="0" w:color="auto"/>
                <w:left w:val="none" w:sz="0" w:space="0" w:color="auto"/>
                <w:bottom w:val="none" w:sz="0" w:space="0" w:color="auto"/>
                <w:right w:val="none" w:sz="0" w:space="0" w:color="auto"/>
              </w:divBdr>
            </w:div>
          </w:divsChild>
        </w:div>
        <w:div w:id="1657029316">
          <w:marLeft w:val="0"/>
          <w:marRight w:val="0"/>
          <w:marTop w:val="0"/>
          <w:marBottom w:val="0"/>
          <w:divBdr>
            <w:top w:val="none" w:sz="0" w:space="0" w:color="auto"/>
            <w:left w:val="none" w:sz="0" w:space="0" w:color="auto"/>
            <w:bottom w:val="none" w:sz="0" w:space="0" w:color="auto"/>
            <w:right w:val="none" w:sz="0" w:space="0" w:color="auto"/>
          </w:divBdr>
        </w:div>
        <w:div w:id="1734237151">
          <w:marLeft w:val="0"/>
          <w:marRight w:val="0"/>
          <w:marTop w:val="0"/>
          <w:marBottom w:val="0"/>
          <w:divBdr>
            <w:top w:val="none" w:sz="0" w:space="0" w:color="auto"/>
            <w:left w:val="none" w:sz="0" w:space="0" w:color="auto"/>
            <w:bottom w:val="none" w:sz="0" w:space="0" w:color="auto"/>
            <w:right w:val="none" w:sz="0" w:space="0" w:color="auto"/>
          </w:divBdr>
        </w:div>
        <w:div w:id="1762919658">
          <w:marLeft w:val="0"/>
          <w:marRight w:val="0"/>
          <w:marTop w:val="0"/>
          <w:marBottom w:val="0"/>
          <w:divBdr>
            <w:top w:val="none" w:sz="0" w:space="0" w:color="auto"/>
            <w:left w:val="none" w:sz="0" w:space="0" w:color="auto"/>
            <w:bottom w:val="none" w:sz="0" w:space="0" w:color="auto"/>
            <w:right w:val="none" w:sz="0" w:space="0" w:color="auto"/>
          </w:divBdr>
        </w:div>
        <w:div w:id="1825900205">
          <w:marLeft w:val="0"/>
          <w:marRight w:val="0"/>
          <w:marTop w:val="0"/>
          <w:marBottom w:val="0"/>
          <w:divBdr>
            <w:top w:val="none" w:sz="0" w:space="0" w:color="auto"/>
            <w:left w:val="none" w:sz="0" w:space="0" w:color="auto"/>
            <w:bottom w:val="none" w:sz="0" w:space="0" w:color="auto"/>
            <w:right w:val="none" w:sz="0" w:space="0" w:color="auto"/>
          </w:divBdr>
          <w:divsChild>
            <w:div w:id="304436338">
              <w:marLeft w:val="0"/>
              <w:marRight w:val="0"/>
              <w:marTop w:val="0"/>
              <w:marBottom w:val="0"/>
              <w:divBdr>
                <w:top w:val="none" w:sz="0" w:space="0" w:color="auto"/>
                <w:left w:val="none" w:sz="0" w:space="0" w:color="auto"/>
                <w:bottom w:val="none" w:sz="0" w:space="0" w:color="auto"/>
                <w:right w:val="none" w:sz="0" w:space="0" w:color="auto"/>
              </w:divBdr>
            </w:div>
            <w:div w:id="411855703">
              <w:marLeft w:val="0"/>
              <w:marRight w:val="0"/>
              <w:marTop w:val="0"/>
              <w:marBottom w:val="0"/>
              <w:divBdr>
                <w:top w:val="none" w:sz="0" w:space="0" w:color="auto"/>
                <w:left w:val="none" w:sz="0" w:space="0" w:color="auto"/>
                <w:bottom w:val="none" w:sz="0" w:space="0" w:color="auto"/>
                <w:right w:val="none" w:sz="0" w:space="0" w:color="auto"/>
              </w:divBdr>
            </w:div>
            <w:div w:id="625819949">
              <w:marLeft w:val="0"/>
              <w:marRight w:val="0"/>
              <w:marTop w:val="0"/>
              <w:marBottom w:val="0"/>
              <w:divBdr>
                <w:top w:val="none" w:sz="0" w:space="0" w:color="auto"/>
                <w:left w:val="none" w:sz="0" w:space="0" w:color="auto"/>
                <w:bottom w:val="none" w:sz="0" w:space="0" w:color="auto"/>
                <w:right w:val="none" w:sz="0" w:space="0" w:color="auto"/>
              </w:divBdr>
            </w:div>
            <w:div w:id="898826318">
              <w:marLeft w:val="0"/>
              <w:marRight w:val="0"/>
              <w:marTop w:val="0"/>
              <w:marBottom w:val="0"/>
              <w:divBdr>
                <w:top w:val="none" w:sz="0" w:space="0" w:color="auto"/>
                <w:left w:val="none" w:sz="0" w:space="0" w:color="auto"/>
                <w:bottom w:val="none" w:sz="0" w:space="0" w:color="auto"/>
                <w:right w:val="none" w:sz="0" w:space="0" w:color="auto"/>
              </w:divBdr>
            </w:div>
          </w:divsChild>
        </w:div>
        <w:div w:id="1965573516">
          <w:marLeft w:val="0"/>
          <w:marRight w:val="0"/>
          <w:marTop w:val="0"/>
          <w:marBottom w:val="0"/>
          <w:divBdr>
            <w:top w:val="none" w:sz="0" w:space="0" w:color="auto"/>
            <w:left w:val="none" w:sz="0" w:space="0" w:color="auto"/>
            <w:bottom w:val="none" w:sz="0" w:space="0" w:color="auto"/>
            <w:right w:val="none" w:sz="0" w:space="0" w:color="auto"/>
          </w:divBdr>
        </w:div>
        <w:div w:id="2031711982">
          <w:marLeft w:val="0"/>
          <w:marRight w:val="0"/>
          <w:marTop w:val="0"/>
          <w:marBottom w:val="0"/>
          <w:divBdr>
            <w:top w:val="none" w:sz="0" w:space="0" w:color="auto"/>
            <w:left w:val="none" w:sz="0" w:space="0" w:color="auto"/>
            <w:bottom w:val="none" w:sz="0" w:space="0" w:color="auto"/>
            <w:right w:val="none" w:sz="0" w:space="0" w:color="auto"/>
          </w:divBdr>
        </w:div>
        <w:div w:id="2090079028">
          <w:marLeft w:val="0"/>
          <w:marRight w:val="0"/>
          <w:marTop w:val="0"/>
          <w:marBottom w:val="0"/>
          <w:divBdr>
            <w:top w:val="none" w:sz="0" w:space="0" w:color="auto"/>
            <w:left w:val="none" w:sz="0" w:space="0" w:color="auto"/>
            <w:bottom w:val="none" w:sz="0" w:space="0" w:color="auto"/>
            <w:right w:val="none" w:sz="0" w:space="0" w:color="auto"/>
          </w:divBdr>
        </w:div>
      </w:divsChild>
    </w:div>
    <w:div w:id="205068176">
      <w:bodyDiv w:val="1"/>
      <w:marLeft w:val="0"/>
      <w:marRight w:val="0"/>
      <w:marTop w:val="0"/>
      <w:marBottom w:val="0"/>
      <w:divBdr>
        <w:top w:val="none" w:sz="0" w:space="0" w:color="auto"/>
        <w:left w:val="none" w:sz="0" w:space="0" w:color="auto"/>
        <w:bottom w:val="none" w:sz="0" w:space="0" w:color="auto"/>
        <w:right w:val="none" w:sz="0" w:space="0" w:color="auto"/>
      </w:divBdr>
    </w:div>
    <w:div w:id="263224996">
      <w:bodyDiv w:val="1"/>
      <w:marLeft w:val="0"/>
      <w:marRight w:val="0"/>
      <w:marTop w:val="0"/>
      <w:marBottom w:val="0"/>
      <w:divBdr>
        <w:top w:val="none" w:sz="0" w:space="0" w:color="auto"/>
        <w:left w:val="none" w:sz="0" w:space="0" w:color="auto"/>
        <w:bottom w:val="none" w:sz="0" w:space="0" w:color="auto"/>
        <w:right w:val="none" w:sz="0" w:space="0" w:color="auto"/>
      </w:divBdr>
      <w:divsChild>
        <w:div w:id="1689060740">
          <w:marLeft w:val="0"/>
          <w:marRight w:val="0"/>
          <w:marTop w:val="210"/>
          <w:marBottom w:val="105"/>
          <w:divBdr>
            <w:top w:val="none" w:sz="0" w:space="0" w:color="auto"/>
            <w:left w:val="none" w:sz="0" w:space="0" w:color="auto"/>
            <w:bottom w:val="none" w:sz="0" w:space="0" w:color="auto"/>
            <w:right w:val="none" w:sz="0" w:space="0" w:color="auto"/>
          </w:divBdr>
        </w:div>
      </w:divsChild>
    </w:div>
    <w:div w:id="291709832">
      <w:bodyDiv w:val="1"/>
      <w:marLeft w:val="0"/>
      <w:marRight w:val="0"/>
      <w:marTop w:val="0"/>
      <w:marBottom w:val="0"/>
      <w:divBdr>
        <w:top w:val="none" w:sz="0" w:space="0" w:color="auto"/>
        <w:left w:val="none" w:sz="0" w:space="0" w:color="auto"/>
        <w:bottom w:val="none" w:sz="0" w:space="0" w:color="auto"/>
        <w:right w:val="none" w:sz="0" w:space="0" w:color="auto"/>
      </w:divBdr>
    </w:div>
    <w:div w:id="383068734">
      <w:bodyDiv w:val="1"/>
      <w:marLeft w:val="0"/>
      <w:marRight w:val="0"/>
      <w:marTop w:val="0"/>
      <w:marBottom w:val="0"/>
      <w:divBdr>
        <w:top w:val="none" w:sz="0" w:space="0" w:color="auto"/>
        <w:left w:val="none" w:sz="0" w:space="0" w:color="auto"/>
        <w:bottom w:val="none" w:sz="0" w:space="0" w:color="auto"/>
        <w:right w:val="none" w:sz="0" w:space="0" w:color="auto"/>
      </w:divBdr>
    </w:div>
    <w:div w:id="529729105">
      <w:bodyDiv w:val="1"/>
      <w:marLeft w:val="0"/>
      <w:marRight w:val="0"/>
      <w:marTop w:val="0"/>
      <w:marBottom w:val="0"/>
      <w:divBdr>
        <w:top w:val="none" w:sz="0" w:space="0" w:color="auto"/>
        <w:left w:val="none" w:sz="0" w:space="0" w:color="auto"/>
        <w:bottom w:val="none" w:sz="0" w:space="0" w:color="auto"/>
        <w:right w:val="none" w:sz="0" w:space="0" w:color="auto"/>
      </w:divBdr>
    </w:div>
    <w:div w:id="561988534">
      <w:bodyDiv w:val="1"/>
      <w:marLeft w:val="0"/>
      <w:marRight w:val="0"/>
      <w:marTop w:val="0"/>
      <w:marBottom w:val="0"/>
      <w:divBdr>
        <w:top w:val="none" w:sz="0" w:space="0" w:color="auto"/>
        <w:left w:val="none" w:sz="0" w:space="0" w:color="auto"/>
        <w:bottom w:val="none" w:sz="0" w:space="0" w:color="auto"/>
        <w:right w:val="none" w:sz="0" w:space="0" w:color="auto"/>
      </w:divBdr>
    </w:div>
    <w:div w:id="632832575">
      <w:bodyDiv w:val="1"/>
      <w:marLeft w:val="0"/>
      <w:marRight w:val="0"/>
      <w:marTop w:val="0"/>
      <w:marBottom w:val="0"/>
      <w:divBdr>
        <w:top w:val="none" w:sz="0" w:space="0" w:color="auto"/>
        <w:left w:val="none" w:sz="0" w:space="0" w:color="auto"/>
        <w:bottom w:val="none" w:sz="0" w:space="0" w:color="auto"/>
        <w:right w:val="none" w:sz="0" w:space="0" w:color="auto"/>
      </w:divBdr>
    </w:div>
    <w:div w:id="720206889">
      <w:bodyDiv w:val="1"/>
      <w:marLeft w:val="0"/>
      <w:marRight w:val="0"/>
      <w:marTop w:val="0"/>
      <w:marBottom w:val="0"/>
      <w:divBdr>
        <w:top w:val="none" w:sz="0" w:space="0" w:color="auto"/>
        <w:left w:val="none" w:sz="0" w:space="0" w:color="auto"/>
        <w:bottom w:val="none" w:sz="0" w:space="0" w:color="auto"/>
        <w:right w:val="none" w:sz="0" w:space="0" w:color="auto"/>
      </w:divBdr>
    </w:div>
    <w:div w:id="722412275">
      <w:bodyDiv w:val="1"/>
      <w:marLeft w:val="0"/>
      <w:marRight w:val="0"/>
      <w:marTop w:val="0"/>
      <w:marBottom w:val="0"/>
      <w:divBdr>
        <w:top w:val="none" w:sz="0" w:space="0" w:color="auto"/>
        <w:left w:val="none" w:sz="0" w:space="0" w:color="auto"/>
        <w:bottom w:val="none" w:sz="0" w:space="0" w:color="auto"/>
        <w:right w:val="none" w:sz="0" w:space="0" w:color="auto"/>
      </w:divBdr>
      <w:divsChild>
        <w:div w:id="1979916548">
          <w:marLeft w:val="0"/>
          <w:marRight w:val="0"/>
          <w:marTop w:val="0"/>
          <w:marBottom w:val="0"/>
          <w:divBdr>
            <w:top w:val="none" w:sz="0" w:space="0" w:color="auto"/>
            <w:left w:val="none" w:sz="0" w:space="0" w:color="auto"/>
            <w:bottom w:val="none" w:sz="0" w:space="0" w:color="auto"/>
            <w:right w:val="none" w:sz="0" w:space="0" w:color="auto"/>
          </w:divBdr>
          <w:divsChild>
            <w:div w:id="72163025">
              <w:marLeft w:val="0"/>
              <w:marRight w:val="0"/>
              <w:marTop w:val="0"/>
              <w:marBottom w:val="0"/>
              <w:divBdr>
                <w:top w:val="none" w:sz="0" w:space="0" w:color="auto"/>
                <w:left w:val="none" w:sz="0" w:space="0" w:color="auto"/>
                <w:bottom w:val="none" w:sz="0" w:space="0" w:color="auto"/>
                <w:right w:val="none" w:sz="0" w:space="0" w:color="auto"/>
              </w:divBdr>
            </w:div>
            <w:div w:id="355429319">
              <w:marLeft w:val="0"/>
              <w:marRight w:val="0"/>
              <w:marTop w:val="0"/>
              <w:marBottom w:val="0"/>
              <w:divBdr>
                <w:top w:val="none" w:sz="0" w:space="0" w:color="auto"/>
                <w:left w:val="none" w:sz="0" w:space="0" w:color="auto"/>
                <w:bottom w:val="none" w:sz="0" w:space="0" w:color="auto"/>
                <w:right w:val="none" w:sz="0" w:space="0" w:color="auto"/>
              </w:divBdr>
            </w:div>
            <w:div w:id="606472021">
              <w:marLeft w:val="0"/>
              <w:marRight w:val="0"/>
              <w:marTop w:val="0"/>
              <w:marBottom w:val="0"/>
              <w:divBdr>
                <w:top w:val="none" w:sz="0" w:space="0" w:color="auto"/>
                <w:left w:val="none" w:sz="0" w:space="0" w:color="auto"/>
                <w:bottom w:val="none" w:sz="0" w:space="0" w:color="auto"/>
                <w:right w:val="none" w:sz="0" w:space="0" w:color="auto"/>
              </w:divBdr>
            </w:div>
            <w:div w:id="820853206">
              <w:marLeft w:val="0"/>
              <w:marRight w:val="0"/>
              <w:marTop w:val="0"/>
              <w:marBottom w:val="0"/>
              <w:divBdr>
                <w:top w:val="none" w:sz="0" w:space="0" w:color="auto"/>
                <w:left w:val="none" w:sz="0" w:space="0" w:color="auto"/>
                <w:bottom w:val="none" w:sz="0" w:space="0" w:color="auto"/>
                <w:right w:val="none" w:sz="0" w:space="0" w:color="auto"/>
              </w:divBdr>
            </w:div>
            <w:div w:id="901448142">
              <w:marLeft w:val="0"/>
              <w:marRight w:val="0"/>
              <w:marTop w:val="0"/>
              <w:marBottom w:val="0"/>
              <w:divBdr>
                <w:top w:val="none" w:sz="0" w:space="0" w:color="auto"/>
                <w:left w:val="none" w:sz="0" w:space="0" w:color="auto"/>
                <w:bottom w:val="none" w:sz="0" w:space="0" w:color="auto"/>
                <w:right w:val="none" w:sz="0" w:space="0" w:color="auto"/>
              </w:divBdr>
              <w:divsChild>
                <w:div w:id="1008948558">
                  <w:marLeft w:val="0"/>
                  <w:marRight w:val="0"/>
                  <w:marTop w:val="0"/>
                  <w:marBottom w:val="0"/>
                  <w:divBdr>
                    <w:top w:val="none" w:sz="0" w:space="0" w:color="auto"/>
                    <w:left w:val="none" w:sz="0" w:space="0" w:color="auto"/>
                    <w:bottom w:val="none" w:sz="0" w:space="0" w:color="auto"/>
                    <w:right w:val="none" w:sz="0" w:space="0" w:color="auto"/>
                  </w:divBdr>
                </w:div>
              </w:divsChild>
            </w:div>
            <w:div w:id="959261402">
              <w:marLeft w:val="0"/>
              <w:marRight w:val="0"/>
              <w:marTop w:val="0"/>
              <w:marBottom w:val="0"/>
              <w:divBdr>
                <w:top w:val="none" w:sz="0" w:space="0" w:color="auto"/>
                <w:left w:val="none" w:sz="0" w:space="0" w:color="auto"/>
                <w:bottom w:val="none" w:sz="0" w:space="0" w:color="auto"/>
                <w:right w:val="none" w:sz="0" w:space="0" w:color="auto"/>
              </w:divBdr>
            </w:div>
            <w:div w:id="1345473005">
              <w:marLeft w:val="0"/>
              <w:marRight w:val="0"/>
              <w:marTop w:val="0"/>
              <w:marBottom w:val="0"/>
              <w:divBdr>
                <w:top w:val="none" w:sz="0" w:space="0" w:color="auto"/>
                <w:left w:val="none" w:sz="0" w:space="0" w:color="auto"/>
                <w:bottom w:val="none" w:sz="0" w:space="0" w:color="auto"/>
                <w:right w:val="none" w:sz="0" w:space="0" w:color="auto"/>
              </w:divBdr>
            </w:div>
            <w:div w:id="1413699853">
              <w:marLeft w:val="0"/>
              <w:marRight w:val="0"/>
              <w:marTop w:val="0"/>
              <w:marBottom w:val="0"/>
              <w:divBdr>
                <w:top w:val="none" w:sz="0" w:space="0" w:color="auto"/>
                <w:left w:val="none" w:sz="0" w:space="0" w:color="auto"/>
                <w:bottom w:val="none" w:sz="0" w:space="0" w:color="auto"/>
                <w:right w:val="none" w:sz="0" w:space="0" w:color="auto"/>
              </w:divBdr>
            </w:div>
            <w:div w:id="1583641248">
              <w:marLeft w:val="0"/>
              <w:marRight w:val="0"/>
              <w:marTop w:val="0"/>
              <w:marBottom w:val="0"/>
              <w:divBdr>
                <w:top w:val="none" w:sz="0" w:space="0" w:color="auto"/>
                <w:left w:val="none" w:sz="0" w:space="0" w:color="auto"/>
                <w:bottom w:val="none" w:sz="0" w:space="0" w:color="auto"/>
                <w:right w:val="none" w:sz="0" w:space="0" w:color="auto"/>
              </w:divBdr>
            </w:div>
            <w:div w:id="204644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793824">
      <w:bodyDiv w:val="1"/>
      <w:marLeft w:val="0"/>
      <w:marRight w:val="0"/>
      <w:marTop w:val="0"/>
      <w:marBottom w:val="0"/>
      <w:divBdr>
        <w:top w:val="none" w:sz="0" w:space="0" w:color="auto"/>
        <w:left w:val="none" w:sz="0" w:space="0" w:color="auto"/>
        <w:bottom w:val="none" w:sz="0" w:space="0" w:color="auto"/>
        <w:right w:val="none" w:sz="0" w:space="0" w:color="auto"/>
      </w:divBdr>
    </w:div>
    <w:div w:id="754592461">
      <w:bodyDiv w:val="1"/>
      <w:marLeft w:val="0"/>
      <w:marRight w:val="0"/>
      <w:marTop w:val="0"/>
      <w:marBottom w:val="0"/>
      <w:divBdr>
        <w:top w:val="none" w:sz="0" w:space="0" w:color="auto"/>
        <w:left w:val="none" w:sz="0" w:space="0" w:color="auto"/>
        <w:bottom w:val="none" w:sz="0" w:space="0" w:color="auto"/>
        <w:right w:val="none" w:sz="0" w:space="0" w:color="auto"/>
      </w:divBdr>
    </w:div>
    <w:div w:id="806438885">
      <w:bodyDiv w:val="1"/>
      <w:marLeft w:val="0"/>
      <w:marRight w:val="0"/>
      <w:marTop w:val="0"/>
      <w:marBottom w:val="0"/>
      <w:divBdr>
        <w:top w:val="none" w:sz="0" w:space="0" w:color="auto"/>
        <w:left w:val="none" w:sz="0" w:space="0" w:color="auto"/>
        <w:bottom w:val="none" w:sz="0" w:space="0" w:color="auto"/>
        <w:right w:val="none" w:sz="0" w:space="0" w:color="auto"/>
      </w:divBdr>
      <w:divsChild>
        <w:div w:id="1461727427">
          <w:marLeft w:val="0"/>
          <w:marRight w:val="0"/>
          <w:marTop w:val="0"/>
          <w:marBottom w:val="0"/>
          <w:divBdr>
            <w:top w:val="none" w:sz="0" w:space="0" w:color="auto"/>
            <w:left w:val="none" w:sz="0" w:space="0" w:color="auto"/>
            <w:bottom w:val="none" w:sz="0" w:space="0" w:color="auto"/>
            <w:right w:val="none" w:sz="0" w:space="0" w:color="auto"/>
          </w:divBdr>
        </w:div>
      </w:divsChild>
    </w:div>
    <w:div w:id="851381195">
      <w:bodyDiv w:val="1"/>
      <w:marLeft w:val="0"/>
      <w:marRight w:val="0"/>
      <w:marTop w:val="0"/>
      <w:marBottom w:val="0"/>
      <w:divBdr>
        <w:top w:val="none" w:sz="0" w:space="0" w:color="auto"/>
        <w:left w:val="none" w:sz="0" w:space="0" w:color="auto"/>
        <w:bottom w:val="none" w:sz="0" w:space="0" w:color="auto"/>
        <w:right w:val="none" w:sz="0" w:space="0" w:color="auto"/>
      </w:divBdr>
    </w:div>
    <w:div w:id="899024986">
      <w:bodyDiv w:val="1"/>
      <w:marLeft w:val="0"/>
      <w:marRight w:val="0"/>
      <w:marTop w:val="0"/>
      <w:marBottom w:val="0"/>
      <w:divBdr>
        <w:top w:val="none" w:sz="0" w:space="0" w:color="auto"/>
        <w:left w:val="none" w:sz="0" w:space="0" w:color="auto"/>
        <w:bottom w:val="none" w:sz="0" w:space="0" w:color="auto"/>
        <w:right w:val="none" w:sz="0" w:space="0" w:color="auto"/>
      </w:divBdr>
    </w:div>
    <w:div w:id="948699139">
      <w:bodyDiv w:val="1"/>
      <w:marLeft w:val="0"/>
      <w:marRight w:val="0"/>
      <w:marTop w:val="0"/>
      <w:marBottom w:val="0"/>
      <w:divBdr>
        <w:top w:val="none" w:sz="0" w:space="0" w:color="auto"/>
        <w:left w:val="none" w:sz="0" w:space="0" w:color="auto"/>
        <w:bottom w:val="none" w:sz="0" w:space="0" w:color="auto"/>
        <w:right w:val="none" w:sz="0" w:space="0" w:color="auto"/>
      </w:divBdr>
    </w:div>
    <w:div w:id="972949089">
      <w:bodyDiv w:val="1"/>
      <w:marLeft w:val="0"/>
      <w:marRight w:val="0"/>
      <w:marTop w:val="0"/>
      <w:marBottom w:val="0"/>
      <w:divBdr>
        <w:top w:val="none" w:sz="0" w:space="0" w:color="auto"/>
        <w:left w:val="none" w:sz="0" w:space="0" w:color="auto"/>
        <w:bottom w:val="none" w:sz="0" w:space="0" w:color="auto"/>
        <w:right w:val="none" w:sz="0" w:space="0" w:color="auto"/>
      </w:divBdr>
    </w:div>
    <w:div w:id="1027684567">
      <w:bodyDiv w:val="1"/>
      <w:marLeft w:val="0"/>
      <w:marRight w:val="0"/>
      <w:marTop w:val="0"/>
      <w:marBottom w:val="0"/>
      <w:divBdr>
        <w:top w:val="none" w:sz="0" w:space="0" w:color="auto"/>
        <w:left w:val="none" w:sz="0" w:space="0" w:color="auto"/>
        <w:bottom w:val="none" w:sz="0" w:space="0" w:color="auto"/>
        <w:right w:val="none" w:sz="0" w:space="0" w:color="auto"/>
      </w:divBdr>
    </w:div>
    <w:div w:id="1030956454">
      <w:bodyDiv w:val="1"/>
      <w:marLeft w:val="0"/>
      <w:marRight w:val="0"/>
      <w:marTop w:val="0"/>
      <w:marBottom w:val="0"/>
      <w:divBdr>
        <w:top w:val="none" w:sz="0" w:space="0" w:color="auto"/>
        <w:left w:val="none" w:sz="0" w:space="0" w:color="auto"/>
        <w:bottom w:val="none" w:sz="0" w:space="0" w:color="auto"/>
        <w:right w:val="none" w:sz="0" w:space="0" w:color="auto"/>
      </w:divBdr>
      <w:divsChild>
        <w:div w:id="83647467">
          <w:marLeft w:val="720"/>
          <w:marRight w:val="0"/>
          <w:marTop w:val="0"/>
          <w:marBottom w:val="0"/>
          <w:divBdr>
            <w:top w:val="none" w:sz="0" w:space="0" w:color="auto"/>
            <w:left w:val="none" w:sz="0" w:space="0" w:color="auto"/>
            <w:bottom w:val="none" w:sz="0" w:space="0" w:color="auto"/>
            <w:right w:val="none" w:sz="0" w:space="0" w:color="auto"/>
          </w:divBdr>
        </w:div>
        <w:div w:id="430662696">
          <w:marLeft w:val="720"/>
          <w:marRight w:val="0"/>
          <w:marTop w:val="0"/>
          <w:marBottom w:val="0"/>
          <w:divBdr>
            <w:top w:val="none" w:sz="0" w:space="0" w:color="auto"/>
            <w:left w:val="none" w:sz="0" w:space="0" w:color="auto"/>
            <w:bottom w:val="none" w:sz="0" w:space="0" w:color="auto"/>
            <w:right w:val="none" w:sz="0" w:space="0" w:color="auto"/>
          </w:divBdr>
        </w:div>
        <w:div w:id="570773971">
          <w:marLeft w:val="720"/>
          <w:marRight w:val="0"/>
          <w:marTop w:val="0"/>
          <w:marBottom w:val="0"/>
          <w:divBdr>
            <w:top w:val="none" w:sz="0" w:space="0" w:color="auto"/>
            <w:left w:val="none" w:sz="0" w:space="0" w:color="auto"/>
            <w:bottom w:val="none" w:sz="0" w:space="0" w:color="auto"/>
            <w:right w:val="none" w:sz="0" w:space="0" w:color="auto"/>
          </w:divBdr>
        </w:div>
        <w:div w:id="1477144599">
          <w:marLeft w:val="0"/>
          <w:marRight w:val="0"/>
          <w:marTop w:val="0"/>
          <w:marBottom w:val="0"/>
          <w:divBdr>
            <w:top w:val="none" w:sz="0" w:space="0" w:color="auto"/>
            <w:left w:val="none" w:sz="0" w:space="0" w:color="auto"/>
            <w:bottom w:val="none" w:sz="0" w:space="0" w:color="auto"/>
            <w:right w:val="none" w:sz="0" w:space="0" w:color="auto"/>
          </w:divBdr>
        </w:div>
        <w:div w:id="1489177418">
          <w:marLeft w:val="0"/>
          <w:marRight w:val="0"/>
          <w:marTop w:val="0"/>
          <w:marBottom w:val="0"/>
          <w:divBdr>
            <w:top w:val="none" w:sz="0" w:space="0" w:color="auto"/>
            <w:left w:val="none" w:sz="0" w:space="0" w:color="auto"/>
            <w:bottom w:val="none" w:sz="0" w:space="0" w:color="auto"/>
            <w:right w:val="none" w:sz="0" w:space="0" w:color="auto"/>
          </w:divBdr>
        </w:div>
      </w:divsChild>
    </w:div>
    <w:div w:id="1040009178">
      <w:bodyDiv w:val="1"/>
      <w:marLeft w:val="0"/>
      <w:marRight w:val="0"/>
      <w:marTop w:val="0"/>
      <w:marBottom w:val="0"/>
      <w:divBdr>
        <w:top w:val="none" w:sz="0" w:space="0" w:color="auto"/>
        <w:left w:val="none" w:sz="0" w:space="0" w:color="auto"/>
        <w:bottom w:val="none" w:sz="0" w:space="0" w:color="auto"/>
        <w:right w:val="none" w:sz="0" w:space="0" w:color="auto"/>
      </w:divBdr>
    </w:div>
    <w:div w:id="1075053359">
      <w:bodyDiv w:val="1"/>
      <w:marLeft w:val="0"/>
      <w:marRight w:val="0"/>
      <w:marTop w:val="0"/>
      <w:marBottom w:val="0"/>
      <w:divBdr>
        <w:top w:val="none" w:sz="0" w:space="0" w:color="auto"/>
        <w:left w:val="none" w:sz="0" w:space="0" w:color="auto"/>
        <w:bottom w:val="none" w:sz="0" w:space="0" w:color="auto"/>
        <w:right w:val="none" w:sz="0" w:space="0" w:color="auto"/>
      </w:divBdr>
      <w:divsChild>
        <w:div w:id="518590026">
          <w:marLeft w:val="0"/>
          <w:marRight w:val="0"/>
          <w:marTop w:val="0"/>
          <w:marBottom w:val="0"/>
          <w:divBdr>
            <w:top w:val="none" w:sz="0" w:space="0" w:color="auto"/>
            <w:left w:val="none" w:sz="0" w:space="0" w:color="auto"/>
            <w:bottom w:val="none" w:sz="0" w:space="0" w:color="auto"/>
            <w:right w:val="none" w:sz="0" w:space="0" w:color="auto"/>
          </w:divBdr>
        </w:div>
        <w:div w:id="1059477965">
          <w:marLeft w:val="0"/>
          <w:marRight w:val="0"/>
          <w:marTop w:val="0"/>
          <w:marBottom w:val="0"/>
          <w:divBdr>
            <w:top w:val="none" w:sz="0" w:space="0" w:color="auto"/>
            <w:left w:val="none" w:sz="0" w:space="0" w:color="auto"/>
            <w:bottom w:val="none" w:sz="0" w:space="0" w:color="auto"/>
            <w:right w:val="none" w:sz="0" w:space="0" w:color="auto"/>
          </w:divBdr>
        </w:div>
        <w:div w:id="1154685581">
          <w:marLeft w:val="0"/>
          <w:marRight w:val="0"/>
          <w:marTop w:val="0"/>
          <w:marBottom w:val="0"/>
          <w:divBdr>
            <w:top w:val="none" w:sz="0" w:space="0" w:color="auto"/>
            <w:left w:val="none" w:sz="0" w:space="0" w:color="auto"/>
            <w:bottom w:val="none" w:sz="0" w:space="0" w:color="auto"/>
            <w:right w:val="none" w:sz="0" w:space="0" w:color="auto"/>
          </w:divBdr>
        </w:div>
      </w:divsChild>
    </w:div>
    <w:div w:id="1130783151">
      <w:bodyDiv w:val="1"/>
      <w:marLeft w:val="0"/>
      <w:marRight w:val="0"/>
      <w:marTop w:val="0"/>
      <w:marBottom w:val="0"/>
      <w:divBdr>
        <w:top w:val="none" w:sz="0" w:space="0" w:color="auto"/>
        <w:left w:val="none" w:sz="0" w:space="0" w:color="auto"/>
        <w:bottom w:val="none" w:sz="0" w:space="0" w:color="auto"/>
        <w:right w:val="none" w:sz="0" w:space="0" w:color="auto"/>
      </w:divBdr>
    </w:div>
    <w:div w:id="1137409927">
      <w:bodyDiv w:val="1"/>
      <w:marLeft w:val="0"/>
      <w:marRight w:val="0"/>
      <w:marTop w:val="0"/>
      <w:marBottom w:val="0"/>
      <w:divBdr>
        <w:top w:val="none" w:sz="0" w:space="0" w:color="auto"/>
        <w:left w:val="none" w:sz="0" w:space="0" w:color="auto"/>
        <w:bottom w:val="none" w:sz="0" w:space="0" w:color="auto"/>
        <w:right w:val="none" w:sz="0" w:space="0" w:color="auto"/>
      </w:divBdr>
      <w:divsChild>
        <w:div w:id="604963835">
          <w:marLeft w:val="0"/>
          <w:marRight w:val="0"/>
          <w:marTop w:val="0"/>
          <w:marBottom w:val="0"/>
          <w:divBdr>
            <w:top w:val="none" w:sz="0" w:space="0" w:color="auto"/>
            <w:left w:val="none" w:sz="0" w:space="0" w:color="auto"/>
            <w:bottom w:val="none" w:sz="0" w:space="0" w:color="auto"/>
            <w:right w:val="none" w:sz="0" w:space="0" w:color="auto"/>
          </w:divBdr>
          <w:divsChild>
            <w:div w:id="823474334">
              <w:marLeft w:val="0"/>
              <w:marRight w:val="0"/>
              <w:marTop w:val="0"/>
              <w:marBottom w:val="0"/>
              <w:divBdr>
                <w:top w:val="none" w:sz="0" w:space="0" w:color="auto"/>
                <w:left w:val="none" w:sz="0" w:space="0" w:color="auto"/>
                <w:bottom w:val="none" w:sz="0" w:space="0" w:color="auto"/>
                <w:right w:val="none" w:sz="0" w:space="0" w:color="auto"/>
              </w:divBdr>
              <w:divsChild>
                <w:div w:id="63335793">
                  <w:marLeft w:val="0"/>
                  <w:marRight w:val="0"/>
                  <w:marTop w:val="0"/>
                  <w:marBottom w:val="0"/>
                  <w:divBdr>
                    <w:top w:val="none" w:sz="0" w:space="0" w:color="auto"/>
                    <w:left w:val="none" w:sz="0" w:space="0" w:color="auto"/>
                    <w:bottom w:val="none" w:sz="0" w:space="0" w:color="auto"/>
                    <w:right w:val="none" w:sz="0" w:space="0" w:color="auto"/>
                  </w:divBdr>
                  <w:divsChild>
                    <w:div w:id="1884174880">
                      <w:marLeft w:val="0"/>
                      <w:marRight w:val="0"/>
                      <w:marTop w:val="0"/>
                      <w:marBottom w:val="0"/>
                      <w:divBdr>
                        <w:top w:val="none" w:sz="0" w:space="0" w:color="auto"/>
                        <w:left w:val="none" w:sz="0" w:space="0" w:color="auto"/>
                        <w:bottom w:val="none" w:sz="0" w:space="0" w:color="auto"/>
                        <w:right w:val="none" w:sz="0" w:space="0" w:color="auto"/>
                      </w:divBdr>
                      <w:divsChild>
                        <w:div w:id="819156440">
                          <w:marLeft w:val="0"/>
                          <w:marRight w:val="0"/>
                          <w:marTop w:val="0"/>
                          <w:marBottom w:val="0"/>
                          <w:divBdr>
                            <w:top w:val="none" w:sz="0" w:space="0" w:color="auto"/>
                            <w:left w:val="none" w:sz="0" w:space="0" w:color="auto"/>
                            <w:bottom w:val="none" w:sz="0" w:space="0" w:color="auto"/>
                            <w:right w:val="none" w:sz="0" w:space="0" w:color="auto"/>
                          </w:divBdr>
                          <w:divsChild>
                            <w:div w:id="105998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4056879">
      <w:bodyDiv w:val="1"/>
      <w:marLeft w:val="0"/>
      <w:marRight w:val="0"/>
      <w:marTop w:val="0"/>
      <w:marBottom w:val="0"/>
      <w:divBdr>
        <w:top w:val="none" w:sz="0" w:space="0" w:color="auto"/>
        <w:left w:val="none" w:sz="0" w:space="0" w:color="auto"/>
        <w:bottom w:val="none" w:sz="0" w:space="0" w:color="auto"/>
        <w:right w:val="none" w:sz="0" w:space="0" w:color="auto"/>
      </w:divBdr>
    </w:div>
    <w:div w:id="1226068166">
      <w:bodyDiv w:val="1"/>
      <w:marLeft w:val="0"/>
      <w:marRight w:val="0"/>
      <w:marTop w:val="0"/>
      <w:marBottom w:val="0"/>
      <w:divBdr>
        <w:top w:val="none" w:sz="0" w:space="0" w:color="auto"/>
        <w:left w:val="none" w:sz="0" w:space="0" w:color="auto"/>
        <w:bottom w:val="none" w:sz="0" w:space="0" w:color="auto"/>
        <w:right w:val="none" w:sz="0" w:space="0" w:color="auto"/>
      </w:divBdr>
    </w:div>
    <w:div w:id="1268270426">
      <w:bodyDiv w:val="1"/>
      <w:marLeft w:val="0"/>
      <w:marRight w:val="0"/>
      <w:marTop w:val="0"/>
      <w:marBottom w:val="0"/>
      <w:divBdr>
        <w:top w:val="none" w:sz="0" w:space="0" w:color="auto"/>
        <w:left w:val="none" w:sz="0" w:space="0" w:color="auto"/>
        <w:bottom w:val="none" w:sz="0" w:space="0" w:color="auto"/>
        <w:right w:val="none" w:sz="0" w:space="0" w:color="auto"/>
      </w:divBdr>
    </w:div>
    <w:div w:id="1287269956">
      <w:bodyDiv w:val="1"/>
      <w:marLeft w:val="0"/>
      <w:marRight w:val="0"/>
      <w:marTop w:val="0"/>
      <w:marBottom w:val="0"/>
      <w:divBdr>
        <w:top w:val="none" w:sz="0" w:space="0" w:color="auto"/>
        <w:left w:val="none" w:sz="0" w:space="0" w:color="auto"/>
        <w:bottom w:val="none" w:sz="0" w:space="0" w:color="auto"/>
        <w:right w:val="none" w:sz="0" w:space="0" w:color="auto"/>
      </w:divBdr>
    </w:div>
    <w:div w:id="1345282103">
      <w:bodyDiv w:val="1"/>
      <w:marLeft w:val="0"/>
      <w:marRight w:val="0"/>
      <w:marTop w:val="0"/>
      <w:marBottom w:val="0"/>
      <w:divBdr>
        <w:top w:val="none" w:sz="0" w:space="0" w:color="auto"/>
        <w:left w:val="none" w:sz="0" w:space="0" w:color="auto"/>
        <w:bottom w:val="none" w:sz="0" w:space="0" w:color="auto"/>
        <w:right w:val="none" w:sz="0" w:space="0" w:color="auto"/>
      </w:divBdr>
      <w:divsChild>
        <w:div w:id="338509015">
          <w:marLeft w:val="0"/>
          <w:marRight w:val="0"/>
          <w:marTop w:val="0"/>
          <w:marBottom w:val="0"/>
          <w:divBdr>
            <w:top w:val="single" w:sz="18" w:space="6" w:color="E1E9EB"/>
            <w:left w:val="none" w:sz="0" w:space="0" w:color="auto"/>
            <w:bottom w:val="none" w:sz="0" w:space="0" w:color="auto"/>
            <w:right w:val="none" w:sz="0" w:space="0" w:color="auto"/>
          </w:divBdr>
        </w:div>
        <w:div w:id="692341030">
          <w:marLeft w:val="0"/>
          <w:marRight w:val="0"/>
          <w:marTop w:val="120"/>
          <w:marBottom w:val="0"/>
          <w:divBdr>
            <w:top w:val="none" w:sz="0" w:space="0" w:color="auto"/>
            <w:left w:val="none" w:sz="0" w:space="0" w:color="auto"/>
            <w:bottom w:val="none" w:sz="0" w:space="0" w:color="auto"/>
            <w:right w:val="none" w:sz="0" w:space="0" w:color="auto"/>
          </w:divBdr>
        </w:div>
      </w:divsChild>
    </w:div>
    <w:div w:id="1367947736">
      <w:bodyDiv w:val="1"/>
      <w:marLeft w:val="0"/>
      <w:marRight w:val="0"/>
      <w:marTop w:val="0"/>
      <w:marBottom w:val="0"/>
      <w:divBdr>
        <w:top w:val="none" w:sz="0" w:space="0" w:color="auto"/>
        <w:left w:val="none" w:sz="0" w:space="0" w:color="auto"/>
        <w:bottom w:val="none" w:sz="0" w:space="0" w:color="auto"/>
        <w:right w:val="none" w:sz="0" w:space="0" w:color="auto"/>
      </w:divBdr>
    </w:div>
    <w:div w:id="1388844729">
      <w:bodyDiv w:val="1"/>
      <w:marLeft w:val="0"/>
      <w:marRight w:val="0"/>
      <w:marTop w:val="0"/>
      <w:marBottom w:val="0"/>
      <w:divBdr>
        <w:top w:val="none" w:sz="0" w:space="0" w:color="auto"/>
        <w:left w:val="none" w:sz="0" w:space="0" w:color="auto"/>
        <w:bottom w:val="none" w:sz="0" w:space="0" w:color="auto"/>
        <w:right w:val="none" w:sz="0" w:space="0" w:color="auto"/>
      </w:divBdr>
    </w:div>
    <w:div w:id="1496192316">
      <w:bodyDiv w:val="1"/>
      <w:marLeft w:val="0"/>
      <w:marRight w:val="0"/>
      <w:marTop w:val="0"/>
      <w:marBottom w:val="0"/>
      <w:divBdr>
        <w:top w:val="none" w:sz="0" w:space="0" w:color="auto"/>
        <w:left w:val="none" w:sz="0" w:space="0" w:color="auto"/>
        <w:bottom w:val="none" w:sz="0" w:space="0" w:color="auto"/>
        <w:right w:val="none" w:sz="0" w:space="0" w:color="auto"/>
      </w:divBdr>
    </w:div>
    <w:div w:id="1537497755">
      <w:bodyDiv w:val="1"/>
      <w:marLeft w:val="0"/>
      <w:marRight w:val="0"/>
      <w:marTop w:val="0"/>
      <w:marBottom w:val="0"/>
      <w:divBdr>
        <w:top w:val="none" w:sz="0" w:space="0" w:color="auto"/>
        <w:left w:val="none" w:sz="0" w:space="0" w:color="auto"/>
        <w:bottom w:val="none" w:sz="0" w:space="0" w:color="auto"/>
        <w:right w:val="none" w:sz="0" w:space="0" w:color="auto"/>
      </w:divBdr>
    </w:div>
    <w:div w:id="1538005877">
      <w:bodyDiv w:val="1"/>
      <w:marLeft w:val="0"/>
      <w:marRight w:val="0"/>
      <w:marTop w:val="0"/>
      <w:marBottom w:val="0"/>
      <w:divBdr>
        <w:top w:val="none" w:sz="0" w:space="0" w:color="auto"/>
        <w:left w:val="none" w:sz="0" w:space="0" w:color="auto"/>
        <w:bottom w:val="none" w:sz="0" w:space="0" w:color="auto"/>
        <w:right w:val="none" w:sz="0" w:space="0" w:color="auto"/>
      </w:divBdr>
      <w:divsChild>
        <w:div w:id="70783296">
          <w:marLeft w:val="0"/>
          <w:marRight w:val="0"/>
          <w:marTop w:val="0"/>
          <w:marBottom w:val="0"/>
          <w:divBdr>
            <w:top w:val="none" w:sz="0" w:space="0" w:color="auto"/>
            <w:left w:val="none" w:sz="0" w:space="0" w:color="auto"/>
            <w:bottom w:val="none" w:sz="0" w:space="0" w:color="auto"/>
            <w:right w:val="none" w:sz="0" w:space="0" w:color="auto"/>
          </w:divBdr>
          <w:divsChild>
            <w:div w:id="1065688319">
              <w:marLeft w:val="0"/>
              <w:marRight w:val="0"/>
              <w:marTop w:val="0"/>
              <w:marBottom w:val="0"/>
              <w:divBdr>
                <w:top w:val="none" w:sz="0" w:space="0" w:color="auto"/>
                <w:left w:val="none" w:sz="0" w:space="0" w:color="auto"/>
                <w:bottom w:val="none" w:sz="0" w:space="0" w:color="auto"/>
                <w:right w:val="none" w:sz="0" w:space="0" w:color="auto"/>
              </w:divBdr>
              <w:divsChild>
                <w:div w:id="239678966">
                  <w:marLeft w:val="0"/>
                  <w:marRight w:val="0"/>
                  <w:marTop w:val="0"/>
                  <w:marBottom w:val="0"/>
                  <w:divBdr>
                    <w:top w:val="none" w:sz="0" w:space="0" w:color="auto"/>
                    <w:left w:val="none" w:sz="0" w:space="0" w:color="auto"/>
                    <w:bottom w:val="none" w:sz="0" w:space="0" w:color="auto"/>
                    <w:right w:val="none" w:sz="0" w:space="0" w:color="auto"/>
                  </w:divBdr>
                  <w:divsChild>
                    <w:div w:id="210904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518266">
          <w:marLeft w:val="0"/>
          <w:marRight w:val="0"/>
          <w:marTop w:val="0"/>
          <w:marBottom w:val="0"/>
          <w:divBdr>
            <w:top w:val="none" w:sz="0" w:space="0" w:color="auto"/>
            <w:left w:val="none" w:sz="0" w:space="0" w:color="auto"/>
            <w:bottom w:val="none" w:sz="0" w:space="0" w:color="auto"/>
            <w:right w:val="none" w:sz="0" w:space="0" w:color="auto"/>
          </w:divBdr>
        </w:div>
      </w:divsChild>
    </w:div>
    <w:div w:id="1557816405">
      <w:bodyDiv w:val="1"/>
      <w:marLeft w:val="0"/>
      <w:marRight w:val="0"/>
      <w:marTop w:val="0"/>
      <w:marBottom w:val="0"/>
      <w:divBdr>
        <w:top w:val="none" w:sz="0" w:space="0" w:color="auto"/>
        <w:left w:val="none" w:sz="0" w:space="0" w:color="auto"/>
        <w:bottom w:val="none" w:sz="0" w:space="0" w:color="auto"/>
        <w:right w:val="none" w:sz="0" w:space="0" w:color="auto"/>
      </w:divBdr>
      <w:divsChild>
        <w:div w:id="341323088">
          <w:marLeft w:val="0"/>
          <w:marRight w:val="0"/>
          <w:marTop w:val="0"/>
          <w:marBottom w:val="0"/>
          <w:divBdr>
            <w:top w:val="none" w:sz="0" w:space="0" w:color="auto"/>
            <w:left w:val="none" w:sz="0" w:space="0" w:color="auto"/>
            <w:bottom w:val="none" w:sz="0" w:space="0" w:color="auto"/>
            <w:right w:val="none" w:sz="0" w:space="0" w:color="auto"/>
          </w:divBdr>
          <w:divsChild>
            <w:div w:id="1444694785">
              <w:marLeft w:val="0"/>
              <w:marRight w:val="0"/>
              <w:marTop w:val="0"/>
              <w:marBottom w:val="0"/>
              <w:divBdr>
                <w:top w:val="none" w:sz="0" w:space="0" w:color="auto"/>
                <w:left w:val="none" w:sz="0" w:space="0" w:color="auto"/>
                <w:bottom w:val="none" w:sz="0" w:space="0" w:color="auto"/>
                <w:right w:val="none" w:sz="0" w:space="0" w:color="auto"/>
              </w:divBdr>
              <w:divsChild>
                <w:div w:id="730544454">
                  <w:marLeft w:val="0"/>
                  <w:marRight w:val="0"/>
                  <w:marTop w:val="0"/>
                  <w:marBottom w:val="0"/>
                  <w:divBdr>
                    <w:top w:val="none" w:sz="0" w:space="0" w:color="auto"/>
                    <w:left w:val="none" w:sz="0" w:space="0" w:color="auto"/>
                    <w:bottom w:val="none" w:sz="0" w:space="0" w:color="auto"/>
                    <w:right w:val="none" w:sz="0" w:space="0" w:color="auto"/>
                  </w:divBdr>
                  <w:divsChild>
                    <w:div w:id="1984652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3365427">
      <w:bodyDiv w:val="1"/>
      <w:marLeft w:val="0"/>
      <w:marRight w:val="0"/>
      <w:marTop w:val="0"/>
      <w:marBottom w:val="0"/>
      <w:divBdr>
        <w:top w:val="none" w:sz="0" w:space="0" w:color="auto"/>
        <w:left w:val="none" w:sz="0" w:space="0" w:color="auto"/>
        <w:bottom w:val="none" w:sz="0" w:space="0" w:color="auto"/>
        <w:right w:val="none" w:sz="0" w:space="0" w:color="auto"/>
      </w:divBdr>
    </w:div>
    <w:div w:id="1627158980">
      <w:bodyDiv w:val="1"/>
      <w:marLeft w:val="0"/>
      <w:marRight w:val="0"/>
      <w:marTop w:val="0"/>
      <w:marBottom w:val="0"/>
      <w:divBdr>
        <w:top w:val="none" w:sz="0" w:space="0" w:color="auto"/>
        <w:left w:val="none" w:sz="0" w:space="0" w:color="auto"/>
        <w:bottom w:val="none" w:sz="0" w:space="0" w:color="auto"/>
        <w:right w:val="none" w:sz="0" w:space="0" w:color="auto"/>
      </w:divBdr>
    </w:div>
    <w:div w:id="1641769321">
      <w:bodyDiv w:val="1"/>
      <w:marLeft w:val="0"/>
      <w:marRight w:val="0"/>
      <w:marTop w:val="0"/>
      <w:marBottom w:val="0"/>
      <w:divBdr>
        <w:top w:val="none" w:sz="0" w:space="0" w:color="auto"/>
        <w:left w:val="none" w:sz="0" w:space="0" w:color="auto"/>
        <w:bottom w:val="none" w:sz="0" w:space="0" w:color="auto"/>
        <w:right w:val="none" w:sz="0" w:space="0" w:color="auto"/>
      </w:divBdr>
    </w:div>
    <w:div w:id="1783528495">
      <w:bodyDiv w:val="1"/>
      <w:marLeft w:val="0"/>
      <w:marRight w:val="0"/>
      <w:marTop w:val="0"/>
      <w:marBottom w:val="0"/>
      <w:divBdr>
        <w:top w:val="none" w:sz="0" w:space="0" w:color="auto"/>
        <w:left w:val="none" w:sz="0" w:space="0" w:color="auto"/>
        <w:bottom w:val="none" w:sz="0" w:space="0" w:color="auto"/>
        <w:right w:val="none" w:sz="0" w:space="0" w:color="auto"/>
      </w:divBdr>
    </w:div>
    <w:div w:id="1938243604">
      <w:bodyDiv w:val="1"/>
      <w:marLeft w:val="0"/>
      <w:marRight w:val="0"/>
      <w:marTop w:val="0"/>
      <w:marBottom w:val="0"/>
      <w:divBdr>
        <w:top w:val="none" w:sz="0" w:space="0" w:color="auto"/>
        <w:left w:val="none" w:sz="0" w:space="0" w:color="auto"/>
        <w:bottom w:val="none" w:sz="0" w:space="0" w:color="auto"/>
        <w:right w:val="none" w:sz="0" w:space="0" w:color="auto"/>
      </w:divBdr>
    </w:div>
    <w:div w:id="1956213251">
      <w:bodyDiv w:val="1"/>
      <w:marLeft w:val="0"/>
      <w:marRight w:val="0"/>
      <w:marTop w:val="0"/>
      <w:marBottom w:val="0"/>
      <w:divBdr>
        <w:top w:val="none" w:sz="0" w:space="0" w:color="auto"/>
        <w:left w:val="none" w:sz="0" w:space="0" w:color="auto"/>
        <w:bottom w:val="none" w:sz="0" w:space="0" w:color="auto"/>
        <w:right w:val="none" w:sz="0" w:space="0" w:color="auto"/>
      </w:divBdr>
    </w:div>
    <w:div w:id="1970938210">
      <w:bodyDiv w:val="1"/>
      <w:marLeft w:val="0"/>
      <w:marRight w:val="0"/>
      <w:marTop w:val="0"/>
      <w:marBottom w:val="0"/>
      <w:divBdr>
        <w:top w:val="none" w:sz="0" w:space="0" w:color="auto"/>
        <w:left w:val="none" w:sz="0" w:space="0" w:color="auto"/>
        <w:bottom w:val="none" w:sz="0" w:space="0" w:color="auto"/>
        <w:right w:val="none" w:sz="0" w:space="0" w:color="auto"/>
      </w:divBdr>
    </w:div>
    <w:div w:id="2020892246">
      <w:bodyDiv w:val="1"/>
      <w:marLeft w:val="0"/>
      <w:marRight w:val="0"/>
      <w:marTop w:val="0"/>
      <w:marBottom w:val="0"/>
      <w:divBdr>
        <w:top w:val="none" w:sz="0" w:space="0" w:color="auto"/>
        <w:left w:val="none" w:sz="0" w:space="0" w:color="auto"/>
        <w:bottom w:val="none" w:sz="0" w:space="0" w:color="auto"/>
        <w:right w:val="none" w:sz="0" w:space="0" w:color="auto"/>
      </w:divBdr>
    </w:div>
    <w:div w:id="2059821205">
      <w:bodyDiv w:val="1"/>
      <w:marLeft w:val="0"/>
      <w:marRight w:val="0"/>
      <w:marTop w:val="0"/>
      <w:marBottom w:val="0"/>
      <w:divBdr>
        <w:top w:val="none" w:sz="0" w:space="0" w:color="auto"/>
        <w:left w:val="none" w:sz="0" w:space="0" w:color="auto"/>
        <w:bottom w:val="none" w:sz="0" w:space="0" w:color="auto"/>
        <w:right w:val="none" w:sz="0" w:space="0" w:color="auto"/>
      </w:divBdr>
      <w:divsChild>
        <w:div w:id="1413115291">
          <w:marLeft w:val="0"/>
          <w:marRight w:val="0"/>
          <w:marTop w:val="75"/>
          <w:marBottom w:val="0"/>
          <w:divBdr>
            <w:top w:val="none" w:sz="0" w:space="0" w:color="auto"/>
            <w:left w:val="none" w:sz="0" w:space="0" w:color="auto"/>
            <w:bottom w:val="none" w:sz="0" w:space="0" w:color="auto"/>
            <w:right w:val="none" w:sz="0" w:space="0" w:color="auto"/>
          </w:divBdr>
        </w:div>
        <w:div w:id="1737242300">
          <w:marLeft w:val="0"/>
          <w:marRight w:val="0"/>
          <w:marTop w:val="75"/>
          <w:marBottom w:val="0"/>
          <w:divBdr>
            <w:top w:val="none" w:sz="0" w:space="0" w:color="auto"/>
            <w:left w:val="none" w:sz="0" w:space="0" w:color="auto"/>
            <w:bottom w:val="none" w:sz="0" w:space="0" w:color="auto"/>
            <w:right w:val="none" w:sz="0" w:space="0" w:color="auto"/>
          </w:divBdr>
        </w:div>
      </w:divsChild>
    </w:div>
    <w:div w:id="21214905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otso.t.ovaskainen@jyu.fi" TargetMode="External"/><Relationship Id="rId18" Type="http://schemas.openxmlformats.org/officeDocument/2006/relationships/hyperlink" Target="https://waterdata.usgs.gov/nwis"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doi.org/10.5066/P1JGFM76" TargetMode="External"/><Relationship Id="rId7" Type="http://schemas.openxmlformats.org/officeDocument/2006/relationships/settings" Target="settings.xml"/><Relationship Id="rId12" Type="http://schemas.openxmlformats.org/officeDocument/2006/relationships/hyperlink" Target="mailto:brgray@usgs.gov" TargetMode="External"/><Relationship Id="rId17" Type="http://schemas.microsoft.com/office/2018/08/relationships/commentsExtensible" Target="commentsExtensible.xml"/><Relationship Id="rId25" Type="http://schemas.openxmlformats.org/officeDocument/2006/relationships/footer" Target="footer2.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hyperlink" Target="https://doi.org/10.5066/P1XOTEWH"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dmlarson@usgs.gov" TargetMode="External"/><Relationship Id="rId24" Type="http://schemas.openxmlformats.org/officeDocument/2006/relationships/footer" Target="footer1.xml"/><Relationship Id="rId5" Type="http://schemas.openxmlformats.org/officeDocument/2006/relationships/numbering" Target="numbering.xml"/><Relationship Id="rId15" Type="http://schemas.microsoft.com/office/2011/relationships/commentsExtended" Target="commentsExtended.xml"/><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doi.org/10.5066/P1JGFM76"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omments" Target="comments.xml"/><Relationship Id="rId22" Type="http://schemas.openxmlformats.org/officeDocument/2006/relationships/hyperlink" Target="https://doi.org/10.5066/P1XOTEWH" TargetMode="External"/><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IPDocumentContentType" ma:contentTypeID="0x0101006BD571182E2C4DE7854527CFFCE1B0FE009F7A1B89D464874E824B68A3083A448A" ma:contentTypeVersion="1" ma:contentTypeDescription="Information Product Document Content Type" ma:contentTypeScope="" ma:versionID="0896d0d8cdd7495c1ab821aefa75cfb6">
  <xsd:schema xmlns:xsd="http://www.w3.org/2001/XMLSchema" xmlns:xs="http://www.w3.org/2001/XMLSchema" xmlns:p="http://schemas.microsoft.com/office/2006/metadata/properties" xmlns:ns1="http://schemas.microsoft.com/sharepoint/v3" targetNamespace="http://schemas.microsoft.com/office/2006/metadata/properties" ma:root="true" ma:fieldsID="fc4fdd2547690ab233b981898ffb49ed" ns1:_="">
    <xsd:import namespace="http://schemas.microsoft.com/sharepoint/v3"/>
    <xsd:element name="properties">
      <xsd:complexType>
        <xsd:sequence>
          <xsd:element name="documentManagement">
            <xsd:complexType>
              <xsd:all>
                <xsd:element ref="ns1:DocumentType" minOccurs="0"/>
                <xsd:element ref="ns1:DocumentDescrip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Select]"/>
          <xsd:enumeration value="Author's original manuscript"/>
          <xsd:enumeration value="SPN edited manuscript"/>
          <xsd:enumeration value="Peer review"/>
          <xsd:enumeration value="Peer review reconciliation"/>
          <xsd:enumeration value="Final manuscript for Bureau approval"/>
          <xsd:enumeration value="Final BAO approved manuscript"/>
          <xsd:enumeration value="Accepted Manuscript (only .docx file)"/>
          <xsd:enumeration value="Other"/>
        </xsd:restriction>
      </xsd:simpleType>
    </xsd:element>
    <xsd:element name="DocumentDescription" ma:index="9" nillable="true" ma:displayName="Description" ma:internalName="DocumentDescription">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DocumentType xmlns="http://schemas.microsoft.com/sharepoint/v3">Final manuscript for Bureau approval</DocumentType>
    <DocumentDescription xmlns="http://schemas.microsoft.com/sharepoint/v3">clean version for SUP/CD/BAO</DocumentDescription>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BBEB4DA9-7084-4706-9FE9-ACA4382E04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0719788-A5A2-4280-83DC-0BD259C3BF78}">
  <ds:schemaRefs>
    <ds:schemaRef ds:uri="http://schemas.microsoft.com/office/2006/metadata/properties"/>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BCD2AE12-7C7B-4507-9172-A251DCC8C65F}">
  <ds:schemaRefs>
    <ds:schemaRef ds:uri="http://schemas.microsoft.com/sharepoint/v3/contenttype/forms"/>
  </ds:schemaRefs>
</ds:datastoreItem>
</file>

<file path=customXml/itemProps4.xml><?xml version="1.0" encoding="utf-8"?>
<ds:datastoreItem xmlns:ds="http://schemas.openxmlformats.org/officeDocument/2006/customXml" ds:itemID="{5E043B53-D56B-4C56-B38A-B4903086AE30}">
  <ds:schemaRefs>
    <ds:schemaRef ds:uri="http://schemas.openxmlformats.org/officeDocument/2006/bibliography"/>
  </ds:schemaRefs>
</ds:datastoreItem>
</file>

<file path=docMetadata/LabelInfo.xml><?xml version="1.0" encoding="utf-8"?>
<clbl:labelList xmlns:clbl="http://schemas.microsoft.com/office/2020/mipLabelMetadata">
  <clbl:label id="{0693b5ba-4b18-4d7b-9341-f32f400a5494}" enabled="0" method="" siteId="{0693b5ba-4b18-4d7b-9341-f32f400a5494}" removed="1"/>
</clbl:labelList>
</file>

<file path=docProps/app.xml><?xml version="1.0" encoding="utf-8"?>
<Properties xmlns="http://schemas.openxmlformats.org/officeDocument/2006/extended-properties" xmlns:vt="http://schemas.openxmlformats.org/officeDocument/2006/docPropsVTypes">
  <Template>Normal</Template>
  <TotalTime>440</TotalTime>
  <Pages>43</Pages>
  <Words>42264</Words>
  <Characters>258237</Characters>
  <Application>Microsoft Office Word</Application>
  <DocSecurity>0</DocSecurity>
  <Lines>3854</Lines>
  <Paragraphs>947</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Kansas State University</Company>
  <LinksUpToDate>false</LinksUpToDate>
  <CharactersWithSpaces>299554</CharactersWithSpaces>
  <SharedDoc>false</SharedDoc>
  <HLinks>
    <vt:vector size="36" baseType="variant">
      <vt:variant>
        <vt:i4>3997754</vt:i4>
      </vt:variant>
      <vt:variant>
        <vt:i4>15</vt:i4>
      </vt:variant>
      <vt:variant>
        <vt:i4>0</vt:i4>
      </vt:variant>
      <vt:variant>
        <vt:i4>5</vt:i4>
      </vt:variant>
      <vt:variant>
        <vt:lpwstr>https://waterdata.usgs.gov/nwis</vt:lpwstr>
      </vt:variant>
      <vt:variant>
        <vt:lpwstr/>
      </vt:variant>
      <vt:variant>
        <vt:i4>786441</vt:i4>
      </vt:variant>
      <vt:variant>
        <vt:i4>12</vt:i4>
      </vt:variant>
      <vt:variant>
        <vt:i4>0</vt:i4>
      </vt:variant>
      <vt:variant>
        <vt:i4>5</vt:i4>
      </vt:variant>
      <vt:variant>
        <vt:lpwstr>https://umesc.usgs.gov/ltrm-home.html</vt:lpwstr>
      </vt:variant>
      <vt:variant>
        <vt:lpwstr/>
      </vt:variant>
      <vt:variant>
        <vt:i4>6488155</vt:i4>
      </vt:variant>
      <vt:variant>
        <vt:i4>9</vt:i4>
      </vt:variant>
      <vt:variant>
        <vt:i4>0</vt:i4>
      </vt:variant>
      <vt:variant>
        <vt:i4>5</vt:i4>
      </vt:variant>
      <vt:variant>
        <vt:lpwstr>mailto:otso.t.ovaskainen@jyu.fi</vt:lpwstr>
      </vt:variant>
      <vt:variant>
        <vt:lpwstr/>
      </vt:variant>
      <vt:variant>
        <vt:i4>5701728</vt:i4>
      </vt:variant>
      <vt:variant>
        <vt:i4>6</vt:i4>
      </vt:variant>
      <vt:variant>
        <vt:i4>0</vt:i4>
      </vt:variant>
      <vt:variant>
        <vt:i4>5</vt:i4>
      </vt:variant>
      <vt:variant>
        <vt:lpwstr>mailto:brgray@usgs.gov</vt:lpwstr>
      </vt:variant>
      <vt:variant>
        <vt:lpwstr/>
      </vt:variant>
      <vt:variant>
        <vt:i4>327798</vt:i4>
      </vt:variant>
      <vt:variant>
        <vt:i4>3</vt:i4>
      </vt:variant>
      <vt:variant>
        <vt:i4>0</vt:i4>
      </vt:variant>
      <vt:variant>
        <vt:i4>5</vt:i4>
      </vt:variant>
      <vt:variant>
        <vt:lpwstr>mailto:mirkka.jones@helsinki.fi</vt:lpwstr>
      </vt:variant>
      <vt:variant>
        <vt:lpwstr/>
      </vt:variant>
      <vt:variant>
        <vt:i4>2490376</vt:i4>
      </vt:variant>
      <vt:variant>
        <vt:i4>0</vt:i4>
      </vt:variant>
      <vt:variant>
        <vt:i4>0</vt:i4>
      </vt:variant>
      <vt:variant>
        <vt:i4>5</vt:i4>
      </vt:variant>
      <vt:variant>
        <vt:lpwstr>mailto:dmlarson@usgs.gov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Danelle Larson</dc:creator>
  <cp:keywords/>
  <dc:description/>
  <cp:lastModifiedBy>Larson, Danelle M</cp:lastModifiedBy>
  <cp:revision>419</cp:revision>
  <cp:lastPrinted>2019-04-11T19:04:00Z</cp:lastPrinted>
  <dcterms:created xsi:type="dcterms:W3CDTF">2026-01-30T16:08:00Z</dcterms:created>
  <dcterms:modified xsi:type="dcterms:W3CDTF">2026-02-03T18:29:00Z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910c6e47-cfa8-3f8a-9182-4336395f2a8b</vt:lpwstr>
  </property>
  <property fmtid="{D5CDD505-2E9C-101B-9397-08002B2CF9AE}" pid="4" name="Mendeley Recent Style Id 0_1">
    <vt:lpwstr>http://www.zotero.org/styles/american-political-science-association</vt:lpwstr>
  </property>
  <property fmtid="{D5CDD505-2E9C-101B-9397-08002B2CF9AE}" pid="5" name="Mendeley Recent Style Name 0_1">
    <vt:lpwstr>American Political Science Association</vt:lpwstr>
  </property>
  <property fmtid="{D5CDD505-2E9C-101B-9397-08002B2CF9AE}" pid="6" name="Mendeley Recent Style Id 1_1">
    <vt:lpwstr>http://www.zotero.org/styles/apa</vt:lpwstr>
  </property>
  <property fmtid="{D5CDD505-2E9C-101B-9397-08002B2CF9AE}" pid="7" name="Mendeley Recent Style Name 1_1">
    <vt:lpwstr>American Psychological Association 7th edition</vt:lpwstr>
  </property>
  <property fmtid="{D5CDD505-2E9C-101B-9397-08002B2CF9AE}" pid="8" name="Mendeley Recent Style Id 2_1">
    <vt:lpwstr>http://www.zotero.org/styles/chicago-author-date</vt:lpwstr>
  </property>
  <property fmtid="{D5CDD505-2E9C-101B-9397-08002B2CF9AE}" pid="9" name="Mendeley Recent Style Name 2_1">
    <vt:lpwstr>Chicago Manual of Style 17th edition (author-date)</vt:lpwstr>
  </property>
  <property fmtid="{D5CDD505-2E9C-101B-9397-08002B2CF9AE}" pid="10" name="Mendeley Recent Style Id 3_1">
    <vt:lpwstr>http://www.zotero.org/styles/conservation-biology</vt:lpwstr>
  </property>
  <property fmtid="{D5CDD505-2E9C-101B-9397-08002B2CF9AE}" pid="11" name="Mendeley Recent Style Name 3_1">
    <vt:lpwstr>Conservation Biology</vt:lpwstr>
  </property>
  <property fmtid="{D5CDD505-2E9C-101B-9397-08002B2CF9AE}" pid="12" name="Mendeley Recent Style Id 4_1">
    <vt:lpwstr>http://www.zotero.org/styles/ecosphere</vt:lpwstr>
  </property>
  <property fmtid="{D5CDD505-2E9C-101B-9397-08002B2CF9AE}" pid="13" name="Mendeley Recent Style Name 4_1">
    <vt:lpwstr>Ecosphere</vt:lpwstr>
  </property>
  <property fmtid="{D5CDD505-2E9C-101B-9397-08002B2CF9AE}" pid="14" name="Mendeley Recent Style Id 5_1">
    <vt:lpwstr>http://www.zotero.org/styles/environmental-and-ecological-statistics</vt:lpwstr>
  </property>
  <property fmtid="{D5CDD505-2E9C-101B-9397-08002B2CF9AE}" pid="15" name="Mendeley Recent Style Name 5_1">
    <vt:lpwstr>Environmental and Ecological Statistics</vt:lpwstr>
  </property>
  <property fmtid="{D5CDD505-2E9C-101B-9397-08002B2CF9AE}" pid="16" name="Mendeley Recent Style Id 6_1">
    <vt:lpwstr>http://www.zotero.org/styles/global-change-biology</vt:lpwstr>
  </property>
  <property fmtid="{D5CDD505-2E9C-101B-9397-08002B2CF9AE}" pid="17" name="Mendeley Recent Style Name 6_1">
    <vt:lpwstr>Global Change Biology</vt:lpwstr>
  </property>
  <property fmtid="{D5CDD505-2E9C-101B-9397-08002B2CF9AE}" pid="18" name="Mendeley Recent Style Id 7_1">
    <vt:lpwstr>http://www.zotero.org/styles/limnology-and-oceanography</vt:lpwstr>
  </property>
  <property fmtid="{D5CDD505-2E9C-101B-9397-08002B2CF9AE}" pid="19" name="Mendeley Recent Style Name 7_1">
    <vt:lpwstr>Limnology and Oceanography</vt:lpwstr>
  </property>
  <property fmtid="{D5CDD505-2E9C-101B-9397-08002B2CF9AE}" pid="20" name="Mendeley Recent Style Id 8_1">
    <vt:lpwstr>http://www.zotero.org/styles/plos-computational-biology</vt:lpwstr>
  </property>
  <property fmtid="{D5CDD505-2E9C-101B-9397-08002B2CF9AE}" pid="21" name="Mendeley Recent Style Name 8_1">
    <vt:lpwstr>PLOS Computational Biology</vt:lpwstr>
  </property>
  <property fmtid="{D5CDD505-2E9C-101B-9397-08002B2CF9AE}" pid="22" name="Mendeley Recent Style Id 9_1">
    <vt:lpwstr>http://www.zotero.org/styles/vancouver</vt:lpwstr>
  </property>
  <property fmtid="{D5CDD505-2E9C-101B-9397-08002B2CF9AE}" pid="23" name="Mendeley Recent Style Name 9_1">
    <vt:lpwstr>Vancouver</vt:lpwstr>
  </property>
  <property fmtid="{D5CDD505-2E9C-101B-9397-08002B2CF9AE}" pid="24" name="Mendeley Citation Style_1">
    <vt:lpwstr>http://www.zotero.org/styles/global-change-biology</vt:lpwstr>
  </property>
  <property fmtid="{D5CDD505-2E9C-101B-9397-08002B2CF9AE}" pid="25" name="ContentTypeId">
    <vt:lpwstr>0x0101006BD571182E2C4DE7854527CFFCE1B0FE009F7A1B89D464874E824B68A3083A448A</vt:lpwstr>
  </property>
  <property fmtid="{D5CDD505-2E9C-101B-9397-08002B2CF9AE}" pid="26" name="ZOTERO_PREF_1">
    <vt:lpwstr>&lt;data data-version="3" zotero-version="7.0.30"&gt;&lt;session id="qRQ4npYE"/&gt;&lt;style id="http://www.zotero.org/styles/global-change-biology" hasBibliography="1" bibliographyStyleHasBeenSet="1"/&gt;&lt;prefs&gt;&lt;pref name="fieldType" value="Field"/&gt;&lt;/prefs&gt;&lt;/data&gt;</vt:lpwstr>
  </property>
  <property fmtid="{D5CDD505-2E9C-101B-9397-08002B2CF9AE}" pid="27" name="MediaServiceImageTags">
    <vt:lpwstr/>
  </property>
</Properties>
</file>